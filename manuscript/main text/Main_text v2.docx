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BA4A2" w14:textId="30A4D60C" w:rsidR="00BC7B07" w:rsidRPr="00D85D70" w:rsidRDefault="002B05E6">
      <w:pPr>
        <w:jc w:val="center"/>
        <w:outlineLvl w:val="0"/>
        <w:rPr>
          <w:rFonts w:cs="Arial"/>
          <w:b/>
          <w:color w:val="000000" w:themeColor="text1"/>
        </w:rPr>
        <w:pPrChange w:id="3" w:author="Common, Jack" w:date="2019-10-24T14:21:00Z">
          <w:pPr>
            <w:jc w:val="both"/>
            <w:outlineLvl w:val="0"/>
          </w:pPr>
        </w:pPrChange>
      </w:pPr>
      <w:del w:id="4" w:author="Common, Jack" w:date="2019-10-24T14:21:00Z">
        <w:r w:rsidRPr="009920F8" w:rsidDel="00AA6F3E">
          <w:rPr>
            <w:rFonts w:cs="Arial"/>
            <w:b/>
            <w:color w:val="000000" w:themeColor="text1"/>
          </w:rPr>
          <w:delText xml:space="preserve">TITLE: </w:delText>
        </w:r>
      </w:del>
      <w:del w:id="5" w:author="Common, Jack" w:date="2019-10-24T14:26:00Z">
        <w:r w:rsidR="00002F12" w:rsidRPr="00D85D70" w:rsidDel="009B5782">
          <w:rPr>
            <w:rFonts w:cs="Arial"/>
            <w:b/>
            <w:color w:val="000000" w:themeColor="text1"/>
          </w:rPr>
          <w:delText xml:space="preserve">Host </w:delText>
        </w:r>
        <w:r w:rsidR="00BD0109" w:rsidRPr="00D85D70" w:rsidDel="009B5782">
          <w:rPr>
            <w:rFonts w:cs="Arial"/>
            <w:b/>
            <w:color w:val="000000" w:themeColor="text1"/>
          </w:rPr>
          <w:delText xml:space="preserve">resistance </w:delText>
        </w:r>
        <w:r w:rsidR="00002F12" w:rsidRPr="00D85D70" w:rsidDel="009B5782">
          <w:rPr>
            <w:rFonts w:cs="Arial"/>
            <w:b/>
            <w:color w:val="000000" w:themeColor="text1"/>
          </w:rPr>
          <w:delText xml:space="preserve">diversity protects susceptible genotypes by restricting pathogen </w:delText>
        </w:r>
        <w:r w:rsidR="00BD0109" w:rsidRPr="00D85D70" w:rsidDel="009B5782">
          <w:rPr>
            <w:rFonts w:cs="Arial"/>
            <w:b/>
            <w:color w:val="000000" w:themeColor="text1"/>
          </w:rPr>
          <w:delText xml:space="preserve">spread and </w:delText>
        </w:r>
        <w:r w:rsidR="00002F12" w:rsidRPr="00D85D70" w:rsidDel="009B5782">
          <w:rPr>
            <w:rFonts w:cs="Arial"/>
            <w:b/>
            <w:color w:val="000000" w:themeColor="text1"/>
          </w:rPr>
          <w:delText>evolution</w:delText>
        </w:r>
      </w:del>
      <w:ins w:id="6" w:author="Common, Jack" w:date="2019-10-24T14:26:00Z">
        <w:r w:rsidR="009B5782" w:rsidRPr="00D85D70">
          <w:rPr>
            <w:rFonts w:cs="Arial"/>
            <w:b/>
            <w:color w:val="000000" w:themeColor="text1"/>
          </w:rPr>
          <w:t xml:space="preserve">Ecological processes drive </w:t>
        </w:r>
      </w:ins>
      <w:ins w:id="7" w:author="Common, Jack" w:date="2019-10-24T14:27:00Z">
        <w:r w:rsidR="00BD02DE" w:rsidRPr="00D85D70">
          <w:rPr>
            <w:rFonts w:cs="Arial"/>
            <w:b/>
            <w:color w:val="000000" w:themeColor="text1"/>
          </w:rPr>
          <w:t xml:space="preserve">the effects of host resistance diversity on </w:t>
        </w:r>
        <w:r w:rsidR="006D58D5" w:rsidRPr="00D85D70">
          <w:rPr>
            <w:rFonts w:cs="Arial"/>
            <w:b/>
            <w:color w:val="000000" w:themeColor="text1"/>
          </w:rPr>
          <w:t>pathogen spread and susceptible host fitness</w:t>
        </w:r>
      </w:ins>
    </w:p>
    <w:p w14:paraId="33D5FEC8" w14:textId="77777777" w:rsidR="005D7F40" w:rsidRPr="00EA0F06" w:rsidRDefault="005D7F40">
      <w:pPr>
        <w:jc w:val="both"/>
      </w:pPr>
    </w:p>
    <w:p w14:paraId="1114129F" w14:textId="6E712FB9" w:rsidR="00F95C6D" w:rsidRPr="009C0FC6" w:rsidRDefault="00F95C6D">
      <w:pPr>
        <w:jc w:val="both"/>
        <w:rPr>
          <w:rFonts w:cs="Arial"/>
          <w:vertAlign w:val="superscript"/>
        </w:rPr>
      </w:pPr>
      <w:r w:rsidRPr="00712FD8">
        <w:rPr>
          <w:rFonts w:cs="Arial"/>
        </w:rPr>
        <w:t>Jack Common</w:t>
      </w:r>
      <w:r w:rsidRPr="00712FD8">
        <w:rPr>
          <w:rFonts w:cs="Arial"/>
          <w:vertAlign w:val="superscript"/>
        </w:rPr>
        <w:t>1</w:t>
      </w:r>
      <w:ins w:id="8" w:author="Common, Jack" w:date="2019-10-24T14:22:00Z">
        <w:r w:rsidR="00CD088A">
          <w:rPr>
            <w:rFonts w:cs="Arial"/>
            <w:vertAlign w:val="superscript"/>
          </w:rPr>
          <w:t>*</w:t>
        </w:r>
      </w:ins>
      <w:r w:rsidRPr="00712FD8">
        <w:rPr>
          <w:rFonts w:cs="Arial"/>
        </w:rPr>
        <w:t xml:space="preserve">, </w:t>
      </w:r>
      <w:r w:rsidR="009B5B22">
        <w:rPr>
          <w:rFonts w:cs="Arial"/>
        </w:rPr>
        <w:t xml:space="preserve">David </w:t>
      </w:r>
      <w:r w:rsidR="001C1FDA">
        <w:rPr>
          <w:rFonts w:cs="Arial"/>
        </w:rPr>
        <w:t>Walker-</w:t>
      </w:r>
      <w:r w:rsidR="009B5B22">
        <w:rPr>
          <w:rFonts w:cs="Arial"/>
        </w:rPr>
        <w:t>Sü</w:t>
      </w:r>
      <w:r w:rsidR="001C1FDA">
        <w:rPr>
          <w:rFonts w:cs="Arial"/>
        </w:rPr>
        <w:t>n</w:t>
      </w:r>
      <w:r w:rsidR="009B5B22">
        <w:rPr>
          <w:rFonts w:cs="Arial"/>
        </w:rPr>
        <w:t>derhauf</w:t>
      </w:r>
      <w:r w:rsidR="00E31E92">
        <w:rPr>
          <w:rFonts w:cs="Arial"/>
          <w:vertAlign w:val="superscript"/>
        </w:rPr>
        <w:t>2</w:t>
      </w:r>
      <w:r w:rsidR="009B5B22">
        <w:rPr>
          <w:rFonts w:cs="Arial"/>
        </w:rPr>
        <w:t>,</w:t>
      </w:r>
      <w:r w:rsidR="00337EAD">
        <w:rPr>
          <w:rFonts w:cs="Arial"/>
        </w:rPr>
        <w:t xml:space="preserve"> </w:t>
      </w:r>
      <w:proofErr w:type="spellStart"/>
      <w:r w:rsidR="00337EAD">
        <w:rPr>
          <w:rFonts w:cs="Arial"/>
        </w:rPr>
        <w:t>Stineke</w:t>
      </w:r>
      <w:proofErr w:type="spellEnd"/>
      <w:r w:rsidR="00337EAD">
        <w:rPr>
          <w:rFonts w:cs="Arial"/>
        </w:rPr>
        <w:t xml:space="preserve"> van Houte</w:t>
      </w:r>
      <w:r w:rsidR="00337EAD">
        <w:rPr>
          <w:rFonts w:cs="Arial"/>
          <w:vertAlign w:val="superscript"/>
        </w:rPr>
        <w:t>1</w:t>
      </w:r>
      <w:r w:rsidR="008019CC">
        <w:rPr>
          <w:rFonts w:cs="Arial"/>
        </w:rPr>
        <w:t>,</w:t>
      </w:r>
      <w:r w:rsidR="000E420C" w:rsidRPr="009C0FC6">
        <w:rPr>
          <w:rFonts w:cs="Arial"/>
        </w:rPr>
        <w:t xml:space="preserve"> </w:t>
      </w:r>
      <w:proofErr w:type="spellStart"/>
      <w:r w:rsidRPr="00712FD8">
        <w:rPr>
          <w:rFonts w:cs="Arial"/>
        </w:rPr>
        <w:t>Edze</w:t>
      </w:r>
      <w:proofErr w:type="spellEnd"/>
      <w:r w:rsidRPr="00712FD8">
        <w:rPr>
          <w:rFonts w:cs="Arial"/>
        </w:rPr>
        <w:t xml:space="preserve"> R. Westra</w:t>
      </w:r>
      <w:r w:rsidRPr="00712FD8">
        <w:rPr>
          <w:rFonts w:cs="Arial"/>
          <w:vertAlign w:val="superscript"/>
        </w:rPr>
        <w:t>1</w:t>
      </w:r>
      <w:ins w:id="9" w:author="Common, Jack" w:date="2019-10-24T14:28:00Z">
        <w:r w:rsidR="005B651E">
          <w:rPr>
            <w:rFonts w:cs="Arial"/>
            <w:vertAlign w:val="superscript"/>
          </w:rPr>
          <w:t>*</w:t>
        </w:r>
      </w:ins>
    </w:p>
    <w:p w14:paraId="4A1B2432" w14:textId="77777777" w:rsidR="00F95C6D" w:rsidRPr="009C0FC6" w:rsidRDefault="00F95C6D">
      <w:pPr>
        <w:pStyle w:val="03Authoraffiliation"/>
        <w:spacing w:line="360" w:lineRule="auto"/>
        <w:rPr>
          <w:vertAlign w:val="superscript"/>
        </w:rPr>
        <w:pPrChange w:id="10" w:author="Common, Jack" w:date="2019-10-23T10:58:00Z">
          <w:pPr>
            <w:pStyle w:val="03Authoraffiliation"/>
          </w:pPr>
        </w:pPrChange>
      </w:pPr>
    </w:p>
    <w:p w14:paraId="0E48621E" w14:textId="7FCBDB71" w:rsidR="00F95C6D" w:rsidRPr="009C0FC6" w:rsidRDefault="005D7F40">
      <w:pPr>
        <w:pStyle w:val="03Authoraffiliation"/>
        <w:spacing w:line="360" w:lineRule="auto"/>
        <w:rPr>
          <w:rFonts w:ascii="Arial" w:hAnsi="Arial" w:cs="Arial"/>
          <w:i w:val="0"/>
          <w:sz w:val="24"/>
          <w:szCs w:val="24"/>
        </w:rPr>
        <w:pPrChange w:id="11" w:author="Common, Jack" w:date="2019-10-23T10:58:00Z">
          <w:pPr>
            <w:pStyle w:val="03Authoraffiliation"/>
          </w:pPr>
        </w:pPrChange>
      </w:pPr>
      <w:del w:id="12" w:author="Common, Jack" w:date="2019-10-24T14:22:00Z">
        <w:r w:rsidRPr="009C0FC6" w:rsidDel="00B40909">
          <w:rPr>
            <w:rFonts w:ascii="Arial" w:hAnsi="Arial" w:cs="Arial"/>
            <w:b/>
            <w:i w:val="0"/>
            <w:sz w:val="24"/>
            <w:szCs w:val="24"/>
          </w:rPr>
          <w:delText>AFFILIATION</w:delText>
        </w:r>
        <w:r w:rsidRPr="009C0FC6" w:rsidDel="00B40909">
          <w:rPr>
            <w:rFonts w:ascii="Arial" w:hAnsi="Arial" w:cs="Arial"/>
            <w:i w:val="0"/>
            <w:sz w:val="24"/>
            <w:szCs w:val="24"/>
          </w:rPr>
          <w:delText xml:space="preserve">: </w:delText>
        </w:r>
      </w:del>
      <w:r w:rsidR="00F95C6D" w:rsidRPr="009C0FC6">
        <w:rPr>
          <w:rFonts w:ascii="Arial" w:hAnsi="Arial" w:cs="Arial"/>
          <w:i w:val="0"/>
          <w:sz w:val="24"/>
          <w:szCs w:val="24"/>
          <w:vertAlign w:val="superscript"/>
        </w:rPr>
        <w:t>1</w:t>
      </w:r>
      <w:r w:rsidR="00F95C6D" w:rsidRPr="009C0FC6">
        <w:rPr>
          <w:rFonts w:ascii="Arial" w:hAnsi="Arial" w:cs="Arial"/>
          <w:i w:val="0"/>
          <w:sz w:val="24"/>
          <w:szCs w:val="24"/>
        </w:rPr>
        <w:t>ESI and CEC, Biosciences, University of Exeter, Cornwall Campus, Penryn TR10 9EZ, UK</w:t>
      </w:r>
    </w:p>
    <w:p w14:paraId="5A19FCDD" w14:textId="51E49D2A" w:rsidR="00E31E92" w:rsidRPr="009C0FC6" w:rsidRDefault="00E31E92">
      <w:pPr>
        <w:pStyle w:val="03Authoraffiliation"/>
        <w:spacing w:line="360" w:lineRule="auto"/>
        <w:rPr>
          <w:rFonts w:ascii="Arial" w:hAnsi="Arial" w:cs="Arial"/>
          <w:i w:val="0"/>
          <w:sz w:val="24"/>
          <w:szCs w:val="24"/>
        </w:rPr>
        <w:pPrChange w:id="13" w:author="Common, Jack" w:date="2019-10-23T10:58:00Z">
          <w:pPr>
            <w:pStyle w:val="03Authoraffiliation"/>
          </w:pPr>
        </w:pPrChange>
      </w:pPr>
      <w:r w:rsidRPr="009C0FC6">
        <w:rPr>
          <w:rFonts w:ascii="Arial" w:hAnsi="Arial" w:cs="Arial"/>
          <w:i w:val="0"/>
          <w:sz w:val="24"/>
          <w:szCs w:val="24"/>
          <w:vertAlign w:val="superscript"/>
        </w:rPr>
        <w:t>2</w:t>
      </w:r>
      <w:r w:rsidRPr="009C0FC6">
        <w:rPr>
          <w:rFonts w:ascii="Arial" w:hAnsi="Arial" w:cs="Arial"/>
          <w:i w:val="0"/>
          <w:sz w:val="24"/>
          <w:szCs w:val="24"/>
        </w:rPr>
        <w:t>European Centre for Environment and Human Health, University of Exeter Medical School, ESI, Cornwall Campus, Penryn TR10 9FE, UK</w:t>
      </w:r>
    </w:p>
    <w:p w14:paraId="513BA2D7" w14:textId="77777777" w:rsidR="005D7F40" w:rsidRPr="009C0FC6" w:rsidRDefault="005D7F40">
      <w:pPr>
        <w:pStyle w:val="03Authoraffiliation"/>
        <w:spacing w:line="360" w:lineRule="auto"/>
        <w:rPr>
          <w:rFonts w:ascii="Arial" w:hAnsi="Arial" w:cs="Arial"/>
          <w:i w:val="0"/>
          <w:sz w:val="24"/>
          <w:szCs w:val="24"/>
        </w:rPr>
        <w:pPrChange w:id="14" w:author="Common, Jack" w:date="2019-10-23T10:58:00Z">
          <w:pPr>
            <w:pStyle w:val="03Authoraffiliation"/>
          </w:pPr>
        </w:pPrChange>
      </w:pPr>
    </w:p>
    <w:p w14:paraId="24BAA0A6" w14:textId="1A45EFBB" w:rsidR="006D58D5" w:rsidRDefault="005D7F40">
      <w:pPr>
        <w:pStyle w:val="03Authoraffiliation"/>
        <w:spacing w:line="360" w:lineRule="auto"/>
        <w:rPr>
          <w:ins w:id="15" w:author="Common, Jack" w:date="2019-10-24T14:24:00Z"/>
          <w:rFonts w:ascii="Arial" w:hAnsi="Arial" w:cs="Arial"/>
          <w:i w:val="0"/>
          <w:sz w:val="24"/>
          <w:szCs w:val="24"/>
        </w:rPr>
      </w:pPr>
      <w:del w:id="16" w:author="Common, Jack" w:date="2019-10-24T14:24:00Z">
        <w:r w:rsidRPr="00FE2941" w:rsidDel="00FE2941">
          <w:rPr>
            <w:rFonts w:ascii="Arial" w:hAnsi="Arial" w:cs="Arial"/>
            <w:bCs/>
            <w:i w:val="0"/>
            <w:sz w:val="24"/>
            <w:szCs w:val="24"/>
            <w:rPrChange w:id="17" w:author="Common, Jack" w:date="2019-10-24T14:24:00Z">
              <w:rPr>
                <w:rFonts w:ascii="Arial" w:hAnsi="Arial" w:cs="Arial"/>
                <w:b/>
                <w:i w:val="0"/>
                <w:sz w:val="24"/>
                <w:szCs w:val="24"/>
              </w:rPr>
            </w:rPrChange>
          </w:rPr>
          <w:delText>CONTACT</w:delText>
        </w:r>
      </w:del>
      <w:ins w:id="18" w:author="Common, Jack" w:date="2019-10-24T14:24:00Z">
        <w:r w:rsidR="00FE2941">
          <w:rPr>
            <w:rFonts w:ascii="Arial" w:hAnsi="Arial" w:cs="Arial"/>
            <w:bCs/>
            <w:i w:val="0"/>
            <w:sz w:val="24"/>
            <w:szCs w:val="24"/>
          </w:rPr>
          <w:t>* Corresponding author</w:t>
        </w:r>
      </w:ins>
      <w:del w:id="19" w:author="Common, Jack" w:date="2019-10-24T14:24:00Z">
        <w:r w:rsidR="007C3290" w:rsidRPr="009C0FC6" w:rsidDel="00FE2941">
          <w:rPr>
            <w:rFonts w:ascii="Arial" w:hAnsi="Arial" w:cs="Arial"/>
            <w:i w:val="0"/>
            <w:sz w:val="24"/>
            <w:szCs w:val="24"/>
          </w:rPr>
          <w:delText>:</w:delText>
        </w:r>
      </w:del>
      <w:ins w:id="20" w:author="Common, Jack" w:date="2019-10-24T20:22:00Z">
        <w:r w:rsidR="00402D41">
          <w:rPr>
            <w:rFonts w:ascii="Arial" w:hAnsi="Arial" w:cs="Arial"/>
            <w:i w:val="0"/>
            <w:sz w:val="24"/>
            <w:szCs w:val="24"/>
          </w:rPr>
          <w:t>s</w:t>
        </w:r>
      </w:ins>
      <w:bookmarkStart w:id="21" w:name="_GoBack"/>
      <w:bookmarkEnd w:id="21"/>
      <w:del w:id="22" w:author="Common, Jack" w:date="2019-10-24T20:22:00Z">
        <w:r w:rsidR="007C3290" w:rsidRPr="009C0FC6" w:rsidDel="00402D41">
          <w:rPr>
            <w:rFonts w:ascii="Arial" w:hAnsi="Arial" w:cs="Arial"/>
            <w:i w:val="0"/>
            <w:sz w:val="24"/>
            <w:szCs w:val="24"/>
          </w:rPr>
          <w:delText xml:space="preserve"> </w:delText>
        </w:r>
      </w:del>
    </w:p>
    <w:p w14:paraId="6F6A7B80" w14:textId="0740C5D2" w:rsidR="005D7F40" w:rsidRDefault="00FE2941">
      <w:pPr>
        <w:pStyle w:val="03Authoraffiliation"/>
        <w:spacing w:line="360" w:lineRule="auto"/>
        <w:rPr>
          <w:ins w:id="23" w:author="Common, Jack" w:date="2019-10-24T14:28:00Z"/>
          <w:rFonts w:ascii="Arial" w:hAnsi="Arial" w:cs="Arial"/>
          <w:i w:val="0"/>
          <w:sz w:val="24"/>
          <w:szCs w:val="24"/>
        </w:rPr>
      </w:pPr>
      <w:ins w:id="24" w:author="Common, Jack" w:date="2019-10-24T14:24:00Z">
        <w:r>
          <w:rPr>
            <w:rFonts w:ascii="Arial" w:hAnsi="Arial" w:cs="Arial"/>
            <w:i w:val="0"/>
            <w:sz w:val="24"/>
            <w:szCs w:val="24"/>
          </w:rPr>
          <w:t>Email</w:t>
        </w:r>
      </w:ins>
      <w:del w:id="25" w:author="Common, Jack" w:date="2019-10-24T14:24:00Z">
        <w:r w:rsidR="007C3290" w:rsidRPr="009C0FC6" w:rsidDel="00FE2941">
          <w:rPr>
            <w:rFonts w:ascii="Arial" w:hAnsi="Arial" w:cs="Arial"/>
            <w:i w:val="0"/>
            <w:sz w:val="24"/>
            <w:szCs w:val="24"/>
          </w:rPr>
          <w:delText>JC</w:delText>
        </w:r>
      </w:del>
      <w:r w:rsidR="007C3290" w:rsidRPr="009C0FC6">
        <w:rPr>
          <w:rFonts w:ascii="Arial" w:hAnsi="Arial" w:cs="Arial"/>
          <w:i w:val="0"/>
          <w:sz w:val="24"/>
          <w:szCs w:val="24"/>
        </w:rPr>
        <w:t>:</w:t>
      </w:r>
      <w:ins w:id="26" w:author="Common, Jack" w:date="2019-10-24T14:24:00Z">
        <w:r>
          <w:rPr>
            <w:rFonts w:ascii="Arial" w:hAnsi="Arial" w:cs="Arial"/>
            <w:i w:val="0"/>
            <w:sz w:val="24"/>
            <w:szCs w:val="24"/>
          </w:rPr>
          <w:t xml:space="preserve"> </w:t>
        </w:r>
      </w:ins>
      <w:del w:id="27" w:author="Common, Jack" w:date="2019-10-24T14:24:00Z">
        <w:r w:rsidR="007C3290" w:rsidRPr="009C0FC6" w:rsidDel="00FE2941">
          <w:rPr>
            <w:rFonts w:ascii="Arial" w:hAnsi="Arial" w:cs="Arial"/>
            <w:i w:val="0"/>
            <w:sz w:val="24"/>
            <w:szCs w:val="24"/>
          </w:rPr>
          <w:delText xml:space="preserve"> </w:delText>
        </w:r>
      </w:del>
      <w:ins w:id="28" w:author="Common, Jack" w:date="2019-10-24T14:24:00Z">
        <w:r>
          <w:rPr>
            <w:rFonts w:ascii="Arial" w:hAnsi="Arial" w:cs="Arial"/>
            <w:i w:val="0"/>
            <w:iCs/>
            <w:sz w:val="24"/>
            <w:szCs w:val="24"/>
          </w:rPr>
          <w:fldChar w:fldCharType="begin"/>
        </w:r>
        <w:r>
          <w:rPr>
            <w:rFonts w:ascii="Arial" w:hAnsi="Arial" w:cs="Arial"/>
            <w:i w:val="0"/>
            <w:iCs/>
            <w:sz w:val="24"/>
            <w:szCs w:val="24"/>
          </w:rPr>
          <w:instrText xml:space="preserve"> HYPERLINK "mailto:</w:instrText>
        </w:r>
      </w:ins>
      <w:r w:rsidRPr="00FE2941">
        <w:rPr>
          <w:rPrChange w:id="29" w:author="Common, Jack" w:date="2019-10-24T14:24:00Z">
            <w:rPr>
              <w:rStyle w:val="Hyperlink"/>
              <w:rFonts w:ascii="Arial" w:hAnsi="Arial" w:cs="Arial"/>
              <w:i w:val="0"/>
              <w:iCs/>
              <w:color w:val="000000" w:themeColor="text1"/>
              <w:sz w:val="24"/>
              <w:szCs w:val="24"/>
              <w:u w:val="none"/>
            </w:rPr>
          </w:rPrChange>
        </w:rPr>
        <w:instrText>jc860@exeter.ac.uk</w:instrText>
      </w:r>
      <w:ins w:id="30" w:author="Common, Jack" w:date="2019-10-24T14:24:00Z">
        <w:r>
          <w:rPr>
            <w:rFonts w:ascii="Arial" w:hAnsi="Arial" w:cs="Arial"/>
            <w:i w:val="0"/>
            <w:iCs/>
            <w:sz w:val="24"/>
            <w:szCs w:val="24"/>
          </w:rPr>
          <w:instrText xml:space="preserve">" </w:instrText>
        </w:r>
        <w:r>
          <w:rPr>
            <w:rFonts w:ascii="Arial" w:hAnsi="Arial" w:cs="Arial"/>
            <w:i w:val="0"/>
            <w:iCs/>
            <w:sz w:val="24"/>
            <w:szCs w:val="24"/>
          </w:rPr>
          <w:fldChar w:fldCharType="separate"/>
        </w:r>
      </w:ins>
      <w:r w:rsidRPr="00E5257D">
        <w:rPr>
          <w:rStyle w:val="Hyperlink"/>
          <w:rFonts w:ascii="Arial" w:hAnsi="Arial" w:cs="Arial"/>
          <w:i w:val="0"/>
          <w:iCs/>
          <w:sz w:val="24"/>
          <w:szCs w:val="24"/>
          <w:rPrChange w:id="31" w:author="Common, Jack" w:date="2019-10-24T14:24:00Z">
            <w:rPr>
              <w:rStyle w:val="Hyperlink"/>
              <w:rFonts w:ascii="Arial" w:hAnsi="Arial" w:cs="Arial"/>
              <w:i w:val="0"/>
              <w:iCs/>
              <w:color w:val="000000" w:themeColor="text1"/>
              <w:sz w:val="24"/>
              <w:szCs w:val="24"/>
              <w:u w:val="none"/>
            </w:rPr>
          </w:rPrChange>
        </w:rPr>
        <w:t>jc860@exeter.ac.uk</w:t>
      </w:r>
      <w:ins w:id="32" w:author="Common, Jack" w:date="2019-10-24T14:24:00Z">
        <w:r>
          <w:rPr>
            <w:rFonts w:ascii="Arial" w:hAnsi="Arial" w:cs="Arial"/>
            <w:i w:val="0"/>
            <w:iCs/>
            <w:sz w:val="24"/>
            <w:szCs w:val="24"/>
          </w:rPr>
          <w:fldChar w:fldCharType="end"/>
        </w:r>
      </w:ins>
      <w:r w:rsidR="007C3290" w:rsidRPr="009C0FC6">
        <w:rPr>
          <w:rFonts w:ascii="Arial" w:hAnsi="Arial" w:cs="Arial"/>
          <w:i w:val="0"/>
          <w:sz w:val="24"/>
          <w:szCs w:val="24"/>
        </w:rPr>
        <w:t xml:space="preserve"> </w:t>
      </w:r>
      <w:del w:id="33" w:author="Common, Jack" w:date="2019-10-24T14:24:00Z">
        <w:r w:rsidR="00BE21D6" w:rsidRPr="009C0FC6" w:rsidDel="00FE2941">
          <w:rPr>
            <w:rFonts w:ascii="Arial" w:hAnsi="Arial" w:cs="Arial"/>
            <w:i w:val="0"/>
            <w:sz w:val="24"/>
            <w:szCs w:val="24"/>
          </w:rPr>
          <w:delText>DWS:</w:delText>
        </w:r>
        <w:r w:rsidR="003878B1" w:rsidRPr="009C0FC6" w:rsidDel="00FE2941">
          <w:rPr>
            <w:rFonts w:ascii="Arial" w:hAnsi="Arial" w:cs="Arial"/>
            <w:i w:val="0"/>
            <w:sz w:val="24"/>
            <w:szCs w:val="24"/>
          </w:rPr>
          <w:delText xml:space="preserve"> ds498@exeter.ac.uk </w:delText>
        </w:r>
        <w:r w:rsidR="00337EAD" w:rsidDel="00FE2941">
          <w:rPr>
            <w:rFonts w:ascii="Arial" w:hAnsi="Arial" w:cs="Arial"/>
            <w:i w:val="0"/>
            <w:sz w:val="24"/>
            <w:szCs w:val="24"/>
          </w:rPr>
          <w:delText xml:space="preserve">SVH: </w:delText>
        </w:r>
        <w:r w:rsidR="00112291" w:rsidRPr="00112291" w:rsidDel="00FE2941">
          <w:rPr>
            <w:rFonts w:ascii="Arial" w:hAnsi="Arial" w:cs="Arial"/>
            <w:i w:val="0"/>
            <w:sz w:val="24"/>
            <w:szCs w:val="24"/>
          </w:rPr>
          <w:delText>C.van-Houte@exeter.ac.uk</w:delText>
        </w:r>
        <w:r w:rsidR="00337EAD" w:rsidDel="00FE2941">
          <w:rPr>
            <w:rFonts w:ascii="Arial" w:hAnsi="Arial" w:cs="Arial"/>
            <w:i w:val="0"/>
            <w:sz w:val="24"/>
            <w:szCs w:val="24"/>
          </w:rPr>
          <w:delText xml:space="preserve"> </w:delText>
        </w:r>
        <w:r w:rsidR="005D7F40" w:rsidRPr="009C0FC6" w:rsidDel="00FE2941">
          <w:rPr>
            <w:rFonts w:ascii="Arial" w:hAnsi="Arial" w:cs="Arial"/>
            <w:i w:val="0"/>
            <w:sz w:val="24"/>
            <w:szCs w:val="24"/>
          </w:rPr>
          <w:delText xml:space="preserve">ERW: </w:delText>
        </w:r>
        <w:r w:rsidR="007170E4" w:rsidDel="00FE2941">
          <w:fldChar w:fldCharType="begin"/>
        </w:r>
        <w:r w:rsidR="007170E4" w:rsidDel="00FE2941">
          <w:delInstrText xml:space="preserve"> HYPERLINK "mailto:E.R.Westra@exeter.ac.uk" </w:delInstrText>
        </w:r>
        <w:r w:rsidR="007170E4" w:rsidDel="00FE2941">
          <w:fldChar w:fldCharType="separate"/>
        </w:r>
        <w:r w:rsidR="005D7F40" w:rsidRPr="009C0FC6" w:rsidDel="00FE2941">
          <w:rPr>
            <w:rStyle w:val="Hyperlink"/>
            <w:rFonts w:ascii="Arial" w:hAnsi="Arial" w:cs="Arial"/>
            <w:i w:val="0"/>
            <w:iCs/>
            <w:color w:val="000000" w:themeColor="text1"/>
            <w:sz w:val="24"/>
            <w:szCs w:val="24"/>
            <w:u w:val="none"/>
          </w:rPr>
          <w:delText>E.R.Westra@exeter.ac.uk</w:delText>
        </w:r>
        <w:r w:rsidR="007170E4" w:rsidDel="00FE2941">
          <w:rPr>
            <w:rStyle w:val="Hyperlink"/>
            <w:rFonts w:ascii="Arial" w:hAnsi="Arial" w:cs="Arial"/>
            <w:i w:val="0"/>
            <w:iCs/>
            <w:color w:val="000000" w:themeColor="text1"/>
            <w:sz w:val="24"/>
            <w:szCs w:val="24"/>
            <w:u w:val="none"/>
          </w:rPr>
          <w:fldChar w:fldCharType="end"/>
        </w:r>
        <w:r w:rsidR="006B103A" w:rsidRPr="009C0FC6" w:rsidDel="00FE2941">
          <w:rPr>
            <w:rFonts w:ascii="Arial" w:hAnsi="Arial" w:cs="Arial"/>
            <w:i w:val="0"/>
            <w:sz w:val="24"/>
            <w:szCs w:val="24"/>
          </w:rPr>
          <w:delText xml:space="preserve">. </w:delText>
        </w:r>
        <w:r w:rsidR="005D7F40" w:rsidRPr="009C0FC6" w:rsidDel="00FE2941">
          <w:rPr>
            <w:rFonts w:ascii="Arial" w:hAnsi="Arial" w:cs="Arial"/>
            <w:i w:val="0"/>
            <w:sz w:val="24"/>
            <w:szCs w:val="24"/>
          </w:rPr>
          <w:delText xml:space="preserve">Please address correspondence to </w:delText>
        </w:r>
        <w:r w:rsidR="00337EAD" w:rsidDel="00FE2941">
          <w:rPr>
            <w:rFonts w:ascii="Arial" w:hAnsi="Arial" w:cs="Arial"/>
            <w:i w:val="0"/>
            <w:sz w:val="24"/>
            <w:szCs w:val="24"/>
          </w:rPr>
          <w:delText xml:space="preserve">Jack Common and </w:delText>
        </w:r>
        <w:r w:rsidR="005D7F40" w:rsidRPr="009C0FC6" w:rsidDel="00FE2941">
          <w:rPr>
            <w:rFonts w:ascii="Arial" w:hAnsi="Arial" w:cs="Arial"/>
            <w:i w:val="0"/>
            <w:sz w:val="24"/>
            <w:szCs w:val="24"/>
          </w:rPr>
          <w:delText>Edze R. Westra</w:delText>
        </w:r>
      </w:del>
    </w:p>
    <w:p w14:paraId="5AF1B545" w14:textId="6936DE5F" w:rsidR="005B651E" w:rsidRDefault="005B651E">
      <w:pPr>
        <w:pStyle w:val="03Authoraffiliation"/>
        <w:spacing w:line="360" w:lineRule="auto"/>
        <w:rPr>
          <w:ins w:id="34" w:author="Common, Jack" w:date="2019-10-24T14:31:00Z"/>
          <w:rFonts w:ascii="Arial" w:hAnsi="Arial" w:cs="Arial"/>
          <w:i w:val="0"/>
          <w:sz w:val="24"/>
          <w:szCs w:val="24"/>
        </w:rPr>
      </w:pPr>
      <w:ins w:id="35" w:author="Common, Jack" w:date="2019-10-24T14:28:00Z">
        <w:r>
          <w:rPr>
            <w:rFonts w:ascii="Arial" w:hAnsi="Arial" w:cs="Arial"/>
            <w:i w:val="0"/>
            <w:sz w:val="24"/>
            <w:szCs w:val="24"/>
          </w:rPr>
          <w:t xml:space="preserve">Email: </w:t>
        </w:r>
      </w:ins>
      <w:ins w:id="36" w:author="Common, Jack" w:date="2019-10-24T14:31:00Z">
        <w:r w:rsidR="00D85D70">
          <w:rPr>
            <w:rFonts w:ascii="Arial" w:hAnsi="Arial" w:cs="Arial"/>
            <w:i w:val="0"/>
            <w:sz w:val="24"/>
            <w:szCs w:val="24"/>
          </w:rPr>
          <w:fldChar w:fldCharType="begin"/>
        </w:r>
        <w:r w:rsidR="00D85D70">
          <w:rPr>
            <w:rFonts w:ascii="Arial" w:hAnsi="Arial" w:cs="Arial"/>
            <w:i w:val="0"/>
            <w:sz w:val="24"/>
            <w:szCs w:val="24"/>
          </w:rPr>
          <w:instrText xml:space="preserve"> HYPERLINK "mailto:</w:instrText>
        </w:r>
      </w:ins>
      <w:ins w:id="37" w:author="Common, Jack" w:date="2019-10-24T14:28:00Z">
        <w:r w:rsidR="00D85D70">
          <w:rPr>
            <w:rFonts w:ascii="Arial" w:hAnsi="Arial" w:cs="Arial"/>
            <w:i w:val="0"/>
            <w:sz w:val="24"/>
            <w:szCs w:val="24"/>
          </w:rPr>
          <w:instrText>E.R.Westra@exeter.ac.uk</w:instrText>
        </w:r>
      </w:ins>
      <w:ins w:id="38" w:author="Common, Jack" w:date="2019-10-24T14:31:00Z">
        <w:r w:rsidR="00D85D70">
          <w:rPr>
            <w:rFonts w:ascii="Arial" w:hAnsi="Arial" w:cs="Arial"/>
            <w:i w:val="0"/>
            <w:sz w:val="24"/>
            <w:szCs w:val="24"/>
          </w:rPr>
          <w:instrText xml:space="preserve">" </w:instrText>
        </w:r>
        <w:r w:rsidR="00D85D70">
          <w:rPr>
            <w:rFonts w:ascii="Arial" w:hAnsi="Arial" w:cs="Arial"/>
            <w:i w:val="0"/>
            <w:sz w:val="24"/>
            <w:szCs w:val="24"/>
          </w:rPr>
          <w:fldChar w:fldCharType="separate"/>
        </w:r>
      </w:ins>
      <w:ins w:id="39" w:author="Common, Jack" w:date="2019-10-24T14:28:00Z">
        <w:r w:rsidR="00D85D70" w:rsidRPr="00E5257D">
          <w:rPr>
            <w:rStyle w:val="Hyperlink"/>
            <w:rFonts w:ascii="Arial" w:hAnsi="Arial" w:cs="Arial"/>
            <w:i w:val="0"/>
            <w:sz w:val="24"/>
            <w:szCs w:val="24"/>
          </w:rPr>
          <w:t>E.R.Westra@exeter.ac.uk</w:t>
        </w:r>
      </w:ins>
      <w:ins w:id="40" w:author="Common, Jack" w:date="2019-10-24T14:31:00Z">
        <w:r w:rsidR="00D85D70">
          <w:rPr>
            <w:rFonts w:ascii="Arial" w:hAnsi="Arial" w:cs="Arial"/>
            <w:i w:val="0"/>
            <w:sz w:val="24"/>
            <w:szCs w:val="24"/>
          </w:rPr>
          <w:fldChar w:fldCharType="end"/>
        </w:r>
      </w:ins>
    </w:p>
    <w:p w14:paraId="631E417B" w14:textId="78FDD4B3" w:rsidR="00D85D70" w:rsidRDefault="00D85D70">
      <w:pPr>
        <w:pStyle w:val="03Authoraffiliation"/>
        <w:spacing w:line="360" w:lineRule="auto"/>
        <w:rPr>
          <w:ins w:id="41" w:author="Common, Jack" w:date="2019-10-24T14:31:00Z"/>
          <w:rFonts w:ascii="Arial" w:hAnsi="Arial" w:cs="Arial"/>
          <w:i w:val="0"/>
          <w:sz w:val="24"/>
          <w:szCs w:val="24"/>
        </w:rPr>
      </w:pPr>
    </w:p>
    <w:p w14:paraId="3CD5D056" w14:textId="57BC819E" w:rsidR="00D85D70" w:rsidRPr="00D85D70" w:rsidRDefault="00D85D70">
      <w:pPr>
        <w:rPr>
          <w:i/>
          <w:rPrChange w:id="42" w:author="Common, Jack" w:date="2019-10-24T14:31:00Z">
            <w:rPr>
              <w:rFonts w:ascii="Arial" w:hAnsi="Arial" w:cs="Arial"/>
              <w:i w:val="0"/>
              <w:sz w:val="24"/>
              <w:szCs w:val="24"/>
            </w:rPr>
          </w:rPrChange>
        </w:rPr>
        <w:pPrChange w:id="43" w:author="Common, Jack" w:date="2019-10-24T14:33:00Z">
          <w:pPr>
            <w:pStyle w:val="03Authoraffiliation"/>
          </w:pPr>
        </w:pPrChange>
      </w:pPr>
      <w:ins w:id="44" w:author="Common, Jack" w:date="2019-10-24T14:31:00Z">
        <w:r>
          <w:rPr>
            <w:b/>
            <w:bCs/>
          </w:rPr>
          <w:t xml:space="preserve">SHORT TITLE: </w:t>
        </w:r>
      </w:ins>
      <w:ins w:id="45" w:author="Common, Jack" w:date="2019-10-24T14:32:00Z">
        <w:r w:rsidR="009920F8">
          <w:t>Ecological effects of diversity</w:t>
        </w:r>
      </w:ins>
      <w:ins w:id="46" w:author="Common, Jack" w:date="2019-10-24T14:31:00Z">
        <w:r>
          <w:t xml:space="preserve"> </w:t>
        </w:r>
      </w:ins>
      <w:ins w:id="47" w:author="Common, Jack" w:date="2019-10-24T14:32:00Z">
        <w:r w:rsidR="009920F8">
          <w:t>in host-pathogen systems</w:t>
        </w:r>
      </w:ins>
    </w:p>
    <w:p w14:paraId="76A04013" w14:textId="77777777" w:rsidR="005D7F40" w:rsidRPr="009C0FC6" w:rsidDel="003B3CCE" w:rsidRDefault="005D7F40">
      <w:pPr>
        <w:jc w:val="both"/>
        <w:rPr>
          <w:del w:id="48" w:author="Common, Jack" w:date="2019-10-24T16:34:00Z"/>
        </w:rPr>
      </w:pPr>
    </w:p>
    <w:p w14:paraId="008CC139" w14:textId="71D1DA4F" w:rsidR="00634ABF" w:rsidRPr="009C0FC6" w:rsidDel="003B3CCE" w:rsidRDefault="005D7F40">
      <w:pPr>
        <w:jc w:val="both"/>
        <w:outlineLvl w:val="0"/>
        <w:rPr>
          <w:del w:id="49" w:author="Common, Jack" w:date="2019-10-24T16:34:00Z"/>
          <w:rFonts w:cs="Arial"/>
          <w:color w:val="000000" w:themeColor="text1"/>
        </w:rPr>
        <w:pPrChange w:id="50" w:author="Common, Jack" w:date="2019-10-23T10:58:00Z">
          <w:pPr>
            <w:spacing w:line="276" w:lineRule="auto"/>
            <w:jc w:val="both"/>
            <w:outlineLvl w:val="0"/>
          </w:pPr>
        </w:pPrChange>
      </w:pPr>
      <w:del w:id="51" w:author="Common, Jack" w:date="2019-10-24T16:34:00Z">
        <w:r w:rsidRPr="009C0FC6" w:rsidDel="003B3CCE">
          <w:rPr>
            <w:rFonts w:cs="Arial"/>
            <w:b/>
            <w:color w:val="000000" w:themeColor="text1"/>
          </w:rPr>
          <w:delText>RUNNING TITLE</w:delText>
        </w:r>
        <w:r w:rsidRPr="009C0FC6" w:rsidDel="003B3CCE">
          <w:rPr>
            <w:rFonts w:cs="Arial"/>
            <w:color w:val="000000" w:themeColor="text1"/>
          </w:rPr>
          <w:delText>:</w:delText>
        </w:r>
        <w:r w:rsidR="00D92C5C" w:rsidRPr="009C0FC6" w:rsidDel="003B3CCE">
          <w:rPr>
            <w:rFonts w:cs="Arial"/>
            <w:color w:val="000000" w:themeColor="text1"/>
          </w:rPr>
          <w:delText xml:space="preserve"> Host diversity protects susceptible genotypes</w:delText>
        </w:r>
      </w:del>
    </w:p>
    <w:p w14:paraId="009434BA" w14:textId="5607C651" w:rsidR="00C46E55" w:rsidRPr="009C0FC6" w:rsidRDefault="00C46E55">
      <w:pPr>
        <w:jc w:val="both"/>
      </w:pPr>
    </w:p>
    <w:p w14:paraId="1ABA35A8" w14:textId="39EB2066" w:rsidR="00F95C6D" w:rsidRPr="009C0FC6" w:rsidRDefault="005D7F40">
      <w:pPr>
        <w:jc w:val="both"/>
        <w:rPr>
          <w:rFonts w:cs="Arial"/>
          <w:color w:val="000000" w:themeColor="text1"/>
        </w:rPr>
        <w:pPrChange w:id="52" w:author="Common, Jack" w:date="2019-10-23T10:58:00Z">
          <w:pPr>
            <w:spacing w:line="276" w:lineRule="auto"/>
            <w:jc w:val="both"/>
          </w:pPr>
        </w:pPrChange>
      </w:pPr>
      <w:r w:rsidRPr="009C0FC6">
        <w:rPr>
          <w:rFonts w:cs="Arial"/>
          <w:b/>
          <w:color w:val="000000" w:themeColor="text1"/>
        </w:rPr>
        <w:t>KEYWORDS</w:t>
      </w:r>
      <w:r w:rsidR="00F95C6D" w:rsidRPr="009C0FC6">
        <w:rPr>
          <w:rFonts w:cs="Arial"/>
          <w:b/>
          <w:color w:val="000000" w:themeColor="text1"/>
        </w:rPr>
        <w:t>:</w:t>
      </w:r>
      <w:r w:rsidR="00F95C6D" w:rsidRPr="009C0FC6">
        <w:rPr>
          <w:rFonts w:cs="Arial"/>
          <w:color w:val="000000" w:themeColor="text1"/>
        </w:rPr>
        <w:t xml:space="preserve"> CRISPR-Cas, </w:t>
      </w:r>
      <w:r w:rsidR="00CF2227" w:rsidRPr="009C0FC6">
        <w:rPr>
          <w:rFonts w:cs="Arial"/>
          <w:i/>
          <w:color w:val="000000" w:themeColor="text1"/>
        </w:rPr>
        <w:t>Pseudomonas aeruginosa</w:t>
      </w:r>
      <w:r w:rsidR="00CF2227" w:rsidRPr="009C0FC6">
        <w:rPr>
          <w:rFonts w:cs="Arial"/>
          <w:color w:val="000000" w:themeColor="text1"/>
        </w:rPr>
        <w:t xml:space="preserve">, phage, experimental evolution, </w:t>
      </w:r>
      <w:r w:rsidR="00C94309" w:rsidRPr="009C0FC6">
        <w:rPr>
          <w:rFonts w:cs="Arial"/>
          <w:color w:val="000000" w:themeColor="text1"/>
        </w:rPr>
        <w:t>host-pathogen, evolutionary emergence</w:t>
      </w:r>
    </w:p>
    <w:p w14:paraId="25B22A29" w14:textId="0C46BC14" w:rsidR="005D7F40" w:rsidRPr="009C0FC6" w:rsidDel="003B3CCE" w:rsidRDefault="005D7F40">
      <w:pPr>
        <w:jc w:val="both"/>
        <w:rPr>
          <w:del w:id="53" w:author="Common, Jack" w:date="2019-10-24T16:34:00Z"/>
          <w:rFonts w:cs="Arial"/>
          <w:color w:val="000000" w:themeColor="text1"/>
        </w:rPr>
        <w:pPrChange w:id="54" w:author="Common, Jack" w:date="2019-10-23T10:58:00Z">
          <w:pPr>
            <w:spacing w:line="276" w:lineRule="auto"/>
            <w:jc w:val="both"/>
          </w:pPr>
        </w:pPrChange>
      </w:pPr>
    </w:p>
    <w:p w14:paraId="3F0826A9" w14:textId="420CE5CC" w:rsidR="005D7F40" w:rsidRPr="009C0FC6" w:rsidDel="003B3CCE" w:rsidRDefault="005D7F40">
      <w:pPr>
        <w:jc w:val="both"/>
        <w:rPr>
          <w:del w:id="55" w:author="Common, Jack" w:date="2019-10-24T16:34:00Z"/>
          <w:rFonts w:cs="Arial"/>
          <w:color w:val="000000" w:themeColor="text1"/>
        </w:rPr>
        <w:pPrChange w:id="56" w:author="Common, Jack" w:date="2019-10-23T10:58:00Z">
          <w:pPr>
            <w:spacing w:line="276" w:lineRule="auto"/>
            <w:jc w:val="both"/>
          </w:pPr>
        </w:pPrChange>
      </w:pPr>
      <w:del w:id="57" w:author="Common, Jack" w:date="2019-10-24T16:34:00Z">
        <w:r w:rsidRPr="009C0FC6" w:rsidDel="003B3CCE">
          <w:rPr>
            <w:rFonts w:cs="Arial"/>
            <w:b/>
            <w:color w:val="000000" w:themeColor="text1"/>
          </w:rPr>
          <w:delText>ARTICLE TYPE</w:delText>
        </w:r>
        <w:r w:rsidRPr="009C0FC6" w:rsidDel="003B3CCE">
          <w:rPr>
            <w:rFonts w:cs="Arial"/>
            <w:color w:val="000000" w:themeColor="text1"/>
          </w:rPr>
          <w:delText>:</w:delText>
        </w:r>
        <w:r w:rsidR="008A3E06" w:rsidRPr="009C0FC6" w:rsidDel="003B3CCE">
          <w:rPr>
            <w:rFonts w:cs="Arial"/>
            <w:color w:val="000000" w:themeColor="text1"/>
          </w:rPr>
          <w:delText xml:space="preserve"> Letter</w:delText>
        </w:r>
      </w:del>
    </w:p>
    <w:p w14:paraId="7BA63A87" w14:textId="03D88F17" w:rsidR="005D7F40" w:rsidRPr="009C0FC6" w:rsidDel="003B3CCE" w:rsidRDefault="005D7F40">
      <w:pPr>
        <w:jc w:val="both"/>
        <w:rPr>
          <w:del w:id="58" w:author="Common, Jack" w:date="2019-10-24T16:34:00Z"/>
          <w:rFonts w:cs="Arial"/>
          <w:color w:val="000000" w:themeColor="text1"/>
        </w:rPr>
        <w:pPrChange w:id="59" w:author="Common, Jack" w:date="2019-10-23T10:58:00Z">
          <w:pPr>
            <w:spacing w:line="276" w:lineRule="auto"/>
            <w:jc w:val="both"/>
          </w:pPr>
        </w:pPrChange>
      </w:pPr>
    </w:p>
    <w:p w14:paraId="7AF807C5" w14:textId="0E4FC7E5" w:rsidR="005D7F40" w:rsidRPr="009C0FC6" w:rsidDel="003B3CCE" w:rsidRDefault="005D7F40">
      <w:pPr>
        <w:jc w:val="both"/>
        <w:rPr>
          <w:del w:id="60" w:author="Common, Jack" w:date="2019-10-24T16:34:00Z"/>
          <w:rFonts w:cs="Arial"/>
          <w:color w:val="000000" w:themeColor="text1"/>
        </w:rPr>
        <w:pPrChange w:id="61" w:author="Common, Jack" w:date="2019-10-23T10:58:00Z">
          <w:pPr>
            <w:spacing w:line="276" w:lineRule="auto"/>
            <w:jc w:val="both"/>
          </w:pPr>
        </w:pPrChange>
      </w:pPr>
      <w:del w:id="62" w:author="Common, Jack" w:date="2019-10-24T16:34:00Z">
        <w:r w:rsidRPr="009C0FC6" w:rsidDel="003B3CCE">
          <w:rPr>
            <w:rFonts w:cs="Arial"/>
            <w:b/>
            <w:color w:val="000000" w:themeColor="text1"/>
          </w:rPr>
          <w:delText>ABSTRACT LENGTH</w:delText>
        </w:r>
        <w:r w:rsidRPr="009C0FC6" w:rsidDel="003B3CCE">
          <w:rPr>
            <w:rFonts w:cs="Arial"/>
            <w:color w:val="000000" w:themeColor="text1"/>
          </w:rPr>
          <w:delText>:</w:delText>
        </w:r>
        <w:r w:rsidR="008536A7" w:rsidRPr="009C0FC6" w:rsidDel="003B3CCE">
          <w:rPr>
            <w:rFonts w:cs="Arial"/>
            <w:color w:val="000000" w:themeColor="text1"/>
          </w:rPr>
          <w:delText xml:space="preserve"> </w:delText>
        </w:r>
        <w:r w:rsidR="002448A4" w:rsidRPr="009C0FC6" w:rsidDel="003B3CCE">
          <w:rPr>
            <w:rFonts w:cs="Arial"/>
            <w:color w:val="000000" w:themeColor="text1"/>
          </w:rPr>
          <w:delText>1</w:delText>
        </w:r>
        <w:r w:rsidR="003F7918" w:rsidRPr="009C0FC6" w:rsidDel="003B3CCE">
          <w:rPr>
            <w:rFonts w:cs="Arial"/>
            <w:color w:val="000000" w:themeColor="text1"/>
          </w:rPr>
          <w:delText>4</w:delText>
        </w:r>
        <w:r w:rsidR="00370956" w:rsidDel="003B3CCE">
          <w:rPr>
            <w:rFonts w:cs="Arial"/>
            <w:color w:val="000000" w:themeColor="text1"/>
          </w:rPr>
          <w:delText>6</w:delText>
        </w:r>
        <w:r w:rsidR="008536A7" w:rsidRPr="009C0FC6" w:rsidDel="003B3CCE">
          <w:rPr>
            <w:rFonts w:cs="Arial"/>
            <w:color w:val="000000" w:themeColor="text1"/>
          </w:rPr>
          <w:delText xml:space="preserve"> words</w:delText>
        </w:r>
      </w:del>
    </w:p>
    <w:p w14:paraId="29B0E501" w14:textId="25B442B5" w:rsidR="005D7F40" w:rsidRPr="009C0FC6" w:rsidDel="003B3CCE" w:rsidRDefault="005D7F40">
      <w:pPr>
        <w:jc w:val="both"/>
        <w:rPr>
          <w:del w:id="63" w:author="Common, Jack" w:date="2019-10-24T16:34:00Z"/>
          <w:rFonts w:cs="Arial"/>
          <w:color w:val="000000" w:themeColor="text1"/>
        </w:rPr>
        <w:pPrChange w:id="64" w:author="Common, Jack" w:date="2019-10-23T10:58:00Z">
          <w:pPr>
            <w:spacing w:line="276" w:lineRule="auto"/>
            <w:jc w:val="both"/>
          </w:pPr>
        </w:pPrChange>
      </w:pPr>
    </w:p>
    <w:p w14:paraId="0C7A8CCD" w14:textId="2A8694ED" w:rsidR="005D7F40" w:rsidRPr="009C0FC6" w:rsidDel="003B3CCE" w:rsidRDefault="005D7F40">
      <w:pPr>
        <w:jc w:val="both"/>
        <w:rPr>
          <w:del w:id="65" w:author="Common, Jack" w:date="2019-10-24T16:34:00Z"/>
          <w:rFonts w:cs="Arial"/>
          <w:color w:val="000000" w:themeColor="text1"/>
        </w:rPr>
        <w:pPrChange w:id="66" w:author="Common, Jack" w:date="2019-10-23T10:58:00Z">
          <w:pPr>
            <w:spacing w:line="276" w:lineRule="auto"/>
            <w:jc w:val="both"/>
          </w:pPr>
        </w:pPrChange>
      </w:pPr>
      <w:del w:id="67" w:author="Common, Jack" w:date="2019-10-24T16:34:00Z">
        <w:r w:rsidRPr="009C0FC6" w:rsidDel="003B3CCE">
          <w:rPr>
            <w:rFonts w:cs="Arial"/>
            <w:b/>
            <w:color w:val="000000" w:themeColor="text1"/>
          </w:rPr>
          <w:delText>MAIN TEXT LENGTH</w:delText>
        </w:r>
        <w:r w:rsidRPr="009C0FC6" w:rsidDel="003B3CCE">
          <w:rPr>
            <w:rFonts w:cs="Arial"/>
            <w:color w:val="000000" w:themeColor="text1"/>
          </w:rPr>
          <w:delText>:</w:delText>
        </w:r>
        <w:r w:rsidR="00893B8F" w:rsidRPr="009C0FC6" w:rsidDel="003B3CCE">
          <w:rPr>
            <w:rFonts w:cs="Arial"/>
            <w:color w:val="000000" w:themeColor="text1"/>
          </w:rPr>
          <w:delText xml:space="preserve"> </w:delText>
        </w:r>
        <w:r w:rsidR="00B24908" w:rsidDel="003B3CCE">
          <w:rPr>
            <w:rFonts w:cs="Arial"/>
            <w:color w:val="000000" w:themeColor="text1"/>
          </w:rPr>
          <w:delText>49</w:delText>
        </w:r>
        <w:r w:rsidR="00B06746" w:rsidDel="003B3CCE">
          <w:rPr>
            <w:rFonts w:cs="Arial"/>
            <w:color w:val="000000" w:themeColor="text1"/>
          </w:rPr>
          <w:delText>4</w:delText>
        </w:r>
        <w:r w:rsidR="00F6148B" w:rsidDel="003B3CCE">
          <w:rPr>
            <w:rFonts w:cs="Arial"/>
            <w:color w:val="000000" w:themeColor="text1"/>
          </w:rPr>
          <w:delText>4</w:delText>
        </w:r>
        <w:r w:rsidR="00E47908" w:rsidRPr="009C0FC6" w:rsidDel="003B3CCE">
          <w:rPr>
            <w:rFonts w:cs="Arial"/>
            <w:color w:val="000000" w:themeColor="text1"/>
          </w:rPr>
          <w:delText xml:space="preserve"> </w:delText>
        </w:r>
        <w:r w:rsidR="008A3E06" w:rsidRPr="009C0FC6" w:rsidDel="003B3CCE">
          <w:rPr>
            <w:rFonts w:cs="Arial"/>
            <w:color w:val="000000" w:themeColor="text1"/>
          </w:rPr>
          <w:delText>words</w:delText>
        </w:r>
      </w:del>
    </w:p>
    <w:p w14:paraId="238D138B" w14:textId="080C22EA" w:rsidR="005D7F40" w:rsidRPr="009C0FC6" w:rsidDel="003B3CCE" w:rsidRDefault="005D7F40">
      <w:pPr>
        <w:jc w:val="both"/>
        <w:rPr>
          <w:del w:id="68" w:author="Common, Jack" w:date="2019-10-24T16:34:00Z"/>
          <w:rFonts w:cs="Arial"/>
          <w:color w:val="000000" w:themeColor="text1"/>
        </w:rPr>
        <w:pPrChange w:id="69" w:author="Common, Jack" w:date="2019-10-23T10:58:00Z">
          <w:pPr>
            <w:spacing w:line="276" w:lineRule="auto"/>
            <w:jc w:val="both"/>
          </w:pPr>
        </w:pPrChange>
      </w:pPr>
    </w:p>
    <w:p w14:paraId="2FE444BB" w14:textId="72531AB0" w:rsidR="005D7F40" w:rsidRPr="009C0FC6" w:rsidDel="003B3CCE" w:rsidRDefault="005D7F40">
      <w:pPr>
        <w:jc w:val="both"/>
        <w:rPr>
          <w:del w:id="70" w:author="Common, Jack" w:date="2019-10-24T16:34:00Z"/>
          <w:rFonts w:cs="Arial"/>
          <w:color w:val="000000" w:themeColor="text1"/>
        </w:rPr>
        <w:pPrChange w:id="71" w:author="Common, Jack" w:date="2019-10-23T10:58:00Z">
          <w:pPr>
            <w:spacing w:line="276" w:lineRule="auto"/>
            <w:jc w:val="both"/>
          </w:pPr>
        </w:pPrChange>
      </w:pPr>
      <w:del w:id="72" w:author="Common, Jack" w:date="2019-10-24T16:34:00Z">
        <w:r w:rsidRPr="009C0FC6" w:rsidDel="003B3CCE">
          <w:rPr>
            <w:rFonts w:cs="Arial"/>
            <w:b/>
            <w:color w:val="000000" w:themeColor="text1"/>
          </w:rPr>
          <w:delText>NUMBER OF REFERENCES</w:delText>
        </w:r>
        <w:r w:rsidRPr="009C0FC6" w:rsidDel="003B3CCE">
          <w:rPr>
            <w:rFonts w:cs="Arial"/>
            <w:color w:val="000000" w:themeColor="text1"/>
          </w:rPr>
          <w:delText>:</w:delText>
        </w:r>
        <w:r w:rsidR="00287DC9" w:rsidRPr="009C0FC6" w:rsidDel="003B3CCE">
          <w:rPr>
            <w:rFonts w:cs="Arial"/>
            <w:color w:val="000000" w:themeColor="text1"/>
          </w:rPr>
          <w:delText xml:space="preserve"> </w:delText>
        </w:r>
        <w:r w:rsidR="002129C6" w:rsidRPr="005728E0" w:rsidDel="003B3CCE">
          <w:rPr>
            <w:rFonts w:cs="Arial"/>
            <w:color w:val="000000" w:themeColor="text1"/>
          </w:rPr>
          <w:delText>6</w:delText>
        </w:r>
        <w:r w:rsidR="00815693" w:rsidDel="003B3CCE">
          <w:rPr>
            <w:rFonts w:cs="Arial"/>
            <w:color w:val="000000" w:themeColor="text1"/>
          </w:rPr>
          <w:delText>9</w:delText>
        </w:r>
      </w:del>
    </w:p>
    <w:p w14:paraId="65D2ECE0" w14:textId="7933CE17" w:rsidR="005D7F40" w:rsidRPr="009C0FC6" w:rsidDel="003B3CCE" w:rsidRDefault="005D7F40">
      <w:pPr>
        <w:jc w:val="both"/>
        <w:rPr>
          <w:del w:id="73" w:author="Common, Jack" w:date="2019-10-24T16:34:00Z"/>
          <w:rFonts w:cs="Arial"/>
          <w:color w:val="000000" w:themeColor="text1"/>
        </w:rPr>
        <w:pPrChange w:id="74" w:author="Common, Jack" w:date="2019-10-23T10:58:00Z">
          <w:pPr>
            <w:spacing w:line="276" w:lineRule="auto"/>
            <w:jc w:val="both"/>
          </w:pPr>
        </w:pPrChange>
      </w:pPr>
    </w:p>
    <w:p w14:paraId="22A1C17E" w14:textId="51FA5FB2" w:rsidR="005D7F40" w:rsidRPr="009C0FC6" w:rsidDel="003B3CCE" w:rsidRDefault="0009447D">
      <w:pPr>
        <w:jc w:val="both"/>
        <w:rPr>
          <w:del w:id="75" w:author="Common, Jack" w:date="2019-10-24T16:34:00Z"/>
          <w:rFonts w:cs="Arial"/>
          <w:color w:val="000000" w:themeColor="text1"/>
        </w:rPr>
        <w:pPrChange w:id="76" w:author="Common, Jack" w:date="2019-10-23T10:58:00Z">
          <w:pPr>
            <w:spacing w:line="276" w:lineRule="auto"/>
            <w:jc w:val="both"/>
          </w:pPr>
        </w:pPrChange>
      </w:pPr>
      <w:del w:id="77" w:author="Common, Jack" w:date="2019-10-24T16:34:00Z">
        <w:r w:rsidRPr="009C0FC6" w:rsidDel="003B3CCE">
          <w:rPr>
            <w:rFonts w:cs="Arial"/>
            <w:b/>
            <w:color w:val="000000" w:themeColor="text1"/>
          </w:rPr>
          <w:delText>NUMER OF FIGURES</w:delText>
        </w:r>
        <w:r w:rsidR="005D7F40" w:rsidRPr="009C0FC6" w:rsidDel="003B3CCE">
          <w:rPr>
            <w:rFonts w:cs="Arial"/>
            <w:color w:val="000000" w:themeColor="text1"/>
          </w:rPr>
          <w:delText>:</w:delText>
        </w:r>
        <w:r w:rsidR="00733370" w:rsidRPr="009C0FC6" w:rsidDel="003B3CCE">
          <w:rPr>
            <w:rFonts w:cs="Arial"/>
            <w:color w:val="000000" w:themeColor="text1"/>
          </w:rPr>
          <w:delText xml:space="preserve"> </w:delText>
        </w:r>
        <w:r w:rsidR="00E36DB2" w:rsidDel="003B3CCE">
          <w:rPr>
            <w:rFonts w:cs="Arial"/>
            <w:color w:val="000000" w:themeColor="text1"/>
          </w:rPr>
          <w:delText>3</w:delText>
        </w:r>
        <w:r w:rsidRPr="009C0FC6" w:rsidDel="003B3CCE">
          <w:rPr>
            <w:rFonts w:cs="Arial"/>
            <w:color w:val="000000" w:themeColor="text1"/>
          </w:rPr>
          <w:delText xml:space="preserve"> </w:delText>
        </w:r>
      </w:del>
    </w:p>
    <w:p w14:paraId="1C3CB9B9" w14:textId="77777777" w:rsidR="005D7F40" w:rsidRPr="009C0FC6" w:rsidRDefault="005D7F40">
      <w:pPr>
        <w:jc w:val="both"/>
        <w:rPr>
          <w:rFonts w:cs="Arial"/>
          <w:color w:val="000000" w:themeColor="text1"/>
        </w:rPr>
        <w:pPrChange w:id="78" w:author="Common, Jack" w:date="2019-10-23T10:58:00Z">
          <w:pPr>
            <w:spacing w:line="276" w:lineRule="auto"/>
            <w:jc w:val="both"/>
          </w:pPr>
        </w:pPrChange>
      </w:pPr>
    </w:p>
    <w:p w14:paraId="60ADA0C9" w14:textId="251713C4" w:rsidR="005D7F40" w:rsidRPr="009C0FC6" w:rsidRDefault="005D7F40">
      <w:pPr>
        <w:jc w:val="both"/>
        <w:rPr>
          <w:rFonts w:cs="Arial"/>
          <w:color w:val="000000" w:themeColor="text1"/>
        </w:rPr>
        <w:pPrChange w:id="79" w:author="Common, Jack" w:date="2019-10-23T10:58:00Z">
          <w:pPr>
            <w:spacing w:line="276" w:lineRule="auto"/>
            <w:jc w:val="both"/>
          </w:pPr>
        </w:pPrChange>
      </w:pPr>
      <w:del w:id="80" w:author="Common, Jack" w:date="2019-10-24T14:33:00Z">
        <w:r w:rsidRPr="009C0FC6" w:rsidDel="006400A6">
          <w:rPr>
            <w:rFonts w:cs="Arial"/>
            <w:b/>
            <w:color w:val="000000" w:themeColor="text1"/>
          </w:rPr>
          <w:delText>STATEMENT OF AUTHORSHIP</w:delText>
        </w:r>
      </w:del>
      <w:ins w:id="81" w:author="Common, Jack" w:date="2019-10-24T14:33:00Z">
        <w:r w:rsidR="006400A6">
          <w:rPr>
            <w:rFonts w:cs="Arial"/>
            <w:b/>
            <w:color w:val="000000" w:themeColor="text1"/>
          </w:rPr>
          <w:t>AUTHOR CONTRIBUTIONS</w:t>
        </w:r>
      </w:ins>
      <w:r w:rsidR="008A3E06" w:rsidRPr="009C0FC6">
        <w:rPr>
          <w:rFonts w:cs="Arial"/>
          <w:color w:val="000000" w:themeColor="text1"/>
        </w:rPr>
        <w:t>:</w:t>
      </w:r>
      <w:r w:rsidR="00575F2D" w:rsidRPr="009C0FC6">
        <w:rPr>
          <w:rFonts w:cs="Arial"/>
          <w:color w:val="000000" w:themeColor="text1"/>
        </w:rPr>
        <w:t xml:space="preserve"> JC conducted experiments and analyses. </w:t>
      </w:r>
      <w:r w:rsidR="001C1FDA">
        <w:rPr>
          <w:rFonts w:cs="Arial"/>
          <w:color w:val="000000" w:themeColor="text1"/>
        </w:rPr>
        <w:t xml:space="preserve">DWS </w:t>
      </w:r>
      <w:r w:rsidR="00435CFC">
        <w:rPr>
          <w:rFonts w:cs="Arial"/>
          <w:color w:val="000000" w:themeColor="text1"/>
        </w:rPr>
        <w:t xml:space="preserve">and SVH </w:t>
      </w:r>
      <w:r w:rsidR="001C1FDA">
        <w:rPr>
          <w:rFonts w:cs="Arial"/>
          <w:color w:val="000000" w:themeColor="text1"/>
        </w:rPr>
        <w:t xml:space="preserve">designed plasmids and cloning methods. </w:t>
      </w:r>
      <w:r w:rsidR="009D760B" w:rsidRPr="0027448C">
        <w:rPr>
          <w:rFonts w:cs="Arial"/>
          <w:color w:val="000000" w:themeColor="text1"/>
        </w:rPr>
        <w:t>ER</w:t>
      </w:r>
      <w:r w:rsidR="009C0FC6">
        <w:rPr>
          <w:rFonts w:cs="Arial"/>
          <w:color w:val="000000" w:themeColor="text1"/>
        </w:rPr>
        <w:t xml:space="preserve">W </w:t>
      </w:r>
      <w:r w:rsidR="009D760B" w:rsidRPr="0027448C">
        <w:rPr>
          <w:rFonts w:cs="Arial"/>
          <w:color w:val="000000" w:themeColor="text1"/>
        </w:rPr>
        <w:t>conceived</w:t>
      </w:r>
      <w:r w:rsidR="009233FD">
        <w:rPr>
          <w:rFonts w:cs="Arial"/>
          <w:color w:val="000000" w:themeColor="text1"/>
        </w:rPr>
        <w:t xml:space="preserve"> of</w:t>
      </w:r>
      <w:r w:rsidR="009D760B" w:rsidRPr="0027448C">
        <w:rPr>
          <w:rFonts w:cs="Arial"/>
          <w:color w:val="000000" w:themeColor="text1"/>
        </w:rPr>
        <w:t xml:space="preserve"> and designed the study.</w:t>
      </w:r>
      <w:r w:rsidR="009D760B">
        <w:rPr>
          <w:rFonts w:cs="Arial"/>
          <w:color w:val="000000" w:themeColor="text1"/>
        </w:rPr>
        <w:t xml:space="preserve"> </w:t>
      </w:r>
      <w:r w:rsidR="00827274">
        <w:rPr>
          <w:rFonts w:cs="Arial"/>
          <w:color w:val="000000" w:themeColor="text1"/>
        </w:rPr>
        <w:t xml:space="preserve">JC wrote </w:t>
      </w:r>
      <w:r w:rsidR="00F12B91">
        <w:rPr>
          <w:rFonts w:cs="Arial"/>
          <w:color w:val="000000" w:themeColor="text1"/>
        </w:rPr>
        <w:t xml:space="preserve">the manuscript, </w:t>
      </w:r>
      <w:r w:rsidR="009C0FC6">
        <w:rPr>
          <w:rFonts w:cs="Arial"/>
          <w:color w:val="000000" w:themeColor="text1"/>
        </w:rPr>
        <w:t>DWS, SVH and ERW</w:t>
      </w:r>
      <w:r w:rsidR="00F12B91">
        <w:rPr>
          <w:rFonts w:cs="Arial"/>
          <w:color w:val="000000" w:themeColor="text1"/>
        </w:rPr>
        <w:t xml:space="preserve"> provided critical revisions</w:t>
      </w:r>
      <w:r w:rsidR="00575F2D" w:rsidRPr="009C0FC6">
        <w:rPr>
          <w:rFonts w:cs="Arial"/>
          <w:color w:val="000000" w:themeColor="text1"/>
        </w:rPr>
        <w:t xml:space="preserve">. </w:t>
      </w:r>
    </w:p>
    <w:p w14:paraId="2836484E" w14:textId="77777777" w:rsidR="008A3E06" w:rsidRPr="009C0FC6" w:rsidRDefault="008A3E06">
      <w:pPr>
        <w:jc w:val="both"/>
        <w:rPr>
          <w:rFonts w:cs="Arial"/>
          <w:color w:val="000000" w:themeColor="text1"/>
        </w:rPr>
        <w:pPrChange w:id="82" w:author="Common, Jack" w:date="2019-10-23T10:58:00Z">
          <w:pPr>
            <w:spacing w:line="276" w:lineRule="auto"/>
            <w:jc w:val="both"/>
          </w:pPr>
        </w:pPrChange>
      </w:pPr>
    </w:p>
    <w:p w14:paraId="7454849F" w14:textId="2D571FA5" w:rsidR="008A3E06" w:rsidRDefault="008A3E06">
      <w:pPr>
        <w:jc w:val="both"/>
        <w:rPr>
          <w:rFonts w:cs="Arial"/>
          <w:color w:val="000000" w:themeColor="text1"/>
        </w:rPr>
        <w:pPrChange w:id="83" w:author="Common, Jack" w:date="2019-10-23T10:58:00Z">
          <w:pPr>
            <w:spacing w:line="276" w:lineRule="auto"/>
            <w:jc w:val="both"/>
          </w:pPr>
        </w:pPrChange>
      </w:pPr>
      <w:r w:rsidRPr="009C0FC6">
        <w:rPr>
          <w:rFonts w:cs="Arial"/>
          <w:b/>
          <w:color w:val="000000" w:themeColor="text1"/>
        </w:rPr>
        <w:t>DATA ACCESS</w:t>
      </w:r>
      <w:r w:rsidR="00435CFC">
        <w:rPr>
          <w:rFonts w:cs="Arial"/>
          <w:b/>
          <w:color w:val="000000" w:themeColor="text1"/>
        </w:rPr>
        <w:t>I</w:t>
      </w:r>
      <w:r w:rsidRPr="009C0FC6">
        <w:rPr>
          <w:rFonts w:cs="Arial"/>
          <w:b/>
          <w:color w:val="000000" w:themeColor="text1"/>
        </w:rPr>
        <w:t>BILITY</w:t>
      </w:r>
      <w:del w:id="84" w:author="Common, Jack" w:date="2019-10-24T14:56:00Z">
        <w:r w:rsidRPr="009C0FC6" w:rsidDel="000360DA">
          <w:rPr>
            <w:rFonts w:cs="Arial"/>
            <w:b/>
            <w:color w:val="000000" w:themeColor="text1"/>
          </w:rPr>
          <w:delText xml:space="preserve"> STATEMENT</w:delText>
        </w:r>
      </w:del>
      <w:r w:rsidRPr="009C0FC6">
        <w:rPr>
          <w:rFonts w:cs="Arial"/>
          <w:color w:val="000000" w:themeColor="text1"/>
        </w:rPr>
        <w:t xml:space="preserve">: </w:t>
      </w:r>
      <w:ins w:id="85" w:author="Common, Jack" w:date="2019-10-10T09:57:00Z">
        <w:r w:rsidR="003F6A0B">
          <w:rPr>
            <w:rFonts w:cs="Arial"/>
            <w:color w:val="000000" w:themeColor="text1"/>
          </w:rPr>
          <w:t>All r</w:t>
        </w:r>
      </w:ins>
      <w:del w:id="86" w:author="Common, Jack" w:date="2019-10-10T09:57:00Z">
        <w:r w:rsidR="00A301E5" w:rsidRPr="009C0FC6" w:rsidDel="003F6A0B">
          <w:rPr>
            <w:rFonts w:cs="Arial"/>
            <w:color w:val="000000" w:themeColor="text1"/>
          </w:rPr>
          <w:delText>R</w:delText>
        </w:r>
      </w:del>
      <w:r w:rsidR="00A301E5" w:rsidRPr="009C0FC6">
        <w:rPr>
          <w:rFonts w:cs="Arial"/>
          <w:color w:val="000000" w:themeColor="text1"/>
        </w:rPr>
        <w:t>aw data</w:t>
      </w:r>
      <w:ins w:id="87" w:author="Common, Jack" w:date="2019-10-10T09:57:00Z">
        <w:r w:rsidR="003F6A0B">
          <w:rPr>
            <w:rFonts w:cs="Arial"/>
            <w:color w:val="000000" w:themeColor="text1"/>
          </w:rPr>
          <w:t xml:space="preserve"> and R code associated with this  </w:t>
        </w:r>
      </w:ins>
      <w:del w:id="88" w:author="Common, Jack" w:date="2019-10-10T09:57:00Z">
        <w:r w:rsidR="00A301E5" w:rsidRPr="009C0FC6" w:rsidDel="00D64EEA">
          <w:rPr>
            <w:rFonts w:cs="Arial"/>
            <w:color w:val="000000" w:themeColor="text1"/>
          </w:rPr>
          <w:delText xml:space="preserve"> </w:delText>
        </w:r>
        <w:r w:rsidR="00A301E5" w:rsidRPr="009C0FC6" w:rsidDel="003F6A0B">
          <w:rPr>
            <w:rFonts w:cs="Arial"/>
            <w:color w:val="000000" w:themeColor="text1"/>
          </w:rPr>
          <w:delText xml:space="preserve">used in </w:delText>
        </w:r>
      </w:del>
      <w:r w:rsidR="00A301E5" w:rsidRPr="009C0FC6">
        <w:rPr>
          <w:rFonts w:cs="Arial"/>
          <w:color w:val="000000" w:themeColor="text1"/>
        </w:rPr>
        <w:t>this study</w:t>
      </w:r>
      <w:ins w:id="89" w:author="Common, Jack" w:date="2019-10-10T10:00:00Z">
        <w:r w:rsidR="00874170">
          <w:rPr>
            <w:rFonts w:cs="Arial"/>
            <w:color w:val="000000" w:themeColor="text1"/>
          </w:rPr>
          <w:t xml:space="preserve"> </w:t>
        </w:r>
      </w:ins>
      <w:del w:id="90" w:author="Common, Jack" w:date="2019-10-10T09:59:00Z">
        <w:r w:rsidR="00A301E5" w:rsidRPr="009C0FC6" w:rsidDel="00874170">
          <w:rPr>
            <w:rFonts w:cs="Arial"/>
            <w:color w:val="000000" w:themeColor="text1"/>
          </w:rPr>
          <w:delText xml:space="preserve"> </w:delText>
        </w:r>
      </w:del>
      <w:del w:id="91" w:author="Common, Jack" w:date="2019-10-10T09:57:00Z">
        <w:r w:rsidR="00A301E5" w:rsidRPr="009C0FC6" w:rsidDel="003F6A0B">
          <w:rPr>
            <w:rFonts w:cs="Arial"/>
            <w:color w:val="000000" w:themeColor="text1"/>
          </w:rPr>
          <w:delText>will be archived in an appropriate public repository</w:delText>
        </w:r>
      </w:del>
      <w:ins w:id="92" w:author="Common, Jack" w:date="2019-10-10T09:57:00Z">
        <w:r w:rsidR="003F6A0B">
          <w:rPr>
            <w:rFonts w:cs="Arial"/>
            <w:color w:val="000000" w:themeColor="text1"/>
          </w:rPr>
          <w:t>are public</w:t>
        </w:r>
      </w:ins>
      <w:ins w:id="93" w:author="Common, Jack" w:date="2019-10-10T09:58:00Z">
        <w:r w:rsidR="003F6A0B">
          <w:rPr>
            <w:rFonts w:cs="Arial"/>
            <w:color w:val="000000" w:themeColor="text1"/>
          </w:rPr>
          <w:t>ly available at</w:t>
        </w:r>
      </w:ins>
      <w:ins w:id="94" w:author="Common, Jack" w:date="2019-10-24T14:57:00Z">
        <w:r w:rsidR="00A34219">
          <w:rPr>
            <w:rFonts w:cs="Arial"/>
            <w:color w:val="000000" w:themeColor="text1"/>
          </w:rPr>
          <w:t xml:space="preserve"> </w:t>
        </w:r>
        <w:r w:rsidR="00A34219" w:rsidRPr="00A34219">
          <w:rPr>
            <w:rFonts w:cs="Arial"/>
            <w:color w:val="000000" w:themeColor="text1"/>
          </w:rPr>
          <w:t>github.com</w:t>
        </w:r>
        <w:r w:rsidR="00A34219">
          <w:rPr>
            <w:rFonts w:cs="Arial"/>
            <w:color w:val="000000" w:themeColor="text1"/>
          </w:rPr>
          <w:t>/</w:t>
        </w:r>
      </w:ins>
      <w:proofErr w:type="spellStart"/>
      <w:ins w:id="95" w:author="Common, Jack" w:date="2019-10-10T09:59:00Z">
        <w:r w:rsidR="00874170" w:rsidRPr="00874170">
          <w:rPr>
            <w:rFonts w:cs="Arial"/>
            <w:color w:val="000000" w:themeColor="text1"/>
          </w:rPr>
          <w:t>JackCommon</w:t>
        </w:r>
        <w:proofErr w:type="spellEnd"/>
        <w:r w:rsidR="00874170" w:rsidRPr="00874170">
          <w:rPr>
            <w:rFonts w:cs="Arial"/>
            <w:color w:val="000000" w:themeColor="text1"/>
          </w:rPr>
          <w:t>/Common_etal_2019_host_diversity</w:t>
        </w:r>
      </w:ins>
    </w:p>
    <w:p w14:paraId="1B3DC72C" w14:textId="77777777" w:rsidR="00E12DFF" w:rsidRPr="009C0FC6" w:rsidRDefault="00E12DFF">
      <w:pPr>
        <w:jc w:val="both"/>
        <w:rPr>
          <w:rFonts w:cs="Arial"/>
          <w:color w:val="000000" w:themeColor="text1"/>
        </w:rPr>
        <w:pPrChange w:id="96" w:author="Common, Jack" w:date="2019-10-23T10:58:00Z">
          <w:pPr>
            <w:spacing w:line="276" w:lineRule="auto"/>
            <w:jc w:val="both"/>
          </w:pPr>
        </w:pPrChange>
      </w:pPr>
    </w:p>
    <w:p w14:paraId="625C2B91" w14:textId="77777777" w:rsidR="005D7F40" w:rsidRPr="009C0FC6" w:rsidRDefault="005D7F40">
      <w:pPr>
        <w:jc w:val="both"/>
        <w:rPr>
          <w:rFonts w:cs="Arial"/>
          <w:color w:val="000000" w:themeColor="text1"/>
        </w:rPr>
      </w:pPr>
    </w:p>
    <w:p w14:paraId="782BEDED" w14:textId="77777777" w:rsidR="005D7F40" w:rsidRPr="009C0FC6" w:rsidRDefault="005D7F40">
      <w:pPr>
        <w:jc w:val="both"/>
        <w:rPr>
          <w:rFonts w:cs="Arial"/>
          <w:color w:val="000000" w:themeColor="text1"/>
        </w:rPr>
      </w:pPr>
    </w:p>
    <w:p w14:paraId="621AFD5D" w14:textId="77777777" w:rsidR="005D7F40" w:rsidRPr="009C0FC6" w:rsidRDefault="005D7F40">
      <w:pPr>
        <w:jc w:val="both"/>
        <w:rPr>
          <w:rFonts w:cs="Arial"/>
          <w:color w:val="000000" w:themeColor="text1"/>
        </w:rPr>
      </w:pPr>
    </w:p>
    <w:p w14:paraId="4076B95E" w14:textId="77777777" w:rsidR="005D7F40" w:rsidRPr="009C0FC6" w:rsidRDefault="005D7F40">
      <w:pPr>
        <w:jc w:val="both"/>
        <w:rPr>
          <w:rFonts w:cs="Arial"/>
          <w:color w:val="000000" w:themeColor="text1"/>
        </w:rPr>
      </w:pPr>
    </w:p>
    <w:p w14:paraId="1939B718" w14:textId="12A360CC" w:rsidR="009A1E44" w:rsidRPr="009C0FC6" w:rsidRDefault="00F95C6D">
      <w:pPr>
        <w:jc w:val="both"/>
        <w:rPr>
          <w:rFonts w:eastAsiaTheme="majorEastAsia" w:cs="Arial"/>
          <w:color w:val="000000" w:themeColor="text1"/>
        </w:rPr>
        <w:sectPr w:rsidR="009A1E44" w:rsidRPr="009C0FC6" w:rsidSect="004458F5">
          <w:headerReference w:type="default" r:id="rId8"/>
          <w:footerReference w:type="even" r:id="rId9"/>
          <w:footerReference w:type="default" r:id="rId10"/>
          <w:headerReference w:type="first" r:id="rId11"/>
          <w:footerReference w:type="first" r:id="rId12"/>
          <w:pgSz w:w="11900" w:h="16840"/>
          <w:pgMar w:top="1440" w:right="1440" w:bottom="1440" w:left="1440" w:header="720" w:footer="720" w:gutter="0"/>
          <w:cols w:space="720"/>
          <w:titlePg/>
          <w:docGrid w:linePitch="360"/>
        </w:sectPr>
      </w:pPr>
      <w:r w:rsidRPr="009C0FC6">
        <w:rPr>
          <w:rFonts w:cs="Arial"/>
          <w:color w:val="000000" w:themeColor="text1"/>
        </w:rPr>
        <w:br w:type="page"/>
      </w:r>
    </w:p>
    <w:p w14:paraId="7EB55F69" w14:textId="49ECCC9B" w:rsidR="00A375BB" w:rsidRPr="00C94C8B" w:rsidRDefault="00F95C6D">
      <w:pPr>
        <w:pStyle w:val="Heading1"/>
        <w:rPr>
          <w:rPrChange w:id="97" w:author="Common, Jack" w:date="2019-10-24T14:20:00Z">
            <w:rPr>
              <w:color w:val="auto"/>
              <w:szCs w:val="24"/>
            </w:rPr>
          </w:rPrChange>
        </w:rPr>
        <w:pPrChange w:id="98" w:author="Common, Jack" w:date="2019-10-24T14:20:00Z">
          <w:pPr>
            <w:pStyle w:val="Heading1"/>
            <w:spacing w:line="480" w:lineRule="auto"/>
          </w:pPr>
        </w:pPrChange>
      </w:pPr>
      <w:r w:rsidRPr="00C94C8B">
        <w:rPr>
          <w:rStyle w:val="Strong"/>
          <w:b/>
          <w:bCs w:val="0"/>
          <w:rPrChange w:id="99" w:author="Common, Jack" w:date="2019-10-24T14:20:00Z">
            <w:rPr>
              <w:rStyle w:val="Strong"/>
              <w:rFonts w:cs="Arial"/>
              <w:color w:val="auto"/>
              <w:szCs w:val="24"/>
            </w:rPr>
          </w:rPrChange>
        </w:rPr>
        <w:lastRenderedPageBreak/>
        <w:t>Abstract</w:t>
      </w:r>
    </w:p>
    <w:p w14:paraId="1C723DDD" w14:textId="77777777" w:rsidR="00C122F9" w:rsidRPr="009C0FC6" w:rsidRDefault="00C122F9">
      <w:pPr>
        <w:jc w:val="both"/>
        <w:rPr>
          <w:lang w:val="en-US"/>
        </w:rPr>
        <w:pPrChange w:id="100" w:author="Common, Jack" w:date="2019-10-23T10:58:00Z">
          <w:pPr>
            <w:spacing w:line="480" w:lineRule="auto"/>
            <w:jc w:val="both"/>
          </w:pPr>
        </w:pPrChange>
      </w:pPr>
    </w:p>
    <w:p w14:paraId="5C2E6D83" w14:textId="076D1D31" w:rsidR="00015646" w:rsidRDefault="00C64DF3" w:rsidP="00015646">
      <w:pPr>
        <w:rPr>
          <w:ins w:id="101" w:author="Common, Jack" w:date="2019-10-24T15:16:00Z"/>
          <w:bCs/>
        </w:rPr>
      </w:pPr>
      <w:r>
        <w:t>D</w:t>
      </w:r>
      <w:r w:rsidR="00FD2183" w:rsidRPr="00831DB0">
        <w:t xml:space="preserve">iversity </w:t>
      </w:r>
      <w:r w:rsidR="00DD467B" w:rsidRPr="00831DB0">
        <w:t xml:space="preserve">in host </w:t>
      </w:r>
      <w:r w:rsidR="00BA5EF3" w:rsidRPr="00831DB0">
        <w:t xml:space="preserve">resistance </w:t>
      </w:r>
      <w:r w:rsidR="00DD467B" w:rsidRPr="00831DB0">
        <w:t xml:space="preserve">often </w:t>
      </w:r>
      <w:r w:rsidR="00BA5EF3" w:rsidRPr="00831DB0">
        <w:t>associate</w:t>
      </w:r>
      <w:r>
        <w:t>s</w:t>
      </w:r>
      <w:r w:rsidR="00BA5EF3" w:rsidRPr="00831DB0">
        <w:t xml:space="preserve"> with </w:t>
      </w:r>
      <w:r w:rsidR="00DD467B" w:rsidRPr="00831DB0">
        <w:t>reduc</w:t>
      </w:r>
      <w:r w:rsidR="00BA5EF3" w:rsidRPr="00831DB0">
        <w:t>ed</w:t>
      </w:r>
      <w:r w:rsidR="00DD467B" w:rsidRPr="00831DB0">
        <w:t xml:space="preserve"> pathogen </w:t>
      </w:r>
      <w:r w:rsidR="00394054">
        <w:t>spread</w:t>
      </w:r>
      <w:r w:rsidR="00C26248">
        <w:t>.</w:t>
      </w:r>
      <w:r w:rsidR="007D3B6B">
        <w:t xml:space="preserve"> </w:t>
      </w:r>
      <w:r w:rsidR="00C26248">
        <w:t>This</w:t>
      </w:r>
      <w:r w:rsidR="00DD467B" w:rsidRPr="00831DB0">
        <w:t xml:space="preserve"> may </w:t>
      </w:r>
      <w:r w:rsidR="007D3B6B">
        <w:t xml:space="preserve">result </w:t>
      </w:r>
      <w:r>
        <w:t>from</w:t>
      </w:r>
      <w:r w:rsidR="00BA5EF3" w:rsidRPr="00831DB0">
        <w:t xml:space="preserve"> </w:t>
      </w:r>
      <w:ins w:id="102" w:author="Common, Jack" w:date="2019-10-24T14:18:00Z">
        <w:r w:rsidR="00BC2524">
          <w:t>ecological and evolutionary processes,</w:t>
        </w:r>
      </w:ins>
      <w:del w:id="103" w:author="Common, Jack" w:date="2019-10-24T14:18:00Z">
        <w:r w:rsidR="00800697" w:rsidDel="00BC2524">
          <w:delText>limitation of</w:delText>
        </w:r>
        <w:r w:rsidR="007D3B6B" w:rsidDel="00BC2524">
          <w:delText xml:space="preserve"> </w:delText>
        </w:r>
        <w:r w:rsidR="00FD2183" w:rsidRPr="00831DB0" w:rsidDel="00BC2524">
          <w:delText>pathogen</w:delText>
        </w:r>
        <w:r w:rsidR="00DD467B" w:rsidRPr="00831DB0" w:rsidDel="00BC2524">
          <w:delText xml:space="preserve"> evolution</w:delText>
        </w:r>
      </w:del>
      <w:ins w:id="104" w:author="Common, Jack" w:date="2019-10-24T13:56:00Z">
        <w:r w:rsidR="00A37855">
          <w:t xml:space="preserve"> </w:t>
        </w:r>
      </w:ins>
      <w:ins w:id="105" w:author="Common, Jack" w:date="2019-10-24T14:18:00Z">
        <w:r w:rsidR="00BC2524">
          <w:t>likely with</w:t>
        </w:r>
      </w:ins>
      <w:ins w:id="106" w:author="Common, Jack" w:date="2019-10-24T13:56:00Z">
        <w:r w:rsidR="00A37855">
          <w:t xml:space="preserve"> feedback between the</w:t>
        </w:r>
      </w:ins>
      <w:ins w:id="107" w:author="Common, Jack" w:date="2019-10-24T14:18:00Z">
        <w:r w:rsidR="00BC2524">
          <w:t>m</w:t>
        </w:r>
      </w:ins>
      <w:del w:id="108" w:author="Common, Jack" w:date="2019-10-23T12:35:00Z">
        <w:r w:rsidR="00800697" w:rsidDel="00384406">
          <w:delText>,</w:delText>
        </w:r>
        <w:r w:rsidR="00DD467B" w:rsidRPr="00831DB0" w:rsidDel="00384406">
          <w:delText xml:space="preserve"> and </w:delText>
        </w:r>
        <w:r w:rsidR="007D3B6B" w:rsidDel="00384406">
          <w:delText xml:space="preserve">reduced </w:delText>
        </w:r>
        <w:r w:rsidR="001E08C7" w:rsidDel="00384406">
          <w:delText xml:space="preserve">pathogen reproduction due to </w:delText>
        </w:r>
        <w:r w:rsidR="003F7918" w:rsidDel="00384406">
          <w:delText>the dilution of focal hosts</w:delText>
        </w:r>
      </w:del>
      <w:r w:rsidR="00DD467B" w:rsidRPr="00831DB0">
        <w:t xml:space="preserve">. </w:t>
      </w:r>
      <w:r w:rsidR="009F2896">
        <w:t>T</w:t>
      </w:r>
      <w:r w:rsidR="009F2896" w:rsidRPr="00A85A90">
        <w:t>heor</w:t>
      </w:r>
      <w:r w:rsidR="009F2896">
        <w:t>y and e</w:t>
      </w:r>
      <w:r w:rsidR="00BA5EF3" w:rsidRPr="00831DB0">
        <w:t>xperiment</w:t>
      </w:r>
      <w:r w:rsidR="007D3B6B">
        <w:t>s</w:t>
      </w:r>
      <w:r w:rsidR="00BA5EF3" w:rsidRPr="00831DB0">
        <w:t xml:space="preserve"> </w:t>
      </w:r>
      <w:r w:rsidR="007D3B6B">
        <w:t>on</w:t>
      </w:r>
      <w:r w:rsidR="00FD2183" w:rsidRPr="00831DB0">
        <w:t xml:space="preserve"> </w:t>
      </w:r>
      <w:r w:rsidR="00CB6541">
        <w:t xml:space="preserve">bacteria-phage interactions </w:t>
      </w:r>
      <w:r w:rsidR="00861D22">
        <w:t>have shown</w:t>
      </w:r>
      <w:r w:rsidR="007D3B6B">
        <w:t xml:space="preserve"> that</w:t>
      </w:r>
      <w:r w:rsidR="00DD467B" w:rsidRPr="00831DB0">
        <w:t xml:space="preserve"> </w:t>
      </w:r>
      <w:r w:rsidR="00BD0109">
        <w:t>genetic diversity of</w:t>
      </w:r>
      <w:r w:rsidR="00BD0109" w:rsidRPr="00A24D85">
        <w:t xml:space="preserve"> </w:t>
      </w:r>
      <w:r w:rsidR="00BD0109">
        <w:t>the bacterial adaptive immune system</w:t>
      </w:r>
      <w:r w:rsidR="00BA5EF3" w:rsidRPr="00831DB0">
        <w:t xml:space="preserve"> </w:t>
      </w:r>
      <w:r w:rsidR="00640921">
        <w:t xml:space="preserve">can </w:t>
      </w:r>
      <w:r w:rsidR="007D3B6B">
        <w:t>limit</w:t>
      </w:r>
      <w:r w:rsidR="00BA5EF3" w:rsidRPr="00831DB0">
        <w:t xml:space="preserve"> </w:t>
      </w:r>
      <w:r w:rsidR="00DD467B" w:rsidRPr="00831DB0">
        <w:t xml:space="preserve">phage </w:t>
      </w:r>
      <w:r w:rsidR="007D3B6B">
        <w:t>evolution</w:t>
      </w:r>
      <w:r w:rsidR="00DD467B" w:rsidRPr="00831DB0">
        <w:t xml:space="preserve"> to overcome resistance. </w:t>
      </w:r>
      <w:ins w:id="109" w:author="Common, Jack" w:date="2019-10-24T13:58:00Z">
        <w:r w:rsidR="00775D54">
          <w:t xml:space="preserve">Using </w:t>
        </w:r>
      </w:ins>
      <w:ins w:id="110" w:author="Common, Jack" w:date="2019-10-24T14:52:00Z">
        <w:r w:rsidR="00576273">
          <w:t>the CRISPR-Cas</w:t>
        </w:r>
      </w:ins>
      <w:ins w:id="111" w:author="Common, Jack" w:date="2019-10-24T13:58:00Z">
        <w:r w:rsidR="00775D54">
          <w:t xml:space="preserve"> bacterial immune system and </w:t>
        </w:r>
      </w:ins>
      <w:ins w:id="112" w:author="Common, Jack" w:date="2019-10-24T14:00:00Z">
        <w:r w:rsidR="000C7DCB">
          <w:t xml:space="preserve">lytic </w:t>
        </w:r>
      </w:ins>
      <w:ins w:id="113" w:author="Common, Jack" w:date="2019-10-24T13:58:00Z">
        <w:r w:rsidR="00432561">
          <w:t>phage</w:t>
        </w:r>
      </w:ins>
      <w:ins w:id="114" w:author="Common, Jack" w:date="2019-10-24T13:59:00Z">
        <w:r w:rsidR="000C7DCB">
          <w:t>,</w:t>
        </w:r>
        <w:r w:rsidR="00EC1729">
          <w:t xml:space="preserve"> </w:t>
        </w:r>
        <w:r w:rsidR="000C7DCB">
          <w:t xml:space="preserve">we </w:t>
        </w:r>
      </w:ins>
      <w:ins w:id="115" w:author="Common, Jack" w:date="2019-10-24T14:00:00Z">
        <w:r w:rsidR="000C7DCB">
          <w:t xml:space="preserve">engineered a host-pathogen </w:t>
        </w:r>
        <w:r w:rsidR="00AC14DD">
          <w:t xml:space="preserve">system with </w:t>
        </w:r>
      </w:ins>
      <w:ins w:id="116" w:author="Common, Jack" w:date="2019-10-24T14:53:00Z">
        <w:r w:rsidR="00154DFA">
          <w:t xml:space="preserve">a </w:t>
        </w:r>
        <w:r w:rsidR="000001AD">
          <w:t>non-ov</w:t>
        </w:r>
        <w:r w:rsidR="00154DFA">
          <w:t>erlapping genetic architecture of infectivity</w:t>
        </w:r>
      </w:ins>
      <w:ins w:id="117" w:author="Common, Jack" w:date="2019-10-24T14:01:00Z">
        <w:r w:rsidR="00AC14DD">
          <w:t xml:space="preserve">. </w:t>
        </w:r>
        <w:r w:rsidR="00567C30">
          <w:t xml:space="preserve">With this model system, we </w:t>
        </w:r>
      </w:ins>
      <w:del w:id="118" w:author="Common, Jack" w:date="2019-10-24T14:01:00Z">
        <w:r w:rsidR="00BA5EF3" w:rsidRPr="00831DB0" w:rsidDel="00567C30">
          <w:delText xml:space="preserve">Here we </w:delText>
        </w:r>
      </w:del>
      <w:r w:rsidR="00BA5EF3" w:rsidRPr="00831DB0">
        <w:t>explore</w:t>
      </w:r>
      <w:ins w:id="119" w:author="Common, Jack" w:date="2019-10-24T14:01:00Z">
        <w:r w:rsidR="00567C30">
          <w:t>d</w:t>
        </w:r>
      </w:ins>
      <w:r w:rsidR="00BA5EF3" w:rsidRPr="00831DB0">
        <w:t xml:space="preserve"> </w:t>
      </w:r>
      <w:r w:rsidR="007D3B6B">
        <w:t>how</w:t>
      </w:r>
      <w:r w:rsidR="00BA5EF3" w:rsidRPr="00831DB0">
        <w:t xml:space="preserve"> </w:t>
      </w:r>
      <w:del w:id="120" w:author="Common, Jack" w:date="2019-10-24T13:58:00Z">
        <w:r w:rsidR="00640921" w:rsidDel="009B0990">
          <w:delText>immune</w:delText>
        </w:r>
        <w:r w:rsidR="00640921" w:rsidRPr="00831DB0" w:rsidDel="009B0990">
          <w:delText xml:space="preserve"> </w:delText>
        </w:r>
      </w:del>
      <w:r w:rsidR="00BA5EF3" w:rsidRPr="00831DB0">
        <w:t xml:space="preserve">diversity </w:t>
      </w:r>
      <w:r w:rsidR="007D3B6B">
        <w:t>impacts the spread of</w:t>
      </w:r>
      <w:r w:rsidR="00D7746E" w:rsidRPr="00831DB0">
        <w:t xml:space="preserve"> </w:t>
      </w:r>
      <w:r w:rsidR="00BA5EF3" w:rsidRPr="00831DB0">
        <w:t xml:space="preserve">phage </w:t>
      </w:r>
      <w:r w:rsidR="0024773B">
        <w:t>when they can</w:t>
      </w:r>
      <w:r w:rsidR="007D3B6B">
        <w:t xml:space="preserve"> overcome a</w:t>
      </w:r>
      <w:r w:rsidR="00BA5EF3" w:rsidRPr="00831DB0">
        <w:t xml:space="preserve"> </w:t>
      </w:r>
      <w:r w:rsidR="007D3B6B">
        <w:t xml:space="preserve">resistance </w:t>
      </w:r>
      <w:r w:rsidR="00BA5EF3" w:rsidRPr="00831DB0">
        <w:t>allele</w:t>
      </w:r>
      <w:r w:rsidR="00BD0109">
        <w:t xml:space="preserve">, </w:t>
      </w:r>
      <w:del w:id="121" w:author="Common, Jack" w:date="2019-10-24T14:01:00Z">
        <w:r w:rsidR="00BD0109" w:rsidDel="00C84B43">
          <w:delText>and whether</w:delText>
        </w:r>
      </w:del>
      <w:ins w:id="122" w:author="Common, Jack" w:date="2019-10-24T14:01:00Z">
        <w:r w:rsidR="00C84B43">
          <w:t>how</w:t>
        </w:r>
      </w:ins>
      <w:r w:rsidR="00BD0109">
        <w:t xml:space="preserve"> </w:t>
      </w:r>
      <w:r w:rsidR="00640921">
        <w:t>immune</w:t>
      </w:r>
      <w:r w:rsidR="00435CFC">
        <w:t xml:space="preserve"> </w:t>
      </w:r>
      <w:r w:rsidR="00BD0109">
        <w:t>diversity affects the evolution of the phage to increase its host range</w:t>
      </w:r>
      <w:ins w:id="123" w:author="Common, Jack" w:date="2019-10-24T14:02:00Z">
        <w:r w:rsidR="00C84B43">
          <w:t xml:space="preserve">, and if there was feedback </w:t>
        </w:r>
      </w:ins>
      <w:ins w:id="124" w:author="Common, Jack" w:date="2019-10-24T14:53:00Z">
        <w:r w:rsidR="00154DFA">
          <w:t xml:space="preserve">between </w:t>
        </w:r>
      </w:ins>
      <w:ins w:id="125" w:author="Common, Jack" w:date="2019-10-24T14:18:00Z">
        <w:r w:rsidR="00FF111A">
          <w:t>these</w:t>
        </w:r>
      </w:ins>
      <w:ins w:id="126" w:author="Common, Jack" w:date="2019-10-24T14:02:00Z">
        <w:r w:rsidR="00C84B43">
          <w:t xml:space="preserve"> processes</w:t>
        </w:r>
      </w:ins>
      <w:r w:rsidR="00BA5EF3" w:rsidRPr="00831DB0">
        <w:t>.</w:t>
      </w:r>
      <w:r w:rsidR="00FD2183" w:rsidRPr="00831DB0">
        <w:t xml:space="preserve"> We </w:t>
      </w:r>
      <w:r w:rsidR="00F00B8B" w:rsidRPr="00831DB0">
        <w:rPr>
          <w:bCs/>
        </w:rPr>
        <w:t xml:space="preserve">show </w:t>
      </w:r>
      <w:r w:rsidR="00D7746E" w:rsidRPr="00831DB0">
        <w:rPr>
          <w:bCs/>
        </w:rPr>
        <w:t xml:space="preserve">that </w:t>
      </w:r>
      <w:ins w:id="127" w:author="Common, Jack" w:date="2019-10-24T14:16:00Z">
        <w:r w:rsidR="00E4319C">
          <w:rPr>
            <w:bCs/>
          </w:rPr>
          <w:t xml:space="preserve">increasing </w:t>
        </w:r>
      </w:ins>
      <w:del w:id="128" w:author="Common, Jack" w:date="2019-10-24T14:15:00Z">
        <w:r w:rsidR="007D3B6B" w:rsidDel="008D2A45">
          <w:rPr>
            <w:bCs/>
          </w:rPr>
          <w:delText>higher</w:delText>
        </w:r>
        <w:r w:rsidR="00D7746E" w:rsidRPr="00831DB0" w:rsidDel="008D2A45">
          <w:rPr>
            <w:bCs/>
          </w:rPr>
          <w:delText xml:space="preserve"> </w:delText>
        </w:r>
      </w:del>
      <w:r w:rsidR="00D7746E" w:rsidRPr="00831DB0">
        <w:rPr>
          <w:bCs/>
        </w:rPr>
        <w:t>diversity</w:t>
      </w:r>
      <w:ins w:id="129" w:author="Common, Jack" w:date="2019-10-24T14:03:00Z">
        <w:r w:rsidR="00040CE1">
          <w:rPr>
            <w:bCs/>
          </w:rPr>
          <w:t xml:space="preserve"> benefits</w:t>
        </w:r>
      </w:ins>
      <w:r w:rsidR="00D7746E" w:rsidRPr="00831DB0">
        <w:rPr>
          <w:bCs/>
        </w:rPr>
        <w:t xml:space="preserve"> </w:t>
      </w:r>
      <w:del w:id="130" w:author="Common, Jack" w:date="2019-10-24T14:02:00Z">
        <w:r w:rsidR="00F00B8B" w:rsidRPr="00831DB0" w:rsidDel="00C84B43">
          <w:rPr>
            <w:bCs/>
          </w:rPr>
          <w:delText>benefit</w:delText>
        </w:r>
        <w:r w:rsidR="007D3B6B" w:rsidDel="00C84B43">
          <w:rPr>
            <w:bCs/>
          </w:rPr>
          <w:delText>s</w:delText>
        </w:r>
        <w:r w:rsidR="00D7746E" w:rsidRPr="00831DB0" w:rsidDel="00C84B43">
          <w:rPr>
            <w:bCs/>
          </w:rPr>
          <w:delText xml:space="preserve"> </w:delText>
        </w:r>
        <w:r w:rsidDel="00C84B43">
          <w:rPr>
            <w:bCs/>
          </w:rPr>
          <w:delText xml:space="preserve">both </w:delText>
        </w:r>
        <w:r w:rsidR="007D3B6B" w:rsidDel="00C84B43">
          <w:rPr>
            <w:bCs/>
          </w:rPr>
          <w:delText>susceptible and resistant</w:delText>
        </w:r>
      </w:del>
      <w:ins w:id="131" w:author="Common, Jack" w:date="2019-10-24T14:02:00Z">
        <w:r w:rsidR="00C84B43">
          <w:rPr>
            <w:bCs/>
          </w:rPr>
          <w:t>susceptible</w:t>
        </w:r>
      </w:ins>
      <w:r w:rsidR="007D3B6B">
        <w:rPr>
          <w:bCs/>
        </w:rPr>
        <w:t xml:space="preserve"> </w:t>
      </w:r>
      <w:r>
        <w:rPr>
          <w:bCs/>
        </w:rPr>
        <w:t>bacteria</w:t>
      </w:r>
      <w:r w:rsidR="00D7746E" w:rsidRPr="00831DB0">
        <w:rPr>
          <w:bCs/>
        </w:rPr>
        <w:t xml:space="preserve"> by limiting the spread of the phage, </w:t>
      </w:r>
      <w:ins w:id="132" w:author="Common, Jack" w:date="2019-10-24T14:17:00Z">
        <w:r w:rsidR="004718B8">
          <w:rPr>
            <w:bCs/>
          </w:rPr>
          <w:t xml:space="preserve">likely through a dilution effect. </w:t>
        </w:r>
      </w:ins>
      <w:ins w:id="133" w:author="Common, Jack" w:date="2019-10-24T14:16:00Z">
        <w:r w:rsidR="00E4319C" w:rsidRPr="00015646">
          <w:rPr>
            <w:rPrChange w:id="134" w:author="Common, Jack" w:date="2019-10-24T15:16:00Z">
              <w:rPr>
                <w:rFonts w:cs="Arial"/>
                <w:bCs/>
                <w:color w:val="000000" w:themeColor="text1"/>
              </w:rPr>
            </w:rPrChange>
          </w:rPr>
          <w:t xml:space="preserve">Our data </w:t>
        </w:r>
        <w:r w:rsidR="00C13B9C" w:rsidRPr="00015646">
          <w:rPr>
            <w:rPrChange w:id="135" w:author="Common, Jack" w:date="2019-10-24T15:16:00Z">
              <w:rPr>
                <w:rFonts w:cs="Arial"/>
                <w:bCs/>
                <w:color w:val="000000" w:themeColor="text1"/>
              </w:rPr>
            </w:rPrChange>
          </w:rPr>
          <w:t xml:space="preserve">suggest </w:t>
        </w:r>
      </w:ins>
      <w:del w:id="136" w:author="Common, Jack" w:date="2019-10-24T14:16:00Z">
        <w:r w:rsidRPr="00015646" w:rsidDel="00E4319C">
          <w:rPr>
            <w:rPrChange w:id="137" w:author="Common, Jack" w:date="2019-10-24T15:16:00Z">
              <w:rPr>
                <w:rFonts w:cs="Arial"/>
                <w:bCs/>
                <w:color w:val="000000" w:themeColor="text1"/>
              </w:rPr>
            </w:rPrChange>
          </w:rPr>
          <w:delText xml:space="preserve">and </w:delText>
        </w:r>
      </w:del>
      <w:r w:rsidRPr="00015646">
        <w:rPr>
          <w:rPrChange w:id="138" w:author="Common, Jack" w:date="2019-10-24T15:16:00Z">
            <w:rPr>
              <w:rFonts w:cs="Arial"/>
              <w:bCs/>
              <w:color w:val="000000" w:themeColor="text1"/>
            </w:rPr>
          </w:rPrChange>
        </w:rPr>
        <w:t>th</w:t>
      </w:r>
      <w:ins w:id="139" w:author="Common, Jack" w:date="2019-10-24T14:03:00Z">
        <w:r w:rsidR="003E2194" w:rsidRPr="00015646">
          <w:rPr>
            <w:rPrChange w:id="140" w:author="Common, Jack" w:date="2019-10-24T15:16:00Z">
              <w:rPr>
                <w:rFonts w:cs="Arial"/>
                <w:bCs/>
                <w:color w:val="000000" w:themeColor="text1"/>
              </w:rPr>
            </w:rPrChange>
          </w:rPr>
          <w:t>at ecological processes are the key driver</w:t>
        </w:r>
      </w:ins>
      <w:ins w:id="141" w:author="Common, Jack" w:date="2019-10-24T18:11:00Z">
        <w:r w:rsidR="00FD5933">
          <w:t>s</w:t>
        </w:r>
      </w:ins>
      <w:ins w:id="142" w:author="Common, Jack" w:date="2019-10-24T14:03:00Z">
        <w:r w:rsidR="003E2194" w:rsidRPr="00015646">
          <w:rPr>
            <w:rPrChange w:id="143" w:author="Common, Jack" w:date="2019-10-24T15:16:00Z">
              <w:rPr>
                <w:rFonts w:cs="Arial"/>
                <w:bCs/>
                <w:color w:val="000000" w:themeColor="text1"/>
              </w:rPr>
            </w:rPrChange>
          </w:rPr>
          <w:t xml:space="preserve"> behind the effects of diversity</w:t>
        </w:r>
      </w:ins>
      <w:ins w:id="144" w:author="Common, Jack" w:date="2019-10-24T14:16:00Z">
        <w:r w:rsidR="00E4319C" w:rsidRPr="00015646">
          <w:rPr>
            <w:rPrChange w:id="145" w:author="Common, Jack" w:date="2019-10-24T15:16:00Z">
              <w:rPr>
                <w:rFonts w:cs="Arial"/>
                <w:bCs/>
                <w:color w:val="000000" w:themeColor="text1"/>
              </w:rPr>
            </w:rPrChange>
          </w:rPr>
          <w:t xml:space="preserve"> in host-pathogen systems</w:t>
        </w:r>
      </w:ins>
      <w:del w:id="146" w:author="Common, Jack" w:date="2019-10-24T14:03:00Z">
        <w:r w:rsidRPr="00015646" w:rsidDel="003E2194">
          <w:rPr>
            <w:rPrChange w:id="147" w:author="Common, Jack" w:date="2019-10-24T15:16:00Z">
              <w:rPr>
                <w:rFonts w:cs="Arial"/>
                <w:bCs/>
                <w:color w:val="000000" w:themeColor="text1"/>
              </w:rPr>
            </w:rPrChange>
          </w:rPr>
          <w:delText>is</w:delText>
        </w:r>
        <w:r w:rsidR="00D7746E" w:rsidRPr="00015646" w:rsidDel="003E2194">
          <w:rPr>
            <w:rPrChange w:id="148" w:author="Common, Jack" w:date="2019-10-24T15:16:00Z">
              <w:rPr>
                <w:rFonts w:cs="Arial"/>
                <w:bCs/>
                <w:color w:val="000000" w:themeColor="text1"/>
              </w:rPr>
            </w:rPrChange>
          </w:rPr>
          <w:delText xml:space="preserve"> </w:delText>
        </w:r>
        <w:r w:rsidR="00695637" w:rsidRPr="00015646" w:rsidDel="003E2194">
          <w:rPr>
            <w:rPrChange w:id="149" w:author="Common, Jack" w:date="2019-10-24T15:16:00Z">
              <w:rPr>
                <w:rFonts w:cs="Arial"/>
                <w:bCs/>
                <w:color w:val="000000" w:themeColor="text1"/>
              </w:rPr>
            </w:rPrChange>
          </w:rPr>
          <w:delText>is linked to a</w:delText>
        </w:r>
        <w:r w:rsidR="00F00B8B" w:rsidRPr="00015646" w:rsidDel="003E2194">
          <w:rPr>
            <w:rPrChange w:id="150" w:author="Common, Jack" w:date="2019-10-24T15:16:00Z">
              <w:rPr>
                <w:rFonts w:cs="Arial"/>
                <w:bCs/>
                <w:color w:val="000000" w:themeColor="text1"/>
              </w:rPr>
            </w:rPrChange>
          </w:rPr>
          <w:delText xml:space="preserve"> </w:delText>
        </w:r>
        <w:r w:rsidR="00D7746E" w:rsidRPr="00015646" w:rsidDel="003E2194">
          <w:rPr>
            <w:rPrChange w:id="151" w:author="Common, Jack" w:date="2019-10-24T15:16:00Z">
              <w:rPr>
                <w:rFonts w:cs="Arial"/>
                <w:bCs/>
                <w:color w:val="000000" w:themeColor="text1"/>
              </w:rPr>
            </w:rPrChange>
          </w:rPr>
          <w:delText>r</w:delText>
        </w:r>
        <w:r w:rsidR="00F00B8B" w:rsidRPr="00015646" w:rsidDel="003E2194">
          <w:rPr>
            <w:rPrChange w:id="152" w:author="Common, Jack" w:date="2019-10-24T15:16:00Z">
              <w:rPr>
                <w:rFonts w:cs="Arial"/>
                <w:bCs/>
                <w:color w:val="000000" w:themeColor="text1"/>
              </w:rPr>
            </w:rPrChange>
          </w:rPr>
          <w:delText>educe</w:delText>
        </w:r>
        <w:r w:rsidR="00695637" w:rsidRPr="00015646" w:rsidDel="003E2194">
          <w:rPr>
            <w:rPrChange w:id="153" w:author="Common, Jack" w:date="2019-10-24T15:16:00Z">
              <w:rPr>
                <w:rFonts w:cs="Arial"/>
                <w:bCs/>
                <w:color w:val="000000" w:themeColor="text1"/>
              </w:rPr>
            </w:rPrChange>
          </w:rPr>
          <w:delText>d</w:delText>
        </w:r>
        <w:r w:rsidR="00D7746E" w:rsidRPr="00015646" w:rsidDel="003E2194">
          <w:rPr>
            <w:rPrChange w:id="154" w:author="Common, Jack" w:date="2019-10-24T15:16:00Z">
              <w:rPr>
                <w:rFonts w:cs="Arial"/>
                <w:bCs/>
                <w:color w:val="000000" w:themeColor="text1"/>
              </w:rPr>
            </w:rPrChange>
          </w:rPr>
          <w:delText xml:space="preserve"> </w:delText>
        </w:r>
        <w:r w:rsidR="007D3B6B" w:rsidRPr="00015646" w:rsidDel="003E2194">
          <w:rPr>
            <w:rPrChange w:id="155" w:author="Common, Jack" w:date="2019-10-24T15:16:00Z">
              <w:rPr>
                <w:rFonts w:cs="Arial"/>
                <w:bCs/>
                <w:color w:val="000000" w:themeColor="text1"/>
              </w:rPr>
            </w:rPrChange>
          </w:rPr>
          <w:delText xml:space="preserve">probability </w:delText>
        </w:r>
        <w:r w:rsidR="00D7746E" w:rsidRPr="00015646" w:rsidDel="003E2194">
          <w:rPr>
            <w:rPrChange w:id="156" w:author="Common, Jack" w:date="2019-10-24T15:16:00Z">
              <w:rPr>
                <w:rFonts w:cs="Arial"/>
                <w:bCs/>
                <w:color w:val="000000" w:themeColor="text1"/>
              </w:rPr>
            </w:rPrChange>
          </w:rPr>
          <w:delText xml:space="preserve">that phage acquire further mutations to </w:delText>
        </w:r>
        <w:r w:rsidR="007D3B6B" w:rsidRPr="00015646" w:rsidDel="003E2194">
          <w:rPr>
            <w:rPrChange w:id="157" w:author="Common, Jack" w:date="2019-10-24T15:16:00Z">
              <w:rPr>
                <w:rFonts w:cs="Arial"/>
                <w:bCs/>
                <w:color w:val="000000" w:themeColor="text1"/>
              </w:rPr>
            </w:rPrChange>
          </w:rPr>
          <w:delText xml:space="preserve">overcome other </w:delText>
        </w:r>
        <w:r w:rsidR="00640921" w:rsidRPr="00015646" w:rsidDel="003E2194">
          <w:rPr>
            <w:rPrChange w:id="158" w:author="Common, Jack" w:date="2019-10-24T15:16:00Z">
              <w:rPr>
                <w:rFonts w:cs="Arial"/>
                <w:bCs/>
                <w:color w:val="000000" w:themeColor="text1"/>
              </w:rPr>
            </w:rPrChange>
          </w:rPr>
          <w:delText xml:space="preserve">resistance </w:delText>
        </w:r>
        <w:r w:rsidR="007D3B6B" w:rsidRPr="00015646" w:rsidDel="003E2194">
          <w:rPr>
            <w:rPrChange w:id="159" w:author="Common, Jack" w:date="2019-10-24T15:16:00Z">
              <w:rPr>
                <w:rFonts w:cs="Arial"/>
                <w:bCs/>
                <w:color w:val="000000" w:themeColor="text1"/>
              </w:rPr>
            </w:rPrChange>
          </w:rPr>
          <w:delText>alleles</w:delText>
        </w:r>
      </w:del>
      <w:r w:rsidR="00F00B8B" w:rsidRPr="00015646">
        <w:rPr>
          <w:rPrChange w:id="160" w:author="Common, Jack" w:date="2019-10-24T15:16:00Z">
            <w:rPr>
              <w:rFonts w:cs="Arial"/>
              <w:bCs/>
              <w:color w:val="000000" w:themeColor="text1"/>
            </w:rPr>
          </w:rPrChange>
        </w:rPr>
        <w:t>.</w:t>
      </w:r>
      <w:r w:rsidR="00F00B8B" w:rsidRPr="00831DB0">
        <w:rPr>
          <w:bCs/>
        </w:rPr>
        <w:t xml:space="preserve"> </w:t>
      </w:r>
    </w:p>
    <w:p w14:paraId="374E68CB" w14:textId="77777777" w:rsidR="00015646" w:rsidRDefault="00015646">
      <w:pPr>
        <w:spacing w:line="240" w:lineRule="auto"/>
        <w:rPr>
          <w:ins w:id="161" w:author="Common, Jack" w:date="2019-10-24T15:16:00Z"/>
          <w:bCs/>
        </w:rPr>
      </w:pPr>
      <w:ins w:id="162" w:author="Common, Jack" w:date="2019-10-24T15:16:00Z">
        <w:r>
          <w:rPr>
            <w:bCs/>
          </w:rPr>
          <w:br w:type="page"/>
        </w:r>
      </w:ins>
    </w:p>
    <w:p w14:paraId="3450E8BC" w14:textId="5467A595" w:rsidR="00015646" w:rsidRDefault="00015646" w:rsidP="00015646">
      <w:pPr>
        <w:pStyle w:val="Heading1"/>
        <w:rPr>
          <w:ins w:id="163" w:author="Common, Jack" w:date="2019-10-24T15:17:00Z"/>
        </w:rPr>
      </w:pPr>
      <w:ins w:id="164" w:author="Common, Jack" w:date="2019-10-24T15:17:00Z">
        <w:r>
          <w:lastRenderedPageBreak/>
          <w:t>Author Summary</w:t>
        </w:r>
      </w:ins>
    </w:p>
    <w:p w14:paraId="18E99E11" w14:textId="42F317B4" w:rsidR="00015646" w:rsidRDefault="00015646" w:rsidP="00015646">
      <w:pPr>
        <w:rPr>
          <w:ins w:id="165" w:author="Common, Jack" w:date="2019-10-24T18:27:00Z"/>
        </w:rPr>
      </w:pPr>
    </w:p>
    <w:p w14:paraId="081D5D9F" w14:textId="0D596A0B" w:rsidR="00824DD7" w:rsidRDefault="00EB1FF2" w:rsidP="00824DD7">
      <w:pPr>
        <w:rPr>
          <w:ins w:id="166" w:author="Common, Jack" w:date="2019-10-24T18:27:00Z"/>
          <w:bCs/>
        </w:rPr>
      </w:pPr>
      <w:ins w:id="167" w:author="Common, Jack" w:date="2019-10-24T18:28:00Z">
        <w:r>
          <w:t xml:space="preserve">Diversity in immune systems </w:t>
        </w:r>
        <w:r w:rsidR="000E6CB5">
          <w:t xml:space="preserve">can </w:t>
        </w:r>
      </w:ins>
      <w:ins w:id="168" w:author="Common, Jack" w:date="2019-10-24T18:29:00Z">
        <w:r w:rsidR="00056C47">
          <w:t>slow down or even prevent disease</w:t>
        </w:r>
      </w:ins>
      <w:ins w:id="169" w:author="Common, Jack" w:date="2019-10-24T18:32:00Z">
        <w:r w:rsidR="00B50B00">
          <w:t xml:space="preserve"> (pathogens)</w:t>
        </w:r>
      </w:ins>
      <w:ins w:id="170" w:author="Common, Jack" w:date="2019-10-24T18:29:00Z">
        <w:r w:rsidR="00056C47">
          <w:t xml:space="preserve"> from spreading</w:t>
        </w:r>
      </w:ins>
      <w:ins w:id="171" w:author="Common, Jack" w:date="2019-10-24T18:27:00Z">
        <w:r w:rsidR="00824DD7">
          <w:t xml:space="preserve">. </w:t>
        </w:r>
      </w:ins>
      <w:ins w:id="172" w:author="Common, Jack" w:date="2019-10-24T18:29:00Z">
        <w:r w:rsidR="00056C47">
          <w:t>We already know that diversity matters</w:t>
        </w:r>
        <w:r w:rsidR="002677C2">
          <w:t>, for example in protecting crops</w:t>
        </w:r>
      </w:ins>
      <w:ins w:id="173" w:author="Common, Jack" w:date="2019-10-24T18:30:00Z">
        <w:r w:rsidR="002677C2">
          <w:t xml:space="preserve"> and endangered wild populations from </w:t>
        </w:r>
      </w:ins>
      <w:ins w:id="174" w:author="Common, Jack" w:date="2019-10-24T18:32:00Z">
        <w:r w:rsidR="00B50B00">
          <w:t>pathogens</w:t>
        </w:r>
      </w:ins>
      <w:ins w:id="175" w:author="Common, Jack" w:date="2019-10-24T18:30:00Z">
        <w:r w:rsidR="002677C2">
          <w:t xml:space="preserve">. </w:t>
        </w:r>
        <w:r w:rsidR="00D1072B">
          <w:t xml:space="preserve">However, it’s not entirely clear what drives this effect of diversity. </w:t>
        </w:r>
      </w:ins>
      <w:ins w:id="176" w:author="Common, Jack" w:date="2019-10-24T18:31:00Z">
        <w:r w:rsidR="00D030B3">
          <w:t xml:space="preserve">It could be due to how diversity </w:t>
        </w:r>
        <w:r w:rsidR="007D1445">
          <w:t>“dilutes” hosts, making them harder to infect</w:t>
        </w:r>
      </w:ins>
      <w:ins w:id="177" w:author="Common, Jack" w:date="2019-10-24T18:35:00Z">
        <w:r w:rsidR="00507A5B">
          <w:t>; i</w:t>
        </w:r>
      </w:ins>
      <w:ins w:id="178" w:author="Common, Jack" w:date="2019-10-24T18:31:00Z">
        <w:r w:rsidR="007D1445">
          <w:t xml:space="preserve">t could be because </w:t>
        </w:r>
      </w:ins>
      <w:ins w:id="179" w:author="Common, Jack" w:date="2019-10-24T18:32:00Z">
        <w:r w:rsidR="00B50B00">
          <w:t>new pathogens are less likely to evolve when diversity is high</w:t>
        </w:r>
      </w:ins>
      <w:ins w:id="180" w:author="Common, Jack" w:date="2019-10-24T18:35:00Z">
        <w:r w:rsidR="00507A5B">
          <w:t>; and i</w:t>
        </w:r>
      </w:ins>
      <w:ins w:id="181" w:author="Common, Jack" w:date="2019-10-24T18:32:00Z">
        <w:r w:rsidR="00725387">
          <w:t>t could be a combination of both. To help answer why diversity matters</w:t>
        </w:r>
      </w:ins>
      <w:ins w:id="182" w:author="Common, Jack" w:date="2019-10-24T18:33:00Z">
        <w:r w:rsidR="00725387">
          <w:t xml:space="preserve"> for disease spread, </w:t>
        </w:r>
        <w:r w:rsidR="00A8028F">
          <w:t xml:space="preserve">we did an experiment with bacteria and their viruses. </w:t>
        </w:r>
      </w:ins>
      <w:ins w:id="183" w:author="Common, Jack" w:date="2019-10-24T18:27:00Z">
        <w:r w:rsidR="00824DD7" w:rsidRPr="00831DB0">
          <w:t xml:space="preserve">We </w:t>
        </w:r>
      </w:ins>
      <w:ins w:id="184" w:author="Common, Jack" w:date="2019-10-24T18:33:00Z">
        <w:r w:rsidR="00A8028F">
          <w:rPr>
            <w:bCs/>
          </w:rPr>
          <w:t>found that</w:t>
        </w:r>
      </w:ins>
      <w:ins w:id="185" w:author="Common, Jack" w:date="2019-10-24T18:34:00Z">
        <w:r w:rsidR="00A8028F">
          <w:rPr>
            <w:bCs/>
          </w:rPr>
          <w:t xml:space="preserve"> diversity matters because </w:t>
        </w:r>
        <w:r w:rsidR="00A51491">
          <w:rPr>
            <w:bCs/>
          </w:rPr>
          <w:t>the bacteria a virus can infect get</w:t>
        </w:r>
      </w:ins>
      <w:ins w:id="186" w:author="Common, Jack" w:date="2019-10-24T19:15:00Z">
        <w:r w:rsidR="00042D6F">
          <w:rPr>
            <w:bCs/>
          </w:rPr>
          <w:t>s</w:t>
        </w:r>
      </w:ins>
      <w:ins w:id="187" w:author="Common, Jack" w:date="2019-10-24T18:34:00Z">
        <w:r w:rsidR="00A51491">
          <w:rPr>
            <w:bCs/>
          </w:rPr>
          <w:t xml:space="preserve"> more diluted</w:t>
        </w:r>
      </w:ins>
      <w:ins w:id="188" w:author="Common, Jack" w:date="2019-10-24T18:27:00Z">
        <w:r w:rsidR="00824DD7" w:rsidRPr="00831DB0">
          <w:rPr>
            <w:bCs/>
          </w:rPr>
          <w:t xml:space="preserve">, </w:t>
        </w:r>
      </w:ins>
      <w:ins w:id="189" w:author="Common, Jack" w:date="2019-10-24T18:34:00Z">
        <w:r w:rsidR="00A51491">
          <w:rPr>
            <w:bCs/>
          </w:rPr>
          <w:t>which slows and eventually stops the virus</w:t>
        </w:r>
      </w:ins>
      <w:ins w:id="190" w:author="Common, Jack" w:date="2019-10-24T18:27:00Z">
        <w:r w:rsidR="00824DD7">
          <w:rPr>
            <w:bCs/>
          </w:rPr>
          <w:t xml:space="preserve">. </w:t>
        </w:r>
      </w:ins>
      <w:ins w:id="191" w:author="Common, Jack" w:date="2019-10-24T18:34:00Z">
        <w:r w:rsidR="00A51491">
          <w:t xml:space="preserve">This is important </w:t>
        </w:r>
        <w:r w:rsidR="00F53A90">
          <w:t xml:space="preserve">because </w:t>
        </w:r>
      </w:ins>
      <w:ins w:id="192" w:author="Common, Jack" w:date="2019-10-24T18:35:00Z">
        <w:r w:rsidR="00F53A90">
          <w:t>it gives us a better</w:t>
        </w:r>
      </w:ins>
      <w:ins w:id="193" w:author="Common, Jack" w:date="2019-10-24T18:34:00Z">
        <w:r w:rsidR="00F53A90">
          <w:t xml:space="preserve"> </w:t>
        </w:r>
      </w:ins>
      <w:ins w:id="194" w:author="Common, Jack" w:date="2019-10-24T18:35:00Z">
        <w:r w:rsidR="00F53A90">
          <w:t xml:space="preserve">idea of how to </w:t>
        </w:r>
        <w:r w:rsidR="00507A5B">
          <w:t>limit diseases in already threatened populations.</w:t>
        </w:r>
      </w:ins>
      <w:ins w:id="195" w:author="Common, Jack" w:date="2019-10-24T18:34:00Z">
        <w:r w:rsidR="00F53A90">
          <w:t xml:space="preserve"> </w:t>
        </w:r>
      </w:ins>
    </w:p>
    <w:p w14:paraId="02E13221" w14:textId="77777777" w:rsidR="00824DD7" w:rsidRDefault="00824DD7" w:rsidP="00015646">
      <w:pPr>
        <w:rPr>
          <w:ins w:id="196" w:author="Common, Jack" w:date="2019-10-24T18:25:00Z"/>
        </w:rPr>
      </w:pPr>
    </w:p>
    <w:p w14:paraId="00D9DE96" w14:textId="77777777" w:rsidR="009629FB" w:rsidRDefault="009629FB" w:rsidP="00015646">
      <w:pPr>
        <w:rPr>
          <w:ins w:id="197" w:author="Common, Jack" w:date="2019-10-24T15:17:00Z"/>
        </w:rPr>
      </w:pPr>
    </w:p>
    <w:p w14:paraId="02AC1EB9" w14:textId="6F01E2B3" w:rsidR="004458F5" w:rsidRPr="009C0FC6" w:rsidDel="00015646" w:rsidRDefault="00C64DF3">
      <w:pPr>
        <w:pStyle w:val="Heading1"/>
        <w:rPr>
          <w:del w:id="198" w:author="Common, Jack" w:date="2019-10-24T15:16:00Z"/>
        </w:rPr>
        <w:pPrChange w:id="199" w:author="Common, Jack" w:date="2019-10-24T15:22:00Z">
          <w:pPr>
            <w:spacing w:line="480" w:lineRule="auto"/>
            <w:jc w:val="both"/>
          </w:pPr>
        </w:pPrChange>
      </w:pPr>
      <w:del w:id="200" w:author="Common, Jack" w:date="2019-10-24T14:15:00Z">
        <w:r w:rsidDel="00B66BB7">
          <w:delText>T</w:delText>
        </w:r>
        <w:r w:rsidR="00D7746E" w:rsidRPr="00831DB0" w:rsidDel="00B66BB7">
          <w:delText xml:space="preserve">hese data </w:delText>
        </w:r>
        <w:r w:rsidR="00BD0109" w:rsidDel="00B66BB7">
          <w:delText xml:space="preserve">highlight </w:delText>
        </w:r>
      </w:del>
      <w:del w:id="201" w:author="Common, Jack" w:date="2019-10-24T14:14:00Z">
        <w:r w:rsidR="00BD0109" w:rsidDel="00500D9F">
          <w:delText>the tight link between</w:delText>
        </w:r>
        <w:r w:rsidR="00D7746E" w:rsidRPr="00831DB0" w:rsidDel="00500D9F">
          <w:delText xml:space="preserve"> </w:delText>
        </w:r>
        <w:r w:rsidR="00BD0109" w:rsidDel="00500D9F">
          <w:delText>the</w:delText>
        </w:r>
        <w:r w:rsidR="00D7746E" w:rsidRPr="00831DB0" w:rsidDel="00500D9F">
          <w:delText xml:space="preserve"> </w:delText>
        </w:r>
      </w:del>
      <w:del w:id="202" w:author="Common, Jack" w:date="2019-10-23T12:24:00Z">
        <w:r w:rsidR="00D7746E" w:rsidRPr="00831DB0" w:rsidDel="00D82B93">
          <w:delText>epidemiological</w:delText>
        </w:r>
      </w:del>
      <w:del w:id="203" w:author="Common, Jack" w:date="2019-10-24T14:15:00Z">
        <w:r w:rsidR="00D7746E" w:rsidRPr="00831DB0" w:rsidDel="00B66BB7">
          <w:delText xml:space="preserve"> </w:delText>
        </w:r>
      </w:del>
      <w:del w:id="204" w:author="Common, Jack" w:date="2019-10-24T14:14:00Z">
        <w:r w:rsidR="00D7746E" w:rsidRPr="00831DB0" w:rsidDel="00B66BB7">
          <w:delText xml:space="preserve">and evolutionary </w:delText>
        </w:r>
      </w:del>
      <w:del w:id="205" w:author="Common, Jack" w:date="2019-10-24T14:15:00Z">
        <w:r w:rsidR="00D7746E" w:rsidRPr="00831DB0" w:rsidDel="00B66BB7">
          <w:delText xml:space="preserve">consequences of host resistance allele diversity </w:delText>
        </w:r>
        <w:r w:rsidR="00BD0109" w:rsidDel="00B66BB7">
          <w:delText>and their</w:delText>
        </w:r>
        <w:r w:rsidDel="00B66BB7">
          <w:delText xml:space="preserve"> key consequences for </w:delText>
        </w:r>
        <w:r w:rsidR="00C94E1A" w:rsidDel="00B66BB7">
          <w:delText>host-pathogen interactions</w:delText>
        </w:r>
        <w:r w:rsidR="007D3B6B" w:rsidRPr="00831DB0" w:rsidDel="00B66BB7">
          <w:delText xml:space="preserve">. </w:delText>
        </w:r>
      </w:del>
      <w:r w:rsidR="004458F5" w:rsidRPr="009C0FC6">
        <w:br w:type="page"/>
      </w:r>
    </w:p>
    <w:p w14:paraId="0FF8ED58" w14:textId="655689B1" w:rsidR="00A56DA6" w:rsidRPr="009C0FC6" w:rsidRDefault="00BA78A7">
      <w:pPr>
        <w:pStyle w:val="Heading1"/>
        <w:pPrChange w:id="206" w:author="Common, Jack" w:date="2019-10-24T15:22:00Z">
          <w:pPr>
            <w:pStyle w:val="Heading1"/>
            <w:spacing w:line="480" w:lineRule="auto"/>
          </w:pPr>
        </w:pPrChange>
      </w:pPr>
      <w:r w:rsidRPr="009C0FC6">
        <w:rPr>
          <w:lang w:val="en-US"/>
        </w:rPr>
        <w:t>Introduction</w:t>
      </w:r>
    </w:p>
    <w:p w14:paraId="481A1A54" w14:textId="77777777" w:rsidR="006405D8" w:rsidRPr="009C0FC6" w:rsidRDefault="006405D8">
      <w:pPr>
        <w:jc w:val="both"/>
        <w:rPr>
          <w:lang w:val="en-US"/>
        </w:rPr>
        <w:pPrChange w:id="207" w:author="Common, Jack" w:date="2019-10-23T10:58:00Z">
          <w:pPr>
            <w:spacing w:line="480" w:lineRule="auto"/>
            <w:jc w:val="both"/>
          </w:pPr>
        </w:pPrChange>
      </w:pPr>
    </w:p>
    <w:p w14:paraId="0D2D74E6" w14:textId="6DC47965" w:rsidR="00AE3500" w:rsidRDefault="009F2896">
      <w:pPr>
        <w:jc w:val="both"/>
        <w:rPr>
          <w:rFonts w:eastAsia="Calibri" w:cs="Arial"/>
          <w:color w:val="000000" w:themeColor="text1"/>
        </w:rPr>
        <w:pPrChange w:id="208" w:author="Common, Jack" w:date="2019-10-23T10:58:00Z">
          <w:pPr>
            <w:spacing w:line="480" w:lineRule="auto"/>
            <w:jc w:val="both"/>
          </w:pPr>
        </w:pPrChange>
      </w:pPr>
      <w:r>
        <w:rPr>
          <w:rFonts w:eastAsia="Calibri" w:cs="Arial"/>
          <w:color w:val="000000" w:themeColor="text1"/>
        </w:rPr>
        <w:t>Genetic d</w:t>
      </w:r>
      <w:r w:rsidR="00AE3500" w:rsidRPr="009C0FC6">
        <w:rPr>
          <w:rFonts w:eastAsia="Calibri" w:cs="Arial"/>
          <w:color w:val="000000" w:themeColor="text1"/>
        </w:rPr>
        <w:t xml:space="preserve">iversity is a key determinant of the ecology and evolution of host-pathogen systems. </w:t>
      </w:r>
      <w:r>
        <w:rPr>
          <w:rFonts w:eastAsia="Calibri" w:cs="Arial"/>
          <w:color w:val="000000" w:themeColor="text1"/>
        </w:rPr>
        <w:t>Various</w:t>
      </w:r>
      <w:r w:rsidR="00AE3500" w:rsidRPr="009C0FC6">
        <w:rPr>
          <w:rFonts w:eastAsia="Calibri" w:cs="Arial"/>
          <w:color w:val="000000" w:themeColor="text1"/>
        </w:rPr>
        <w:t xml:space="preserve"> studies </w:t>
      </w:r>
      <w:r>
        <w:rPr>
          <w:rFonts w:eastAsia="Calibri" w:cs="Arial"/>
          <w:color w:val="000000" w:themeColor="text1"/>
        </w:rPr>
        <w:t xml:space="preserve">of wild organisms </w:t>
      </w:r>
      <w:r w:rsidR="00AE3500" w:rsidRPr="009C0FC6">
        <w:rPr>
          <w:rFonts w:eastAsia="Calibri" w:cs="Arial"/>
          <w:color w:val="000000" w:themeColor="text1"/>
        </w:rPr>
        <w:t xml:space="preserve">have shown that </w:t>
      </w:r>
      <w:del w:id="209" w:author="Common, Jack" w:date="2019-10-24T19:59:00Z">
        <w:r w:rsidR="00AE3500" w:rsidRPr="009C0FC6" w:rsidDel="00C40B95">
          <w:rPr>
            <w:rFonts w:eastAsia="Calibri" w:cs="Arial"/>
            <w:color w:val="000000" w:themeColor="text1"/>
          </w:rPr>
          <w:delText xml:space="preserve">the </w:delText>
        </w:r>
      </w:del>
      <w:r>
        <w:rPr>
          <w:rFonts w:eastAsia="Calibri" w:cs="Arial"/>
          <w:color w:val="000000" w:themeColor="text1"/>
        </w:rPr>
        <w:t xml:space="preserve">genetic </w:t>
      </w:r>
      <w:r w:rsidR="00AE3500" w:rsidRPr="009C0FC6">
        <w:rPr>
          <w:rFonts w:eastAsia="Calibri" w:cs="Arial"/>
          <w:color w:val="000000" w:themeColor="text1"/>
        </w:rPr>
        <w:t xml:space="preserve">diversity </w:t>
      </w:r>
      <w:del w:id="210" w:author="Common, Jack" w:date="2019-10-24T20:00:00Z">
        <w:r w:rsidR="00AE3500" w:rsidRPr="009C0FC6" w:rsidDel="00C40B95">
          <w:rPr>
            <w:rFonts w:eastAsia="Calibri" w:cs="Arial"/>
            <w:color w:val="000000" w:themeColor="text1"/>
          </w:rPr>
          <w:delText xml:space="preserve">of </w:delText>
        </w:r>
      </w:del>
      <w:ins w:id="211" w:author="Common, Jack" w:date="2019-10-24T20:00:00Z">
        <w:r w:rsidR="00C40B95">
          <w:rPr>
            <w:rFonts w:eastAsia="Calibri" w:cs="Arial"/>
            <w:color w:val="000000" w:themeColor="text1"/>
          </w:rPr>
          <w:t xml:space="preserve">within a </w:t>
        </w:r>
      </w:ins>
      <w:r w:rsidR="00AE3500" w:rsidRPr="009C0FC6">
        <w:rPr>
          <w:rFonts w:eastAsia="Calibri" w:cs="Arial"/>
          <w:color w:val="000000" w:themeColor="text1"/>
        </w:rPr>
        <w:t xml:space="preserve">host species </w:t>
      </w:r>
      <w:r>
        <w:rPr>
          <w:rFonts w:eastAsia="Calibri" w:cs="Arial"/>
          <w:color w:val="000000" w:themeColor="text1"/>
        </w:rPr>
        <w:t xml:space="preserve">often </w:t>
      </w:r>
      <w:r w:rsidR="00AE3500" w:rsidRPr="009C0FC6">
        <w:rPr>
          <w:rFonts w:eastAsia="Calibri" w:cs="Arial"/>
          <w:color w:val="000000" w:themeColor="text1"/>
        </w:rPr>
        <w:t xml:space="preserve">affects pathogen prevalence. </w:t>
      </w:r>
      <w:del w:id="212" w:author="Common, Jack" w:date="2019-10-24T20:00:00Z">
        <w:r w:rsidR="00AE3500" w:rsidRPr="009C0FC6" w:rsidDel="00166EDC">
          <w:rPr>
            <w:rFonts w:eastAsia="Calibri" w:cs="Arial"/>
            <w:color w:val="000000" w:themeColor="text1"/>
          </w:rPr>
          <w:delText xml:space="preserve">Species with small population sizes, </w:delText>
        </w:r>
        <w:r w:rsidDel="00166EDC">
          <w:rPr>
            <w:rFonts w:eastAsia="Calibri" w:cs="Arial"/>
            <w:color w:val="000000" w:themeColor="text1"/>
          </w:rPr>
          <w:delText>for example</w:delText>
        </w:r>
        <w:r w:rsidRPr="009C0FC6" w:rsidDel="00166EDC">
          <w:rPr>
            <w:rFonts w:eastAsia="Calibri" w:cs="Arial"/>
            <w:color w:val="000000" w:themeColor="text1"/>
          </w:rPr>
          <w:delText xml:space="preserve"> </w:delText>
        </w:r>
        <w:r w:rsidR="00AE3500" w:rsidRPr="009C0FC6" w:rsidDel="00166EDC">
          <w:rPr>
            <w:rFonts w:eastAsia="Calibri" w:cs="Arial"/>
            <w:color w:val="000000" w:themeColor="text1"/>
          </w:rPr>
          <w:delText xml:space="preserve">as a result of human-induced bottlenecks, are particularly vulnerable to pathogens because of </w:delText>
        </w:r>
        <w:r w:rsidR="00BD0109" w:rsidDel="00166EDC">
          <w:rPr>
            <w:rFonts w:eastAsia="Calibri" w:cs="Arial"/>
            <w:color w:val="000000" w:themeColor="text1"/>
          </w:rPr>
          <w:delText xml:space="preserve">their </w:delText>
        </w:r>
        <w:r w:rsidR="00AE3500" w:rsidRPr="009C0FC6" w:rsidDel="00166EDC">
          <w:rPr>
            <w:rFonts w:eastAsia="Calibri" w:cs="Arial"/>
            <w:color w:val="000000" w:themeColor="text1"/>
          </w:rPr>
          <w:delText xml:space="preserve">reduced </w:delText>
        </w:r>
        <w:r w:rsidR="00BD0109" w:rsidDel="00166EDC">
          <w:rPr>
            <w:rFonts w:eastAsia="Calibri" w:cs="Arial"/>
            <w:color w:val="000000" w:themeColor="text1"/>
          </w:rPr>
          <w:delText xml:space="preserve">genetic </w:delText>
        </w:r>
        <w:r w:rsidR="00AE3500" w:rsidRPr="009C0FC6" w:rsidDel="00166EDC">
          <w:rPr>
            <w:rFonts w:eastAsia="Calibri" w:cs="Arial"/>
            <w:color w:val="000000" w:themeColor="text1"/>
          </w:rPr>
          <w:delText xml:space="preserve">diversity. </w:delText>
        </w:r>
      </w:del>
      <w:ins w:id="213" w:author="Common, Jack" w:date="2019-10-24T15:19:00Z">
        <w:r w:rsidR="00923634">
          <w:rPr>
            <w:rFonts w:eastAsia="Calibri" w:cs="Arial"/>
            <w:color w:val="000000" w:themeColor="text1"/>
          </w:rPr>
          <w:t>The importance of diversit</w:t>
        </w:r>
      </w:ins>
      <w:ins w:id="214" w:author="Common, Jack" w:date="2019-10-24T15:20:00Z">
        <w:r w:rsidR="00923634">
          <w:rPr>
            <w:rFonts w:eastAsia="Calibri" w:cs="Arial"/>
            <w:color w:val="000000" w:themeColor="text1"/>
          </w:rPr>
          <w:t xml:space="preserve">y </w:t>
        </w:r>
        <w:r w:rsidR="00CC0FC1">
          <w:rPr>
            <w:rFonts w:eastAsia="Calibri" w:cs="Arial"/>
            <w:color w:val="000000" w:themeColor="text1"/>
          </w:rPr>
          <w:t>for</w:t>
        </w:r>
        <w:r w:rsidR="00923634">
          <w:rPr>
            <w:rFonts w:eastAsia="Calibri" w:cs="Arial"/>
            <w:color w:val="000000" w:themeColor="text1"/>
          </w:rPr>
          <w:t xml:space="preserve"> disease </w:t>
        </w:r>
        <w:r w:rsidR="00CC0FC1">
          <w:rPr>
            <w:rFonts w:eastAsia="Calibri" w:cs="Arial"/>
            <w:color w:val="000000" w:themeColor="text1"/>
          </w:rPr>
          <w:t>prevalence in wild populations has been observed in numerous species</w:t>
        </w:r>
        <w:r w:rsidR="005E14F8">
          <w:rPr>
            <w:rFonts w:eastAsia="Calibri" w:cs="Arial"/>
            <w:color w:val="000000" w:themeColor="text1"/>
          </w:rPr>
          <w:t>, for example</w:t>
        </w:r>
      </w:ins>
      <w:ins w:id="215" w:author="Common, Jack" w:date="2019-10-24T15:23:00Z">
        <w:r w:rsidR="00EB6E22">
          <w:rPr>
            <w:rFonts w:eastAsia="Calibri" w:cs="Arial"/>
            <w:color w:val="000000" w:themeColor="text1"/>
          </w:rPr>
          <w:t xml:space="preserve">: </w:t>
        </w:r>
      </w:ins>
      <w:del w:id="216" w:author="Common, Jack" w:date="2019-10-24T15:20:00Z">
        <w:r w:rsidR="00AE3500" w:rsidRPr="009C0FC6" w:rsidDel="005E14F8">
          <w:rPr>
            <w:rFonts w:eastAsia="Calibri" w:cs="Arial"/>
            <w:color w:val="000000" w:themeColor="text1"/>
          </w:rPr>
          <w:delText xml:space="preserve">Wild </w:delText>
        </w:r>
      </w:del>
      <w:r w:rsidR="00AE3500" w:rsidRPr="009C0FC6">
        <w:rPr>
          <w:rFonts w:eastAsia="Calibri" w:cs="Arial"/>
          <w:color w:val="000000" w:themeColor="text1"/>
        </w:rPr>
        <w:t xml:space="preserve">cheetahs </w:t>
      </w:r>
      <w:del w:id="217" w:author="Common, Jack" w:date="2019-10-24T15:20:00Z">
        <w:r w:rsidR="00AE3500" w:rsidRPr="009C0FC6" w:rsidDel="005E14F8">
          <w:rPr>
            <w:rFonts w:eastAsia="Calibri" w:cs="Arial"/>
            <w:color w:val="000000" w:themeColor="text1"/>
          </w:rPr>
          <w:delText xml:space="preserve">were shown to have higher viral loads of coronavirus associated with reduced heterozygosity </w:delText>
        </w:r>
      </w:del>
      <w:r w:rsidR="00AE3500" w:rsidRPr="009C0FC6">
        <w:rPr>
          <w:rFonts w:eastAsia="Calibri" w:cs="Arial"/>
          <w:color w:val="000000" w:themeColor="text1"/>
        </w:rPr>
        <w:fldChar w:fldCharType="begin"/>
      </w:r>
      <w:r w:rsidR="00820E6F">
        <w:rPr>
          <w:rFonts w:eastAsia="Calibri" w:cs="Arial"/>
          <w:color w:val="000000" w:themeColor="text1"/>
        </w:rPr>
        <w:instrText xml:space="preserve"> ADDIN EN.CITE &lt;EndNote&gt;&lt;Cite&gt;&lt;Author&gt;O&amp;apos;Brien&lt;/Author&gt;&lt;Year&gt;1985&lt;/Year&gt;&lt;RecNum&gt;357&lt;/RecNum&gt;&lt;DisplayText&gt;(1)&lt;/DisplayText&gt;&lt;record&gt;&lt;rec-number&gt;357&lt;/rec-number&gt;&lt;foreign-keys&gt;&lt;key app="EN" db-id="xrr2swwexa2rd8ed2d6xfwf20r9v5devt2e2" timestamp="1556229298" guid="4dddf99c-3bdc-4704-8f4c-858e86524651"&gt;357&lt;/key&gt;&lt;/foreign-keys&gt;&lt;ref-type name="Journal Article"&gt;17&lt;/ref-type&gt;&lt;contributors&gt;&lt;authors&gt;&lt;author&gt;O&amp;apos;Brien, Stephen J&lt;/author&gt;&lt;author&gt;Roelke, Melody E&lt;/author&gt;&lt;author&gt;Marker, L&lt;/author&gt;&lt;author&gt;Newman, A&lt;/author&gt;&lt;author&gt;Winkler, CA&lt;/author&gt;&lt;author&gt;Meltzer, D&lt;/author&gt;&lt;author&gt;Colly, L&lt;/author&gt;&lt;author&gt;Evermann, JF&lt;/author&gt;&lt;author&gt;Bush, M&lt;/author&gt;&lt;author&gt;Wildt, David E&lt;/author&gt;&lt;/authors&gt;&lt;/contributors&gt;&lt;titles&gt;&lt;title&gt;Genetic basis for species vulnerability in the cheetah&lt;/title&gt;&lt;secondary-title&gt;Science&lt;/secondary-title&gt;&lt;/titles&gt;&lt;periodical&gt;&lt;full-title&gt;Science&lt;/full-title&gt;&lt;/periodical&gt;&lt;pages&gt;1428-1434&lt;/pages&gt;&lt;volume&gt;227&lt;/volume&gt;&lt;number&gt;4693&lt;/number&gt;&lt;dates&gt;&lt;year&gt;1985&lt;/year&gt;&lt;/dates&gt;&lt;isbn&gt;0036-8075&lt;/isbn&gt;&lt;urls&gt;&lt;/urls&gt;&lt;/record&gt;&lt;/Cite&gt;&lt;/EndNote&gt;</w:instrText>
      </w:r>
      <w:r w:rsidR="00AE3500" w:rsidRPr="009C0FC6">
        <w:rPr>
          <w:rFonts w:eastAsia="Calibri" w:cs="Arial"/>
          <w:color w:val="000000" w:themeColor="text1"/>
        </w:rPr>
        <w:fldChar w:fldCharType="separate"/>
      </w:r>
      <w:r w:rsidR="00820E6F">
        <w:rPr>
          <w:rFonts w:eastAsia="Calibri" w:cs="Arial"/>
          <w:noProof/>
          <w:color w:val="000000" w:themeColor="text1"/>
        </w:rPr>
        <w:t>(1)</w:t>
      </w:r>
      <w:r w:rsidR="00AE3500" w:rsidRPr="009C0FC6">
        <w:rPr>
          <w:rFonts w:eastAsia="Calibri" w:cs="Arial"/>
          <w:color w:val="000000" w:themeColor="text1"/>
        </w:rPr>
        <w:fldChar w:fldCharType="end"/>
      </w:r>
      <w:ins w:id="218" w:author="Common, Jack" w:date="2019-10-24T15:21:00Z">
        <w:r w:rsidR="005E14F8">
          <w:rPr>
            <w:rFonts w:eastAsia="Calibri" w:cs="Arial"/>
            <w:color w:val="000000" w:themeColor="text1"/>
          </w:rPr>
          <w:t xml:space="preserve">; </w:t>
        </w:r>
      </w:ins>
      <w:del w:id="219" w:author="Common, Jack" w:date="2019-10-24T15:21:00Z">
        <w:r w:rsidR="00AE3500" w:rsidRPr="009C0FC6" w:rsidDel="005E14F8">
          <w:rPr>
            <w:rFonts w:eastAsia="Calibri" w:cs="Arial"/>
            <w:color w:val="000000" w:themeColor="text1"/>
          </w:rPr>
          <w:delText xml:space="preserve">; fragmented, low-diversity subpopulations of </w:delText>
        </w:r>
      </w:del>
      <w:r w:rsidR="00AE3500" w:rsidRPr="009C0FC6">
        <w:rPr>
          <w:rFonts w:eastAsia="Calibri" w:cs="Arial"/>
          <w:color w:val="000000" w:themeColor="text1"/>
        </w:rPr>
        <w:t xml:space="preserve">Italian agile frogs </w:t>
      </w:r>
      <w:del w:id="220" w:author="Common, Jack" w:date="2019-10-24T15:21:00Z">
        <w:r w:rsidR="00AE3500" w:rsidRPr="009C0FC6" w:rsidDel="005E14F8">
          <w:rPr>
            <w:rFonts w:eastAsia="Calibri" w:cs="Arial"/>
            <w:color w:val="000000" w:themeColor="text1"/>
          </w:rPr>
          <w:delText xml:space="preserve">were more susceptible to </w:delText>
        </w:r>
        <w:r w:rsidR="00AE3500" w:rsidRPr="009C0FC6" w:rsidDel="005E14F8">
          <w:rPr>
            <w:rFonts w:eastAsia="Calibri" w:cs="Arial"/>
            <w:i/>
            <w:iCs/>
            <w:color w:val="000000" w:themeColor="text1"/>
          </w:rPr>
          <w:delText xml:space="preserve">Ranavirus </w:delText>
        </w:r>
      </w:del>
      <w:r w:rsidR="00AE3500" w:rsidRPr="009C0FC6">
        <w:rPr>
          <w:rFonts w:eastAsia="Calibri" w:cs="Arial"/>
          <w:iCs/>
          <w:color w:val="000000" w:themeColor="text1"/>
        </w:rPr>
        <w:fldChar w:fldCharType="begin"/>
      </w:r>
      <w:r w:rsidR="00820E6F">
        <w:rPr>
          <w:rFonts w:eastAsia="Calibri" w:cs="Arial"/>
          <w:iCs/>
          <w:color w:val="000000" w:themeColor="text1"/>
        </w:rPr>
        <w:instrText xml:space="preserve"> ADDIN EN.CITE &lt;EndNote&gt;&lt;Cite&gt;&lt;Author&gt;Pearman&lt;/Author&gt;&lt;Year&gt;2005&lt;/Year&gt;&lt;RecNum&gt;325&lt;/RecNum&gt;&lt;DisplayText&gt;(2)&lt;/DisplayText&gt;&lt;record&gt;&lt;rec-number&gt;325&lt;/rec-number&gt;&lt;foreign-keys&gt;&lt;key app="EN" db-id="xrr2swwexa2rd8ed2d6xfwf20r9v5devt2e2" timestamp="1556229290" guid="d430917d-4582-454e-a81d-caccb8992e2a"&gt;325&lt;/key&gt;&lt;/foreign-keys&gt;&lt;ref-type name="Journal Article"&gt;17&lt;/ref-type&gt;&lt;contributors&gt;&lt;authors&gt;&lt;author&gt;Pearman, Peter B&lt;/author&gt;&lt;author&gt;Garner, Trenton WJ&lt;/author&gt;&lt;/authors&gt;&lt;/contributors&gt;&lt;titles&gt;&lt;title&gt;Susceptibility of Italian agile frog populations to an emerging strain of Ranavirus parallels population genetic diversity&lt;/title&gt;&lt;secondary-title&gt;Ecology Letters&lt;/secondary-title&gt;&lt;/titles&gt;&lt;periodical&gt;&lt;full-title&gt;Ecology Letters&lt;/full-title&gt;&lt;/periodical&gt;&lt;pages&gt;401-408&lt;/pages&gt;&lt;volume&gt;8&lt;/volume&gt;&lt;number&gt;4&lt;/number&gt;&lt;dates&gt;&lt;year&gt;2005&lt;/year&gt;&lt;/dates&gt;&lt;isbn&gt;1461-023X&lt;/isbn&gt;&lt;urls&gt;&lt;/urls&gt;&lt;/record&gt;&lt;/Cite&gt;&lt;/EndNote&gt;</w:instrText>
      </w:r>
      <w:r w:rsidR="00AE3500" w:rsidRPr="009C0FC6">
        <w:rPr>
          <w:rFonts w:eastAsia="Calibri" w:cs="Arial"/>
          <w:iCs/>
          <w:color w:val="000000" w:themeColor="text1"/>
        </w:rPr>
        <w:fldChar w:fldCharType="separate"/>
      </w:r>
      <w:r w:rsidR="00820E6F">
        <w:rPr>
          <w:rFonts w:eastAsia="Calibri" w:cs="Arial"/>
          <w:iCs/>
          <w:noProof/>
          <w:color w:val="000000" w:themeColor="text1"/>
        </w:rPr>
        <w:t>(2)</w:t>
      </w:r>
      <w:r w:rsidR="00AE3500" w:rsidRPr="009C0FC6">
        <w:rPr>
          <w:rFonts w:eastAsia="Calibri" w:cs="Arial"/>
          <w:iCs/>
          <w:color w:val="000000" w:themeColor="text1"/>
        </w:rPr>
        <w:fldChar w:fldCharType="end"/>
      </w:r>
      <w:r w:rsidR="00AE3500" w:rsidRPr="009C0FC6">
        <w:rPr>
          <w:rFonts w:eastAsia="Calibri" w:cs="Arial"/>
          <w:color w:val="000000" w:themeColor="text1"/>
        </w:rPr>
        <w:t xml:space="preserve">; </w:t>
      </w:r>
      <w:ins w:id="221" w:author="Common, Jack" w:date="2019-10-24T15:22:00Z">
        <w:r w:rsidR="0031696D">
          <w:rPr>
            <w:rFonts w:eastAsia="Calibri" w:cs="Arial"/>
            <w:color w:val="000000" w:themeColor="text1"/>
          </w:rPr>
          <w:t xml:space="preserve">crimson rosella </w:t>
        </w:r>
      </w:ins>
      <w:del w:id="222" w:author="Common, Jack" w:date="2019-10-24T15:21:00Z">
        <w:r w:rsidR="000C2B16" w:rsidDel="005E14F8">
          <w:rPr>
            <w:rFonts w:eastAsia="Calibri" w:cs="Arial"/>
            <w:color w:val="000000" w:themeColor="text1"/>
          </w:rPr>
          <w:delText xml:space="preserve">and </w:delText>
        </w:r>
        <w:r w:rsidR="00AE3500" w:rsidRPr="009C0FC6" w:rsidDel="005E14F8">
          <w:rPr>
            <w:rFonts w:eastAsia="Calibri" w:cs="Arial"/>
            <w:color w:val="000000" w:themeColor="text1"/>
          </w:rPr>
          <w:delText xml:space="preserve">more diverse populations of wild </w:delText>
        </w:r>
      </w:del>
      <w:r w:rsidR="00AE3500" w:rsidRPr="009C0FC6">
        <w:rPr>
          <w:rFonts w:eastAsia="Calibri" w:cs="Arial"/>
          <w:color w:val="000000" w:themeColor="text1"/>
        </w:rPr>
        <w:t xml:space="preserve">parrots </w:t>
      </w:r>
      <w:del w:id="223" w:author="Common, Jack" w:date="2019-10-24T15:22:00Z">
        <w:r w:rsidR="00AE3500" w:rsidRPr="009C0FC6" w:rsidDel="0031696D">
          <w:rPr>
            <w:rFonts w:eastAsia="Calibri" w:cs="Arial"/>
            <w:color w:val="000000" w:themeColor="text1"/>
          </w:rPr>
          <w:delText xml:space="preserve">have been shown to have reduced prevalence of beak and feather disease virus </w:delText>
        </w:r>
      </w:del>
      <w:r w:rsidR="00AE3500" w:rsidRPr="009C0FC6">
        <w:rPr>
          <w:rFonts w:eastAsia="Calibri" w:cs="Arial"/>
          <w:color w:val="000000" w:themeColor="text1"/>
        </w:rPr>
        <w:fldChar w:fldCharType="begin"/>
      </w:r>
      <w:r w:rsidR="00820E6F">
        <w:rPr>
          <w:rFonts w:eastAsia="Calibri" w:cs="Arial"/>
          <w:color w:val="000000" w:themeColor="text1"/>
        </w:rPr>
        <w:instrText xml:space="preserve"> ADDIN EN.CITE &lt;EndNote&gt;&lt;Cite&gt;&lt;Author&gt;Eastwood&lt;/Author&gt;&lt;Year&gt;2017&lt;/Year&gt;&lt;RecNum&gt;1711&lt;/RecNum&gt;&lt;DisplayText&gt;(3)&lt;/DisplayText&gt;&lt;record&gt;&lt;rec-number&gt;1711&lt;/rec-number&gt;&lt;foreign-keys&gt;&lt;key app="EN" db-id="xrr2swwexa2rd8ed2d6xfwf20r9v5devt2e2" timestamp="1556632732" guid="af274258-0eb1-4229-8612-a0a932e5b975"&gt;1711&lt;/key&gt;&lt;/foreign-keys&gt;&lt;ref-type name="Journal Article"&gt;17&lt;/ref-type&gt;&lt;contributors&gt;&lt;authors&gt;&lt;author&gt;Eastwood, Justin R&lt;/author&gt;&lt;author&gt;Ribot, Raoul FH&lt;/author&gt;&lt;author&gt;Rollins, Lee Ann&lt;/author&gt;&lt;author&gt;Buchanan, Katherine L&lt;/author&gt;&lt;author&gt;Walder, Ken&lt;/author&gt;&lt;author&gt;Bennett, Andrew TD&lt;/author&gt;&lt;author&gt;Berg, Mathew L&lt;/author&gt;&lt;/authors&gt;&lt;/contributors&gt;&lt;titles&gt;&lt;title&gt;Host heterozygosity and genotype rarity affect viral dynamics in an avian subspecies complex&lt;/title&gt;&lt;secondary-title&gt;Scientific reports&lt;/secondary-title&gt;&lt;/titles&gt;&lt;periodical&gt;&lt;full-title&gt;Scientific reports&lt;/full-title&gt;&lt;/periodical&gt;&lt;pages&gt;13310&lt;/pages&gt;&lt;volume&gt;7&lt;/volume&gt;&lt;number&gt;1&lt;/number&gt;&lt;dates&gt;&lt;year&gt;2017&lt;/year&gt;&lt;/dates&gt;&lt;isbn&gt;2045-2322&lt;/isbn&gt;&lt;urls&gt;&lt;/urls&gt;&lt;/record&gt;&lt;/Cite&gt;&lt;/EndNote&gt;</w:instrText>
      </w:r>
      <w:r w:rsidR="00AE3500" w:rsidRPr="009C0FC6">
        <w:rPr>
          <w:rFonts w:eastAsia="Calibri" w:cs="Arial"/>
          <w:color w:val="000000" w:themeColor="text1"/>
        </w:rPr>
        <w:fldChar w:fldCharType="separate"/>
      </w:r>
      <w:r w:rsidR="00820E6F">
        <w:rPr>
          <w:rFonts w:eastAsia="Calibri" w:cs="Arial"/>
          <w:noProof/>
          <w:color w:val="000000" w:themeColor="text1"/>
        </w:rPr>
        <w:t>(3)</w:t>
      </w:r>
      <w:r w:rsidR="00AE3500" w:rsidRPr="009C0FC6">
        <w:rPr>
          <w:rFonts w:eastAsia="Calibri" w:cs="Arial"/>
          <w:color w:val="000000" w:themeColor="text1"/>
        </w:rPr>
        <w:fldChar w:fldCharType="end"/>
      </w:r>
      <w:ins w:id="224" w:author="Common, Jack" w:date="2019-10-24T15:22:00Z">
        <w:r w:rsidR="0031696D">
          <w:rPr>
            <w:rFonts w:eastAsia="Calibri" w:cs="Arial"/>
            <w:color w:val="000000" w:themeColor="text1"/>
          </w:rPr>
          <w:t xml:space="preserve">; </w:t>
        </w:r>
      </w:ins>
      <w:del w:id="225" w:author="Common, Jack" w:date="2019-10-24T15:22:00Z">
        <w:r w:rsidR="00AE3500" w:rsidRPr="009C0FC6" w:rsidDel="0031696D">
          <w:rPr>
            <w:rFonts w:eastAsia="Calibri" w:cs="Arial"/>
            <w:color w:val="000000" w:themeColor="text1"/>
          </w:rPr>
          <w:delText xml:space="preserve">. </w:delText>
        </w:r>
      </w:del>
      <w:ins w:id="226" w:author="Common, Jack" w:date="2019-10-24T15:22:00Z">
        <w:r w:rsidR="0031696D">
          <w:rPr>
            <w:rFonts w:eastAsia="Calibri" w:cs="Arial"/>
            <w:color w:val="000000" w:themeColor="text1"/>
          </w:rPr>
          <w:t>inb</w:t>
        </w:r>
      </w:ins>
      <w:ins w:id="227" w:author="Common, Jack" w:date="2019-10-24T15:23:00Z">
        <w:r w:rsidR="0031696D">
          <w:rPr>
            <w:rFonts w:eastAsia="Calibri" w:cs="Arial"/>
            <w:color w:val="000000" w:themeColor="text1"/>
          </w:rPr>
          <w:t xml:space="preserve">red </w:t>
        </w:r>
      </w:ins>
      <w:del w:id="228" w:author="Common, Jack" w:date="2019-10-24T15:22:00Z">
        <w:r w:rsidR="00AE3500" w:rsidRPr="009C0FC6" w:rsidDel="0031696D">
          <w:rPr>
            <w:rFonts w:eastAsia="Calibri" w:cs="Arial"/>
            <w:color w:val="000000" w:themeColor="text1"/>
          </w:rPr>
          <w:delText xml:space="preserve">Reductions in heterozygosity associated with inbreeding are associated with increases in host susceptibility </w:delText>
        </w:r>
        <w:r w:rsidR="00AE3500" w:rsidRPr="009C0FC6" w:rsidDel="0031696D">
          <w:rPr>
            <w:rFonts w:eastAsia="Calibri" w:cs="Arial"/>
            <w:color w:val="000000" w:themeColor="text1"/>
          </w:rPr>
          <w:fldChar w:fldCharType="begin">
            <w:fldData xml:space="preserve">PEVuZE5vdGU+PENpdGU+PEF1dGhvcj5TcGllbG1hbjwvQXV0aG9yPjxZZWFyPjIwMDQ8L1llYXI+
PFJlY051bT4zNjE8L1JlY051bT48RGlzcGxheVRleHQ+KDQtNyk8L0Rpc3BsYXlUZXh0PjxyZWNv
cmQ+PHJlYy1udW1iZXI+MzYxPC9yZWMtbnVtYmVyPjxmb3JlaWduLWtleXM+PGtleSBhcHA9IkVO
IiBkYi1pZD0ieHJyMnN3d2V4YTJyZDhlZDJkNnhmd2YyMHI5djVkZXZ0MmUyIiB0aW1lc3RhbXA9
IjE1NTYyMjkyOTgiIGd1aWQ9IjUwYTJiZWNkLTZhMDgtNDhkNy1hYmIzLTE4N2FlNDYyNDZmZiI+
MzYxPC9rZXk+PC9mb3JlaWduLWtleXM+PHJlZi10eXBlIG5hbWU9IkpvdXJuYWwgQXJ0aWNsZSI+
MTc8L3JlZi10eXBlPjxjb250cmlidXRvcnM+PGF1dGhvcnM+PGF1dGhvcj5TcGllbG1hbiwgRGVy
ZWs8L2F1dGhvcj48YXV0aG9yPkJyb29rLCBCYXJyeSBXPC9hdXRob3I+PGF1dGhvcj5CcmlzY29l
LCBEYXZpZCBBPC9hdXRob3I+PGF1dGhvcj5GcmFua2hhbSwgUmljaGFyZDwvYXV0aG9yPjwvYXV0
aG9ycz48L2NvbnRyaWJ1dG9ycz48dGl0bGVzPjx0aXRsZT5Eb2VzIGluYnJlZWRpbmcgYW5kIGxv
c3Mgb2YgZ2VuZXRpYyBkaXZlcnNpdHkgZGVjcmVhc2UgZGlzZWFzZSByZXNpc3RhbmNlPzwvdGl0
bGU+PHNlY29uZGFyeS10aXRsZT5Db25zZXJ2YXRpb24gR2VuZXRpY3M8L3NlY29uZGFyeS10aXRs
ZT48L3RpdGxlcz48cGVyaW9kaWNhbD48ZnVsbC10aXRsZT5Db25zZXJ2YXRpb24gR2VuZXRpY3M8
L2Z1bGwtdGl0bGU+PC9wZXJpb2RpY2FsPjxwYWdlcz40MzktNDQ4PC9wYWdlcz48dm9sdW1lPjU8
L3ZvbHVtZT48bnVtYmVyPjQ8L251bWJlcj48ZGF0ZXM+PHllYXI+MjAwNDwveWVhcj48L2RhdGVz
Pjxpc2JuPjE1NjYtMDYyMTwvaXNibj48dXJscz48L3VybHM+PC9yZWNvcmQ+PC9DaXRlPjxDaXRl
PjxBdXRob3I+RWJlcnQ8L0F1dGhvcj48WWVhcj4yMDA3PC9ZZWFyPjxSZWNOdW0+MzYyPC9SZWNO
dW0+PHJlY29yZD48cmVjLW51bWJlcj4zNjI8L3JlYy1udW1iZXI+PGZvcmVpZ24ta2V5cz48a2V5
IGFwcD0iRU4iIGRiLWlkPSJ4cnIyc3d3ZXhhMnJkOGVkMmQ2eGZ3ZjIwcjl2NWRldnQyZTIiIHRp
bWVzdGFtcD0iMTU1NjIyOTI5OCIgZ3VpZD0iNDlhNTAyOWItMDk1NS00MzRmLTljOTYtZGRmNzJh
MGNlZTQ4Ij4zNjI8L2tleT48L2ZvcmVpZ24ta2V5cz48cmVmLXR5cGUgbmFtZT0iSm91cm5hbCBB
cnRpY2xlIj4xNzwvcmVmLXR5cGU+PGNvbnRyaWJ1dG9ycz48YXV0aG9ycz48YXV0aG9yPkViZXJ0
LCBEaWV0ZXI8L2F1dGhvcj48YXV0aG9yPkFsdGVybWF0dCwgRmxvcmlhbjwvYXV0aG9yPjxhdXRo
b3I+TGFzcywgU2FuZHJhPC9hdXRob3I+PC9hdXRob3JzPjwvY29udHJpYnV0b3JzPjx0aXRsZXM+
PHRpdGxlPkEgc2hvcnQgdGVybSBiZW5lZml0IGZvciBvdXRjcm9zc2luZyBpbiBhIERhcGhuaWEg
bWV0YXBvcHVsYXRpb24gaW4gcmVsYXRpb24gdG8gcGFyYXNpdGlzbTwvdGl0bGU+PHNlY29uZGFy
eS10aXRsZT5Kb3VybmFsIG9mIHRoZSBSb3lhbCBTb2NpZXR5IEludGVyZmFjZTwvc2Vjb25kYXJ5
LXRpdGxlPjwvdGl0bGVzPjxwZXJpb2RpY2FsPjxmdWxsLXRpdGxlPkpvdXJuYWwgb2YgVGhlIFJv
eWFsIFNvY2lldHkgSW50ZXJmYWNlPC9mdWxsLXRpdGxlPjwvcGVyaW9kaWNhbD48cGFnZXM+Nzc3
LTc4NTwvcGFnZXM+PHZvbHVtZT40PC92b2x1bWU+PG51bWJlcj4xNjwvbnVtYmVyPjxkYXRlcz48
eWVhcj4yMDA3PC95ZWFyPjwvZGF0ZXM+PGlzYm4+MTc0Mi01Njg5PC9pc2JuPjx1cmxzPjwvdXJs
cz48L3JlY29yZD48L0NpdGU+PENpdGU+PEF1dGhvcj5LZXJzdGVzPC9BdXRob3I+PFllYXI+MjAx
MTwvWWVhcj48UmVjTnVtPjM2MzwvUmVjTnVtPjxyZWNvcmQ+PHJlYy1udW1iZXI+MzYzPC9yZWMt
bnVtYmVyPjxmb3JlaWduLWtleXM+PGtleSBhcHA9IkVOIiBkYi1pZD0ieHJyMnN3d2V4YTJyZDhl
ZDJkNnhmd2YyMHI5djVkZXZ0MmUyIiB0aW1lc3RhbXA9IjE1NTYyMjkyOTgiIGd1aWQ9IjVhYTVh
ZTk3LTJjZDktNGIxMS1iNWQ5LTA5YzhkOTIzN2Y5ZiI+MzYzPC9rZXk+PC9mb3JlaWduLWtleXM+
PHJlZi10eXBlIG5hbWU9IkpvdXJuYWwgQXJ0aWNsZSI+MTc8L3JlZi10eXBlPjxjb250cmlidXRv
cnM+PGF1dGhvcnM+PGF1dGhvcj5LZXJzdGVzLCBOaWVscyBBRzwvYXV0aG9yPjxhdXRob3I+V2Vn
bmVyLCBLIE1hdGhpYXM8L2F1dGhvcj48L2F1dGhvcnM+PC9jb250cmlidXRvcnM+PHRpdGxlcz48
dGl0bGU+VGhlIGVmZmVjdCBvZiBpbmJyZWVkaW5nIGFuZCBvdXRjcm9zc2luZyBvZiBUcmlib2xp
dW0gY2FzdGFuZXVtIG9uIHJlc2lzdGFuY2UgdG8gdGhlIHBhcmFzaXRlIE5vc2VtYSB3aGl0ZWk8
L3RpdGxlPjxzZWNvbmRhcnktdGl0bGU+RXZvbHV0aW9uYXJ5IEVjb2xvZ3kgUmVzZWFyY2g8L3Nl
Y29uZGFyeS10aXRsZT48L3RpdGxlcz48cGVyaW9kaWNhbD48ZnVsbC10aXRsZT5Fdm9sdXRpb25h
cnkgRWNvbG9neSBSZXNlYXJjaDwvZnVsbC10aXRsZT48L3BlcmlvZGljYWw+PHBhZ2VzPjY4MS02
OTY8L3BhZ2VzPjx2b2x1bWU+MTM8L3ZvbHVtZT48bnVtYmVyPjc8L251bWJlcj48ZGF0ZXM+PHll
YXI+MjAxMTwveWVhcj48L2RhdGVzPjxpc2JuPjE1MjItMDYxMzwvaXNibj48dXJscz48L3VybHM+
PC9yZWNvcmQ+PC9DaXRlPjxDaXRlPjxBdXRob3I+RWxsaXNvbjwvQXV0aG9yPjxZZWFyPjIwMTE8
L1llYXI+PFJlY051bT40MzM8L1JlY051bT48cmVjb3JkPjxyZWMtbnVtYmVyPjQzMzwvcmVjLW51
bWJlcj48Zm9yZWlnbi1rZXlzPjxrZXkgYXBwPSJFTiIgZGItaWQ9Ind2Mnh0cnAyNmYydnBtZWF3
MGV2MHd3cWZmczI1ZnJzMjV2YSIgdGltZXN0YW1wPSIxNTU1ODU2Njc0Ij40MzM8L2tleT48L2Zv
cmVpZ24ta2V5cz48cmVmLXR5cGUgbmFtZT0iSm91cm5hbCBBcnRpY2xlIj4xNzwvcmVmLXR5cGU+
PGNvbnRyaWJ1dG9ycz48YXV0aG9ycz48YXV0aG9yPkVsbGlzb24sIEEuIE0uPC9hdXRob3I+PGF1
dGhvcj5BZGFtZWMsIEwuPC9hdXRob3I+PC9hdXRob3JzPjwvY29udHJpYnV0b3JzPjx0aXRsZXM+
PHRpdGxlPkVjb3BoeXNpb2xvZ2ljYWwgdHJhaXRzIG9mIHRlcnJlc3RyaWFsIGFuZCBhcXVhdGlj
IGNhcm5pdm9yb3VzIHBsYW50czogYXJlIHRoZSBjb3N0cyBhbmQgYmVuZWZpdHMgdGhlIHNhbWU/
PC90aXRsZT48c2Vjb25kYXJ5LXRpdGxlPk9pa29zPC9zZWNvbmRhcnktdGl0bGU+PC90aXRsZXM+
PHBlcmlvZGljYWw+PGZ1bGwtdGl0bGU+T2lrb3M8L2Z1bGwtdGl0bGU+PC9wZXJpb2RpY2FsPjxw
YWdlcz4xNzIxLTE3MzE8L3BhZ2VzPjx2b2x1bWU+MTIwPC92b2x1bWU+PG51bWJlcj4xMTwvbnVt
YmVyPjxkYXRlcz48eWVhcj4yMDExPC95ZWFyPjxwdWItZGF0ZXM+PGRhdGU+Tm92PC9kYXRlPjwv
cHViLWRhdGVzPjwvZGF0ZXM+PGlzYm4+MDAzMC0xMjk5PC9pc2JuPjxhY2Nlc3Npb24tbnVtPldP
UzowMDAyOTcwNTExMDAwMTQ8L2FjY2Vzc2lvbi1udW0+PHVybHM+PHJlbGF0ZWQtdXJscz48dXJs
PiZsdDtHbyB0byBJU0kmZ3Q7Oi8vV09TOjAwMDI5NzA1MTEwMDAxNDwvdXJsPjwvcmVsYXRlZC11
cmxzPjwvdXJscz48ZWxlY3Ryb25pYy1yZXNvdXJjZS1udW0+MTAuMTExMS9qLjE2MDAtMDcwNi4y
MDExLjE5NjA0Lng8L2VsZWN0cm9uaWMtcmVzb3VyY2UtbnVtPjwvcmVjb3JkPjwvQ2l0ZT48L0Vu
ZE5vdGU+
</w:fldData>
          </w:fldChar>
        </w:r>
        <w:r w:rsidR="00820E6F" w:rsidDel="0031696D">
          <w:rPr>
            <w:rFonts w:eastAsia="Calibri" w:cs="Arial"/>
            <w:color w:val="000000" w:themeColor="text1"/>
          </w:rPr>
          <w:delInstrText xml:space="preserve"> ADDIN EN.CITE </w:delInstrText>
        </w:r>
        <w:r w:rsidR="00820E6F" w:rsidDel="0031696D">
          <w:rPr>
            <w:rFonts w:eastAsia="Calibri" w:cs="Arial"/>
            <w:color w:val="000000" w:themeColor="text1"/>
          </w:rPr>
          <w:fldChar w:fldCharType="begin">
            <w:fldData xml:space="preserve">PEVuZE5vdGU+PENpdGU+PEF1dGhvcj5TcGllbG1hbjwvQXV0aG9yPjxZZWFyPjIwMDQ8L1llYXI+
PFJlY051bT4zNjE8L1JlY051bT48RGlzcGxheVRleHQ+KDQtNyk8L0Rpc3BsYXlUZXh0PjxyZWNv
cmQ+PHJlYy1udW1iZXI+MzYxPC9yZWMtbnVtYmVyPjxmb3JlaWduLWtleXM+PGtleSBhcHA9IkVO
IiBkYi1pZD0ieHJyMnN3d2V4YTJyZDhlZDJkNnhmd2YyMHI5djVkZXZ0MmUyIiB0aW1lc3RhbXA9
IjE1NTYyMjkyOTgiIGd1aWQ9IjUwYTJiZWNkLTZhMDgtNDhkNy1hYmIzLTE4N2FlNDYyNDZmZiI+
MzYxPC9rZXk+PC9mb3JlaWduLWtleXM+PHJlZi10eXBlIG5hbWU9IkpvdXJuYWwgQXJ0aWNsZSI+
MTc8L3JlZi10eXBlPjxjb250cmlidXRvcnM+PGF1dGhvcnM+PGF1dGhvcj5TcGllbG1hbiwgRGVy
ZWs8L2F1dGhvcj48YXV0aG9yPkJyb29rLCBCYXJyeSBXPC9hdXRob3I+PGF1dGhvcj5CcmlzY29l
LCBEYXZpZCBBPC9hdXRob3I+PGF1dGhvcj5GcmFua2hhbSwgUmljaGFyZDwvYXV0aG9yPjwvYXV0
aG9ycz48L2NvbnRyaWJ1dG9ycz48dGl0bGVzPjx0aXRsZT5Eb2VzIGluYnJlZWRpbmcgYW5kIGxv
c3Mgb2YgZ2VuZXRpYyBkaXZlcnNpdHkgZGVjcmVhc2UgZGlzZWFzZSByZXNpc3RhbmNlPzwvdGl0
bGU+PHNlY29uZGFyeS10aXRsZT5Db25zZXJ2YXRpb24gR2VuZXRpY3M8L3NlY29uZGFyeS10aXRs
ZT48L3RpdGxlcz48cGVyaW9kaWNhbD48ZnVsbC10aXRsZT5Db25zZXJ2YXRpb24gR2VuZXRpY3M8
L2Z1bGwtdGl0bGU+PC9wZXJpb2RpY2FsPjxwYWdlcz40MzktNDQ4PC9wYWdlcz48dm9sdW1lPjU8
L3ZvbHVtZT48bnVtYmVyPjQ8L251bWJlcj48ZGF0ZXM+PHllYXI+MjAwNDwveWVhcj48L2RhdGVz
Pjxpc2JuPjE1NjYtMDYyMTwvaXNibj48dXJscz48L3VybHM+PC9yZWNvcmQ+PC9DaXRlPjxDaXRl
PjxBdXRob3I+RWJlcnQ8L0F1dGhvcj48WWVhcj4yMDA3PC9ZZWFyPjxSZWNOdW0+MzYyPC9SZWNO
dW0+PHJlY29yZD48cmVjLW51bWJlcj4zNjI8L3JlYy1udW1iZXI+PGZvcmVpZ24ta2V5cz48a2V5
IGFwcD0iRU4iIGRiLWlkPSJ4cnIyc3d3ZXhhMnJkOGVkMmQ2eGZ3ZjIwcjl2NWRldnQyZTIiIHRp
bWVzdGFtcD0iMTU1NjIyOTI5OCIgZ3VpZD0iNDlhNTAyOWItMDk1NS00MzRmLTljOTYtZGRmNzJh
MGNlZTQ4Ij4zNjI8L2tleT48L2ZvcmVpZ24ta2V5cz48cmVmLXR5cGUgbmFtZT0iSm91cm5hbCBB
cnRpY2xlIj4xNzwvcmVmLXR5cGU+PGNvbnRyaWJ1dG9ycz48YXV0aG9ycz48YXV0aG9yPkViZXJ0
LCBEaWV0ZXI8L2F1dGhvcj48YXV0aG9yPkFsdGVybWF0dCwgRmxvcmlhbjwvYXV0aG9yPjxhdXRo
b3I+TGFzcywgU2FuZHJhPC9hdXRob3I+PC9hdXRob3JzPjwvY29udHJpYnV0b3JzPjx0aXRsZXM+
PHRpdGxlPkEgc2hvcnQgdGVybSBiZW5lZml0IGZvciBvdXRjcm9zc2luZyBpbiBhIERhcGhuaWEg
bWV0YXBvcHVsYXRpb24gaW4gcmVsYXRpb24gdG8gcGFyYXNpdGlzbTwvdGl0bGU+PHNlY29uZGFy
eS10aXRsZT5Kb3VybmFsIG9mIHRoZSBSb3lhbCBTb2NpZXR5IEludGVyZmFjZTwvc2Vjb25kYXJ5
LXRpdGxlPjwvdGl0bGVzPjxwZXJpb2RpY2FsPjxmdWxsLXRpdGxlPkpvdXJuYWwgb2YgVGhlIFJv
eWFsIFNvY2lldHkgSW50ZXJmYWNlPC9mdWxsLXRpdGxlPjwvcGVyaW9kaWNhbD48cGFnZXM+Nzc3
LTc4NTwvcGFnZXM+PHZvbHVtZT40PC92b2x1bWU+PG51bWJlcj4xNjwvbnVtYmVyPjxkYXRlcz48
eWVhcj4yMDA3PC95ZWFyPjwvZGF0ZXM+PGlzYm4+MTc0Mi01Njg5PC9pc2JuPjx1cmxzPjwvdXJs
cz48L3JlY29yZD48L0NpdGU+PENpdGU+PEF1dGhvcj5LZXJzdGVzPC9BdXRob3I+PFllYXI+MjAx
MTwvWWVhcj48UmVjTnVtPjM2MzwvUmVjTnVtPjxyZWNvcmQ+PHJlYy1udW1iZXI+MzYzPC9yZWMt
bnVtYmVyPjxmb3JlaWduLWtleXM+PGtleSBhcHA9IkVOIiBkYi1pZD0ieHJyMnN3d2V4YTJyZDhl
ZDJkNnhmd2YyMHI5djVkZXZ0MmUyIiB0aW1lc3RhbXA9IjE1NTYyMjkyOTgiIGd1aWQ9IjVhYTVh
ZTk3LTJjZDktNGIxMS1iNWQ5LTA5YzhkOTIzN2Y5ZiI+MzYzPC9rZXk+PC9mb3JlaWduLWtleXM+
PHJlZi10eXBlIG5hbWU9IkpvdXJuYWwgQXJ0aWNsZSI+MTc8L3JlZi10eXBlPjxjb250cmlidXRv
cnM+PGF1dGhvcnM+PGF1dGhvcj5LZXJzdGVzLCBOaWVscyBBRzwvYXV0aG9yPjxhdXRob3I+V2Vn
bmVyLCBLIE1hdGhpYXM8L2F1dGhvcj48L2F1dGhvcnM+PC9jb250cmlidXRvcnM+PHRpdGxlcz48
dGl0bGU+VGhlIGVmZmVjdCBvZiBpbmJyZWVkaW5nIGFuZCBvdXRjcm9zc2luZyBvZiBUcmlib2xp
dW0gY2FzdGFuZXVtIG9uIHJlc2lzdGFuY2UgdG8gdGhlIHBhcmFzaXRlIE5vc2VtYSB3aGl0ZWk8
L3RpdGxlPjxzZWNvbmRhcnktdGl0bGU+RXZvbHV0aW9uYXJ5IEVjb2xvZ3kgUmVzZWFyY2g8L3Nl
Y29uZGFyeS10aXRsZT48L3RpdGxlcz48cGVyaW9kaWNhbD48ZnVsbC10aXRsZT5Fdm9sdXRpb25h
cnkgRWNvbG9neSBSZXNlYXJjaDwvZnVsbC10aXRsZT48L3BlcmlvZGljYWw+PHBhZ2VzPjY4MS02
OTY8L3BhZ2VzPjx2b2x1bWU+MTM8L3ZvbHVtZT48bnVtYmVyPjc8L251bWJlcj48ZGF0ZXM+PHll
YXI+MjAxMTwveWVhcj48L2RhdGVzPjxpc2JuPjE1MjItMDYxMzwvaXNibj48dXJscz48L3VybHM+
PC9yZWNvcmQ+PC9DaXRlPjxDaXRlPjxBdXRob3I+RWxsaXNvbjwvQXV0aG9yPjxZZWFyPjIwMTE8
L1llYXI+PFJlY051bT40MzM8L1JlY051bT48cmVjb3JkPjxyZWMtbnVtYmVyPjQzMzwvcmVjLW51
bWJlcj48Zm9yZWlnbi1rZXlzPjxrZXkgYXBwPSJFTiIgZGItaWQ9Ind2Mnh0cnAyNmYydnBtZWF3
MGV2MHd3cWZmczI1ZnJzMjV2YSIgdGltZXN0YW1wPSIxNTU1ODU2Njc0Ij40MzM8L2tleT48L2Zv
cmVpZ24ta2V5cz48cmVmLXR5cGUgbmFtZT0iSm91cm5hbCBBcnRpY2xlIj4xNzwvcmVmLXR5cGU+
PGNvbnRyaWJ1dG9ycz48YXV0aG9ycz48YXV0aG9yPkVsbGlzb24sIEEuIE0uPC9hdXRob3I+PGF1
dGhvcj5BZGFtZWMsIEwuPC9hdXRob3I+PC9hdXRob3JzPjwvY29udHJpYnV0b3JzPjx0aXRsZXM+
PHRpdGxlPkVjb3BoeXNpb2xvZ2ljYWwgdHJhaXRzIG9mIHRlcnJlc3RyaWFsIGFuZCBhcXVhdGlj
IGNhcm5pdm9yb3VzIHBsYW50czogYXJlIHRoZSBjb3N0cyBhbmQgYmVuZWZpdHMgdGhlIHNhbWU/
PC90aXRsZT48c2Vjb25kYXJ5LXRpdGxlPk9pa29zPC9zZWNvbmRhcnktdGl0bGU+PC90aXRsZXM+
PHBlcmlvZGljYWw+PGZ1bGwtdGl0bGU+T2lrb3M8L2Z1bGwtdGl0bGU+PC9wZXJpb2RpY2FsPjxw
YWdlcz4xNzIxLTE3MzE8L3BhZ2VzPjx2b2x1bWU+MTIwPC92b2x1bWU+PG51bWJlcj4xMTwvbnVt
YmVyPjxkYXRlcz48eWVhcj4yMDExPC95ZWFyPjxwdWItZGF0ZXM+PGRhdGU+Tm92PC9kYXRlPjwv
cHViLWRhdGVzPjwvZGF0ZXM+PGlzYm4+MDAzMC0xMjk5PC9pc2JuPjxhY2Nlc3Npb24tbnVtPldP
UzowMDAyOTcwNTExMDAwMTQ8L2FjY2Vzc2lvbi1udW0+PHVybHM+PHJlbGF0ZWQtdXJscz48dXJs
PiZsdDtHbyB0byBJU0kmZ3Q7Oi8vV09TOjAwMDI5NzA1MTEwMDAxNDwvdXJsPjwvcmVsYXRlZC11
cmxzPjwvdXJscz48ZWxlY3Ryb25pYy1yZXNvdXJjZS1udW0+MTAuMTExMS9qLjE2MDAtMDcwNi4y
MDExLjE5NjA0Lng8L2VsZWN0cm9uaWMtcmVzb3VyY2UtbnVtPjwvcmVjb3JkPjwvQ2l0ZT48L0Vu
ZE5vdGU+
</w:fldData>
          </w:fldChar>
        </w:r>
        <w:r w:rsidR="00820E6F" w:rsidDel="0031696D">
          <w:rPr>
            <w:rFonts w:eastAsia="Calibri" w:cs="Arial"/>
            <w:color w:val="000000" w:themeColor="text1"/>
          </w:rPr>
          <w:delInstrText xml:space="preserve"> ADDIN EN.CITE.DATA </w:delInstrText>
        </w:r>
        <w:r w:rsidR="00820E6F" w:rsidDel="0031696D">
          <w:rPr>
            <w:rFonts w:eastAsia="Calibri" w:cs="Arial"/>
            <w:color w:val="000000" w:themeColor="text1"/>
          </w:rPr>
        </w:r>
        <w:r w:rsidR="00820E6F" w:rsidDel="0031696D">
          <w:rPr>
            <w:rFonts w:eastAsia="Calibri" w:cs="Arial"/>
            <w:color w:val="000000" w:themeColor="text1"/>
          </w:rPr>
          <w:fldChar w:fldCharType="end"/>
        </w:r>
        <w:r w:rsidR="00AE3500" w:rsidRPr="009C0FC6" w:rsidDel="0031696D">
          <w:rPr>
            <w:rFonts w:eastAsia="Calibri" w:cs="Arial"/>
            <w:color w:val="000000" w:themeColor="text1"/>
          </w:rPr>
        </w:r>
        <w:r w:rsidR="00AE3500" w:rsidRPr="009C0FC6" w:rsidDel="0031696D">
          <w:rPr>
            <w:rFonts w:eastAsia="Calibri" w:cs="Arial"/>
            <w:color w:val="000000" w:themeColor="text1"/>
          </w:rPr>
          <w:fldChar w:fldCharType="separate"/>
        </w:r>
        <w:r w:rsidR="00820E6F" w:rsidDel="0031696D">
          <w:rPr>
            <w:rFonts w:eastAsia="Calibri" w:cs="Arial"/>
            <w:noProof/>
            <w:color w:val="000000" w:themeColor="text1"/>
          </w:rPr>
          <w:delText>(4-7)</w:delText>
        </w:r>
        <w:r w:rsidR="00AE3500" w:rsidRPr="009C0FC6" w:rsidDel="0031696D">
          <w:rPr>
            <w:rFonts w:eastAsia="Calibri" w:cs="Arial"/>
            <w:color w:val="000000" w:themeColor="text1"/>
          </w:rPr>
          <w:fldChar w:fldCharType="end"/>
        </w:r>
        <w:r w:rsidR="00AE3500" w:rsidRPr="009C0FC6" w:rsidDel="0031696D">
          <w:rPr>
            <w:rFonts w:eastAsia="Calibri" w:cs="Arial"/>
            <w:color w:val="000000" w:themeColor="text1"/>
          </w:rPr>
          <w:delText xml:space="preserve">. In the wild, inbred populations of </w:delText>
        </w:r>
      </w:del>
      <w:r w:rsidR="00AE3500" w:rsidRPr="009C0FC6">
        <w:rPr>
          <w:rFonts w:eastAsia="Calibri" w:cs="Arial"/>
          <w:color w:val="000000" w:themeColor="text1"/>
        </w:rPr>
        <w:t>black-footed ferret</w:t>
      </w:r>
      <w:ins w:id="229" w:author="Common, Jack" w:date="2019-10-24T15:23:00Z">
        <w:r w:rsidR="00EB6E22">
          <w:rPr>
            <w:rFonts w:eastAsia="Calibri" w:cs="Arial"/>
            <w:color w:val="000000" w:themeColor="text1"/>
          </w:rPr>
          <w:t xml:space="preserve"> populations </w:t>
        </w:r>
      </w:ins>
      <w:del w:id="230" w:author="Common, Jack" w:date="2019-10-24T15:23:00Z">
        <w:r w:rsidR="00AE3500" w:rsidRPr="009C0FC6" w:rsidDel="00EB6E22">
          <w:rPr>
            <w:rFonts w:eastAsia="Calibri" w:cs="Arial"/>
            <w:color w:val="000000" w:themeColor="text1"/>
          </w:rPr>
          <w:delText xml:space="preserve">s </w:delText>
        </w:r>
        <w:r w:rsidR="00AE3500" w:rsidRPr="009C0FC6" w:rsidDel="0031696D">
          <w:rPr>
            <w:rFonts w:eastAsia="Calibri" w:cs="Arial"/>
            <w:color w:val="000000" w:themeColor="text1"/>
          </w:rPr>
          <w:delText xml:space="preserve">were more prone to canine distemper virus </w:delText>
        </w:r>
      </w:del>
      <w:r w:rsidR="00AE3500" w:rsidRPr="009C0FC6">
        <w:rPr>
          <w:rFonts w:eastAsia="Calibri" w:cs="Arial"/>
          <w:color w:val="000000" w:themeColor="text1"/>
        </w:rPr>
        <w:fldChar w:fldCharType="begin"/>
      </w:r>
      <w:r w:rsidR="00820E6F">
        <w:rPr>
          <w:rFonts w:eastAsia="Calibri" w:cs="Arial"/>
          <w:color w:val="000000" w:themeColor="text1"/>
        </w:rPr>
        <w:instrText xml:space="preserve"> ADDIN EN.CITE &lt;EndNote&gt;&lt;Cite&gt;&lt;Author&gt;Thorne&lt;/Author&gt;&lt;Year&gt;1988&lt;/Year&gt;&lt;RecNum&gt;358&lt;/RecNum&gt;&lt;DisplayText&gt;(8)&lt;/DisplayText&gt;&lt;record&gt;&lt;rec-number&gt;358&lt;/rec-number&gt;&lt;foreign-keys&gt;&lt;key app="EN" db-id="xrr2swwexa2rd8ed2d6xfwf20r9v5devt2e2" timestamp="1556229298" guid="2262fe98-2b0f-4169-9bbe-34de133ebe13"&gt;358&lt;/key&gt;&lt;/foreign-keys&gt;&lt;ref-type name="Journal Article"&gt;17&lt;/ref-type&gt;&lt;contributors&gt;&lt;authors&gt;&lt;author&gt;Thorne, E Tom&lt;/author&gt;&lt;author&gt;Williams, Elizabeth S&lt;/author&gt;&lt;/authors&gt;&lt;/contributors&gt;&lt;titles&gt;&lt;title&gt;Disease and endangered species: the black</w:instrText>
      </w:r>
      <w:r w:rsidR="00820E6F">
        <w:rPr>
          <w:rFonts w:ascii="Cambria Math" w:eastAsia="Calibri" w:hAnsi="Cambria Math" w:cs="Cambria Math"/>
          <w:color w:val="000000" w:themeColor="text1"/>
        </w:rPr>
        <w:instrText>‐</w:instrText>
      </w:r>
      <w:r w:rsidR="00820E6F">
        <w:rPr>
          <w:rFonts w:eastAsia="Calibri" w:cs="Arial"/>
          <w:color w:val="000000" w:themeColor="text1"/>
        </w:rPr>
        <w:instrText>footed ferret as a recent example&lt;/title&gt;&lt;secondary-title&gt;Conservation Biology&lt;/secondary-title&gt;&lt;/titles&gt;&lt;periodical&gt;&lt;full-title&gt;Conservation Biology&lt;/full-title&gt;&lt;/periodical&gt;&lt;pages&gt;66-74&lt;/pages&gt;&lt;volume&gt;2&lt;/volume&gt;&lt;number&gt;1&lt;/number&gt;&lt;dates&gt;&lt;year&gt;1988&lt;/year&gt;&lt;/dates&gt;&lt;isbn&gt;0888-8892&lt;/isbn&gt;&lt;urls&gt;&lt;/urls&gt;&lt;/record&gt;&lt;/Cite&gt;&lt;/EndNote&gt;</w:instrText>
      </w:r>
      <w:r w:rsidR="00AE3500" w:rsidRPr="009C0FC6">
        <w:rPr>
          <w:rFonts w:eastAsia="Calibri" w:cs="Arial"/>
          <w:color w:val="000000" w:themeColor="text1"/>
        </w:rPr>
        <w:fldChar w:fldCharType="separate"/>
      </w:r>
      <w:r w:rsidR="00820E6F">
        <w:rPr>
          <w:rFonts w:eastAsia="Calibri" w:cs="Arial"/>
          <w:noProof/>
          <w:color w:val="000000" w:themeColor="text1"/>
        </w:rPr>
        <w:t>(8)</w:t>
      </w:r>
      <w:r w:rsidR="00AE3500" w:rsidRPr="009C0FC6">
        <w:rPr>
          <w:rFonts w:eastAsia="Calibri" w:cs="Arial"/>
          <w:color w:val="000000" w:themeColor="text1"/>
        </w:rPr>
        <w:fldChar w:fldCharType="end"/>
      </w:r>
      <w:ins w:id="231" w:author="Common, Jack" w:date="2019-10-24T15:23:00Z">
        <w:r w:rsidR="0031696D">
          <w:rPr>
            <w:rFonts w:eastAsia="Calibri" w:cs="Arial"/>
            <w:color w:val="000000" w:themeColor="text1"/>
          </w:rPr>
          <w:t xml:space="preserve">; </w:t>
        </w:r>
      </w:ins>
      <w:del w:id="232" w:author="Common, Jack" w:date="2019-10-24T15:23:00Z">
        <w:r w:rsidR="00AE3500" w:rsidRPr="009C0FC6" w:rsidDel="0031696D">
          <w:rPr>
            <w:rFonts w:eastAsia="Calibri" w:cs="Arial"/>
            <w:color w:val="000000" w:themeColor="text1"/>
          </w:rPr>
          <w:delText xml:space="preserve">, and </w:delText>
        </w:r>
      </w:del>
      <w:r w:rsidR="00AE3500" w:rsidRPr="009C0FC6">
        <w:rPr>
          <w:rFonts w:eastAsia="Calibri" w:cs="Arial"/>
          <w:color w:val="000000" w:themeColor="text1"/>
        </w:rPr>
        <w:t xml:space="preserve">inbred </w:t>
      </w:r>
      <w:del w:id="233" w:author="Common, Jack" w:date="2019-10-24T15:23:00Z">
        <w:r w:rsidR="00AE3500" w:rsidRPr="009C0FC6" w:rsidDel="0031696D">
          <w:rPr>
            <w:rFonts w:eastAsia="Calibri" w:cs="Arial"/>
            <w:color w:val="000000" w:themeColor="text1"/>
          </w:rPr>
          <w:delText xml:space="preserve">individual </w:delText>
        </w:r>
      </w:del>
      <w:r w:rsidR="00AE3500" w:rsidRPr="009C0FC6">
        <w:rPr>
          <w:rFonts w:eastAsia="Calibri" w:cs="Arial"/>
          <w:color w:val="000000" w:themeColor="text1"/>
        </w:rPr>
        <w:t xml:space="preserve">California sea lions </w:t>
      </w:r>
      <w:del w:id="234" w:author="Common, Jack" w:date="2019-10-24T15:23:00Z">
        <w:r w:rsidR="00AE3500" w:rsidRPr="009C0FC6" w:rsidDel="00EB6E22">
          <w:rPr>
            <w:rFonts w:eastAsia="Calibri" w:cs="Arial"/>
            <w:color w:val="000000" w:themeColor="text1"/>
          </w:rPr>
          <w:delText xml:space="preserve">were more likely to act as pathogen reservoirs </w:delText>
        </w:r>
      </w:del>
      <w:r w:rsidR="00AE3500" w:rsidRPr="009C0FC6">
        <w:rPr>
          <w:rFonts w:eastAsia="Calibri" w:cs="Arial"/>
          <w:color w:val="000000" w:themeColor="text1"/>
        </w:rPr>
        <w:fldChar w:fldCharType="begin"/>
      </w:r>
      <w:r w:rsidR="00820E6F">
        <w:rPr>
          <w:rFonts w:eastAsia="Calibri" w:cs="Arial"/>
          <w:color w:val="000000" w:themeColor="text1"/>
        </w:rPr>
        <w:instrText xml:space="preserve"> ADDIN EN.CITE &lt;EndNote&gt;&lt;Cite&gt;&lt;Author&gt;Acevedo-Whitehouse&lt;/Author&gt;&lt;Year&gt;2003&lt;/Year&gt;&lt;RecNum&gt;360&lt;/RecNum&gt;&lt;DisplayText&gt;(9)&lt;/DisplayText&gt;&lt;record&gt;&lt;rec-number&gt;360&lt;/rec-number&gt;&lt;foreign-keys&gt;&lt;key app="EN" db-id="xrr2swwexa2rd8ed2d6xfwf20r9v5devt2e2" timestamp="1556229298" guid="ee84fbaf-deec-49bc-8291-a13a562f60bc"&gt;360&lt;/key&gt;&lt;/foreign-keys&gt;&lt;ref-type name="Journal Article"&gt;17&lt;/ref-type&gt;&lt;contributors&gt;&lt;authors&gt;&lt;author&gt;Acevedo-Whitehouse, Karina&lt;/author&gt;&lt;author&gt;Gulland, Frances&lt;/author&gt;&lt;author&gt;Greig, Denise&lt;/author&gt;&lt;author&gt;Amos, William&lt;/author&gt;&lt;/authors&gt;&lt;/contributors&gt;&lt;titles&gt;&lt;title&gt;Inbreeding: disease susceptibility in California sea lions&lt;/title&gt;&lt;secondary-title&gt;Nature&lt;/secondary-title&gt;&lt;/titles&gt;&lt;periodical&gt;&lt;full-title&gt;Nature&lt;/full-title&gt;&lt;/periodical&gt;&lt;pages&gt;35&lt;/pages&gt;&lt;volume&gt;422&lt;/volume&gt;&lt;number&gt;6927&lt;/number&gt;&lt;dates&gt;&lt;year&gt;2003&lt;/year&gt;&lt;/dates&gt;&lt;isbn&gt;1476-4687&lt;/isbn&gt;&lt;urls&gt;&lt;/urls&gt;&lt;/record&gt;&lt;/Cite&gt;&lt;/EndNote&gt;</w:instrText>
      </w:r>
      <w:r w:rsidR="00AE3500" w:rsidRPr="009C0FC6">
        <w:rPr>
          <w:rFonts w:eastAsia="Calibri" w:cs="Arial"/>
          <w:color w:val="000000" w:themeColor="text1"/>
        </w:rPr>
        <w:fldChar w:fldCharType="separate"/>
      </w:r>
      <w:r w:rsidR="00820E6F">
        <w:rPr>
          <w:rFonts w:eastAsia="Calibri" w:cs="Arial"/>
          <w:noProof/>
          <w:color w:val="000000" w:themeColor="text1"/>
        </w:rPr>
        <w:t>(9)</w:t>
      </w:r>
      <w:r w:rsidR="00AE3500" w:rsidRPr="009C0FC6">
        <w:rPr>
          <w:rFonts w:eastAsia="Calibri" w:cs="Arial"/>
          <w:color w:val="000000" w:themeColor="text1"/>
        </w:rPr>
        <w:fldChar w:fldCharType="end"/>
      </w:r>
      <w:ins w:id="235" w:author="Common, Jack" w:date="2019-10-24T15:23:00Z">
        <w:r w:rsidR="00EB6E22">
          <w:rPr>
            <w:rFonts w:eastAsia="Calibri" w:cs="Arial"/>
            <w:color w:val="000000" w:themeColor="text1"/>
          </w:rPr>
          <w:t xml:space="preserve">; </w:t>
        </w:r>
      </w:ins>
      <w:del w:id="236" w:author="Common, Jack" w:date="2019-10-24T15:23:00Z">
        <w:r w:rsidR="00AE3500" w:rsidRPr="009C0FC6" w:rsidDel="00EB6E22">
          <w:rPr>
            <w:rFonts w:eastAsia="Calibri" w:cs="Arial"/>
            <w:color w:val="000000" w:themeColor="text1"/>
          </w:rPr>
          <w:delText xml:space="preserve">. Reductions in diversity associated with founder effects have been shown to affect pathogen prevalence, for example in </w:delText>
        </w:r>
      </w:del>
      <w:r w:rsidR="00AE3500" w:rsidRPr="009C0FC6">
        <w:rPr>
          <w:rFonts w:eastAsia="Calibri" w:cs="Arial"/>
          <w:color w:val="000000" w:themeColor="text1"/>
        </w:rPr>
        <w:t xml:space="preserve">young island populations of deer mice </w:t>
      </w:r>
      <w:r w:rsidR="00AE3500" w:rsidRPr="009C0FC6">
        <w:rPr>
          <w:rFonts w:eastAsia="Calibri" w:cs="Arial"/>
          <w:color w:val="000000" w:themeColor="text1"/>
        </w:rPr>
        <w:fldChar w:fldCharType="begin"/>
      </w:r>
      <w:r w:rsidR="00820E6F">
        <w:rPr>
          <w:rFonts w:eastAsia="Calibri" w:cs="Arial"/>
          <w:color w:val="000000" w:themeColor="text1"/>
        </w:rPr>
        <w:instrText xml:space="preserve"> ADDIN EN.CITE &lt;EndNote&gt;&lt;Cite&gt;&lt;Author&gt;Meagher&lt;/Author&gt;&lt;Year&gt;1999&lt;/Year&gt;&lt;RecNum&gt;1714&lt;/RecNum&gt;&lt;DisplayText&gt;(10)&lt;/DisplayText&gt;&lt;record&gt;&lt;rec-number&gt;1714&lt;/rec-number&gt;&lt;foreign-keys&gt;&lt;key app="EN" db-id="xrr2swwexa2rd8ed2d6xfwf20r9v5devt2e2" timestamp="1556632732" guid="7a266dd8-54fb-4a45-8e8c-3eb2ce09cbe5"&gt;1714&lt;/key&gt;&lt;/foreign-keys&gt;&lt;ref-type name="Journal Article"&gt;17&lt;/ref-type&gt;&lt;contributors&gt;&lt;authors&gt;&lt;author&gt;Meagher, Shawn&lt;/author&gt;&lt;/authors&gt;&lt;/contributors&gt;&lt;titles&gt;&lt;title&gt;Genetic diversity and Capillaria hepatica (Nematoda) prevalence in Michigan deer mouse populations&lt;/title&gt;&lt;secondary-title&gt;Evolution&lt;/secondary-title&gt;&lt;/titles&gt;&lt;periodical&gt;&lt;full-title&gt;Evolution&lt;/full-title&gt;&lt;/periodical&gt;&lt;pages&gt;1318-1324&lt;/pages&gt;&lt;volume&gt;53&lt;/volume&gt;&lt;number&gt;4&lt;/number&gt;&lt;dates&gt;&lt;year&gt;1999&lt;/year&gt;&lt;/dates&gt;&lt;isbn&gt;0014-3820&lt;/isbn&gt;&lt;urls&gt;&lt;/urls&gt;&lt;/record&gt;&lt;/Cite&gt;&lt;/EndNote&gt;</w:instrText>
      </w:r>
      <w:r w:rsidR="00AE3500" w:rsidRPr="009C0FC6">
        <w:rPr>
          <w:rFonts w:eastAsia="Calibri" w:cs="Arial"/>
          <w:color w:val="000000" w:themeColor="text1"/>
        </w:rPr>
        <w:fldChar w:fldCharType="separate"/>
      </w:r>
      <w:r w:rsidR="00820E6F">
        <w:rPr>
          <w:rFonts w:eastAsia="Calibri" w:cs="Arial"/>
          <w:noProof/>
          <w:color w:val="000000" w:themeColor="text1"/>
        </w:rPr>
        <w:t>(10)</w:t>
      </w:r>
      <w:r w:rsidR="00AE3500" w:rsidRPr="009C0FC6">
        <w:rPr>
          <w:rFonts w:eastAsia="Calibri" w:cs="Arial"/>
          <w:color w:val="000000" w:themeColor="text1"/>
        </w:rPr>
        <w:fldChar w:fldCharType="end"/>
      </w:r>
      <w:ins w:id="237" w:author="Common, Jack" w:date="2019-10-24T15:23:00Z">
        <w:r w:rsidR="004E7267">
          <w:rPr>
            <w:rFonts w:eastAsia="Calibri" w:cs="Arial"/>
            <w:color w:val="000000" w:themeColor="text1"/>
          </w:rPr>
          <w:t>;</w:t>
        </w:r>
      </w:ins>
      <w:r w:rsidR="00AE3500" w:rsidRPr="009C0FC6">
        <w:rPr>
          <w:rFonts w:eastAsia="Calibri" w:cs="Arial"/>
          <w:color w:val="000000" w:themeColor="text1"/>
        </w:rPr>
        <w:t xml:space="preserve"> and Galapagos hawks </w:t>
      </w:r>
      <w:r w:rsidR="00AE3500" w:rsidRPr="009C0FC6">
        <w:rPr>
          <w:rFonts w:eastAsia="Calibri" w:cs="Arial"/>
          <w:color w:val="000000" w:themeColor="text1"/>
        </w:rPr>
        <w:fldChar w:fldCharType="begin"/>
      </w:r>
      <w:r w:rsidR="00820E6F">
        <w:rPr>
          <w:rFonts w:eastAsia="Calibri" w:cs="Arial"/>
          <w:color w:val="000000" w:themeColor="text1"/>
        </w:rPr>
        <w:instrText xml:space="preserve"> ADDIN EN.CITE &lt;EndNote&gt;&lt;Cite&gt;&lt;Author&gt;Whiteman&lt;/Author&gt;&lt;Year&gt;2007&lt;/Year&gt;&lt;RecNum&gt;1713&lt;/RecNum&gt;&lt;DisplayText&gt;(11)&lt;/DisplayText&gt;&lt;record&gt;&lt;rec-number&gt;1713&lt;/rec-number&gt;&lt;foreign-keys&gt;&lt;key app="EN" db-id="xrr2swwexa2rd8ed2d6xfwf20r9v5devt2e2" timestamp="1556632732" guid="c63fca1e-d184-4e0d-8bea-12f03c1d82ef"&gt;1713&lt;/key&gt;&lt;/foreign-keys&gt;&lt;ref-type name="Journal Article"&gt;17&lt;/ref-type&gt;&lt;contributors&gt;&lt;authors&gt;&lt;author&gt;Whiteman, Noah K&lt;/author&gt;&lt;author&gt;Kimball, Rebecca T&lt;/author&gt;&lt;author&gt;Parker, Patricia G&lt;/author&gt;&lt;/authors&gt;&lt;/contributors&gt;&lt;titles&gt;&lt;title&gt;Co</w:instrText>
      </w:r>
      <w:r w:rsidR="00820E6F">
        <w:rPr>
          <w:rFonts w:ascii="Cambria Math" w:eastAsia="Calibri" w:hAnsi="Cambria Math" w:cs="Cambria Math"/>
          <w:color w:val="000000" w:themeColor="text1"/>
        </w:rPr>
        <w:instrText>‐</w:instrText>
      </w:r>
      <w:r w:rsidR="00820E6F">
        <w:rPr>
          <w:rFonts w:eastAsia="Calibri" w:cs="Arial"/>
          <w:color w:val="000000" w:themeColor="text1"/>
        </w:rPr>
        <w:instrText>phylogeography and comparative population genetics of the threatened Galápagos hawk and three ectoparasite species: ecology shapes population histories within parasite communities&lt;/title&gt;&lt;secondary-title&gt;Molecular Ecology&lt;/secondary-title&gt;&lt;/titles&gt;&lt;periodical&gt;&lt;full-title&gt;Molecular Ecology&lt;/full-title&gt;&lt;/periodical&gt;&lt;pages&gt;4759-4773&lt;/pages&gt;&lt;volume&gt;16&lt;/volume&gt;&lt;number&gt;22&lt;/number&gt;&lt;dates&gt;&lt;year&gt;2007&lt;/year&gt;&lt;/dates&gt;&lt;isbn&gt;0962-1083&lt;/isbn&gt;&lt;urls&gt;&lt;/urls&gt;&lt;/record&gt;&lt;/Cite&gt;&lt;/EndNote&gt;</w:instrText>
      </w:r>
      <w:r w:rsidR="00AE3500" w:rsidRPr="009C0FC6">
        <w:rPr>
          <w:rFonts w:eastAsia="Calibri" w:cs="Arial"/>
          <w:color w:val="000000" w:themeColor="text1"/>
        </w:rPr>
        <w:fldChar w:fldCharType="separate"/>
      </w:r>
      <w:r w:rsidR="00820E6F">
        <w:rPr>
          <w:rFonts w:eastAsia="Calibri" w:cs="Arial"/>
          <w:noProof/>
          <w:color w:val="000000" w:themeColor="text1"/>
        </w:rPr>
        <w:t>(11)</w:t>
      </w:r>
      <w:r w:rsidR="00AE3500" w:rsidRPr="009C0FC6">
        <w:rPr>
          <w:rFonts w:eastAsia="Calibri" w:cs="Arial"/>
          <w:color w:val="000000" w:themeColor="text1"/>
        </w:rPr>
        <w:fldChar w:fldCharType="end"/>
      </w:r>
      <w:r w:rsidR="00AE3500" w:rsidRPr="009C0FC6">
        <w:rPr>
          <w:rFonts w:eastAsia="Calibri" w:cs="Arial"/>
          <w:color w:val="000000" w:themeColor="text1"/>
        </w:rPr>
        <w:t>.</w:t>
      </w:r>
      <w:r w:rsidR="007073B3">
        <w:rPr>
          <w:rFonts w:eastAsia="Calibri" w:cs="Arial"/>
          <w:color w:val="000000" w:themeColor="text1"/>
        </w:rPr>
        <w:t xml:space="preserve"> T</w:t>
      </w:r>
      <w:r w:rsidR="00AE3500" w:rsidRPr="00831DB0">
        <w:rPr>
          <w:rFonts w:eastAsia="Calibri" w:cs="Arial"/>
          <w:color w:val="000000" w:themeColor="text1"/>
        </w:rPr>
        <w:t xml:space="preserve">he importance of diversity for limiting disease in agricultural contexts has long been recognised </w:t>
      </w:r>
      <w:r w:rsidR="00AE3500" w:rsidRPr="00831DB0">
        <w:rPr>
          <w:rFonts w:eastAsia="Calibri" w:cs="Arial"/>
          <w:color w:val="000000" w:themeColor="text1"/>
        </w:rPr>
        <w:fldChar w:fldCharType="begin"/>
      </w:r>
      <w:r w:rsidR="00820E6F">
        <w:rPr>
          <w:rFonts w:eastAsia="Calibri" w:cs="Arial"/>
          <w:color w:val="000000" w:themeColor="text1"/>
        </w:rPr>
        <w:instrText xml:space="preserve"> ADDIN EN.CITE &lt;EndNote&gt;&lt;Cite&gt;&lt;Author&gt;Elton&lt;/Author&gt;&lt;Year&gt;1958&lt;/Year&gt;&lt;RecNum&gt;239&lt;/RecNum&gt;&lt;DisplayText&gt;(12)&lt;/DisplayText&gt;&lt;record&gt;&lt;rec-number&gt;239&lt;/rec-number&gt;&lt;foreign-keys&gt;&lt;key app="EN" db-id="xrr2swwexa2rd8ed2d6xfwf20r9v5devt2e2" timestamp="1556229279" guid="95eaef6c-c6f3-40c9-94d0-57fbeb2875db"&gt;239&lt;/key&gt;&lt;/foreign-keys&gt;&lt;ref-type name="Book"&gt;6&lt;/ref-type&gt;&lt;contributors&gt;&lt;authors&gt;&lt;author&gt;Elton, Charles S&lt;/author&gt;&lt;/authors&gt;&lt;/contributors&gt;&lt;titles&gt;&lt;title&gt;The ecology of invasions by animals and plants&lt;/title&gt;&lt;/titles&gt;&lt;dates&gt;&lt;year&gt;1958&lt;/year&gt;&lt;/dates&gt;&lt;pub-location&gt;London&lt;/pub-location&gt;&lt;publisher&gt;Methuen &amp;amp; Co.&lt;/publisher&gt;&lt;isbn&gt;0226206386&lt;/isbn&gt;&lt;urls&gt;&lt;/urls&gt;&lt;/record&gt;&lt;/Cite&gt;&lt;/EndNote&gt;</w:instrText>
      </w:r>
      <w:r w:rsidR="00AE3500" w:rsidRPr="00831DB0">
        <w:rPr>
          <w:rFonts w:eastAsia="Calibri" w:cs="Arial"/>
          <w:color w:val="000000" w:themeColor="text1"/>
        </w:rPr>
        <w:fldChar w:fldCharType="separate"/>
      </w:r>
      <w:r w:rsidR="00820E6F">
        <w:rPr>
          <w:rFonts w:eastAsia="Calibri" w:cs="Arial"/>
          <w:noProof/>
          <w:color w:val="000000" w:themeColor="text1"/>
        </w:rPr>
        <w:t>(12)</w:t>
      </w:r>
      <w:r w:rsidR="00AE3500" w:rsidRPr="00831DB0">
        <w:rPr>
          <w:rFonts w:eastAsia="Calibri" w:cs="Arial"/>
          <w:color w:val="000000" w:themeColor="text1"/>
        </w:rPr>
        <w:fldChar w:fldCharType="end"/>
      </w:r>
      <w:r w:rsidR="00AE3500" w:rsidRPr="00831DB0">
        <w:rPr>
          <w:rFonts w:eastAsia="Calibri" w:cs="Arial"/>
          <w:color w:val="000000" w:themeColor="text1"/>
        </w:rPr>
        <w:t xml:space="preserve">, for example in rice </w:t>
      </w:r>
      <w:r w:rsidR="00AE3500" w:rsidRPr="00831DB0">
        <w:rPr>
          <w:rFonts w:eastAsia="Calibri" w:cs="Arial"/>
          <w:color w:val="000000" w:themeColor="text1"/>
        </w:rPr>
        <w:fldChar w:fldCharType="begin"/>
      </w:r>
      <w:r w:rsidR="00820E6F">
        <w:rPr>
          <w:rFonts w:eastAsia="Calibri" w:cs="Arial"/>
          <w:color w:val="000000" w:themeColor="text1"/>
        </w:rPr>
        <w:instrText xml:space="preserve"> ADDIN EN.CITE &lt;EndNote&gt;&lt;Cite&gt;&lt;Author&gt;Zhu&lt;/Author&gt;&lt;Year&gt;2000&lt;/Year&gt;&lt;RecNum&gt;206&lt;/RecNum&gt;&lt;DisplayText&gt;(13)&lt;/DisplayText&gt;&lt;record&gt;&lt;rec-number&gt;206&lt;/rec-number&gt;&lt;foreign-keys&gt;&lt;key app="EN" db-id="xrr2swwexa2rd8ed2d6xfwf20r9v5devt2e2" timestamp="1556229278" guid="252d6674-05d0-407f-a61e-d80a979d53b7"&gt;206&lt;/key&gt;&lt;/foreign-keys&gt;&lt;ref-type name="Journal Article"&gt;17&lt;/ref-type&gt;&lt;contributors&gt;&lt;authors&gt;&lt;author&gt;Zhu, Youyong&lt;/author&gt;&lt;author&gt;Chen, Hairu&lt;/author&gt;&lt;author&gt;Fan, Jinghua&lt;/author&gt;&lt;author&gt;Wang, Yunyue&lt;/author&gt;&lt;/authors&gt;&lt;/contributors&gt;&lt;titles&gt;&lt;title&gt;Genetic diversity and disease control in rice&lt;/title&gt;&lt;secondary-title&gt;Nature&lt;/secondary-title&gt;&lt;/titles&gt;&lt;periodical&gt;&lt;full-title&gt;Nature&lt;/full-title&gt;&lt;/periodical&gt;&lt;pages&gt;718&lt;/pages&gt;&lt;volume&gt;406&lt;/volume&gt;&lt;number&gt;6797&lt;/number&gt;&lt;dates&gt;&lt;year&gt;2000&lt;/year&gt;&lt;/dates&gt;&lt;isbn&gt;0028-0836&lt;/isbn&gt;&lt;urls&gt;&lt;/urls&gt;&lt;/record&gt;&lt;/Cite&gt;&lt;/EndNote&gt;</w:instrText>
      </w:r>
      <w:r w:rsidR="00AE3500" w:rsidRPr="00831DB0">
        <w:rPr>
          <w:rFonts w:eastAsia="Calibri" w:cs="Arial"/>
          <w:color w:val="000000" w:themeColor="text1"/>
        </w:rPr>
        <w:fldChar w:fldCharType="separate"/>
      </w:r>
      <w:r w:rsidR="00820E6F">
        <w:rPr>
          <w:rFonts w:eastAsia="Calibri" w:cs="Arial"/>
          <w:noProof/>
          <w:color w:val="000000" w:themeColor="text1"/>
        </w:rPr>
        <w:t>(13)</w:t>
      </w:r>
      <w:r w:rsidR="00AE3500" w:rsidRPr="00831DB0">
        <w:rPr>
          <w:rFonts w:eastAsia="Calibri" w:cs="Arial"/>
          <w:color w:val="000000" w:themeColor="text1"/>
        </w:rPr>
        <w:fldChar w:fldCharType="end"/>
      </w:r>
      <w:r w:rsidR="00AE3500" w:rsidRPr="00831DB0">
        <w:rPr>
          <w:rFonts w:eastAsia="Calibri" w:cs="Arial"/>
          <w:color w:val="000000" w:themeColor="text1"/>
        </w:rPr>
        <w:t xml:space="preserve"> and hybridising populations of honeybees </w:t>
      </w:r>
      <w:r w:rsidR="00AE3500" w:rsidRPr="00831DB0">
        <w:rPr>
          <w:rFonts w:eastAsia="Calibri" w:cs="Arial"/>
          <w:color w:val="000000" w:themeColor="text1"/>
        </w:rPr>
        <w:fldChar w:fldCharType="begin"/>
      </w:r>
      <w:r w:rsidR="00820E6F">
        <w:rPr>
          <w:rFonts w:eastAsia="Calibri" w:cs="Arial"/>
          <w:color w:val="000000" w:themeColor="text1"/>
        </w:rPr>
        <w:instrText xml:space="preserve"> ADDIN EN.CITE &lt;EndNote&gt;&lt;Cite&gt;&lt;Author&gt;López-Uribe&lt;/Author&gt;&lt;Year&gt;2017&lt;/Year&gt;&lt;RecNum&gt;1715&lt;/RecNum&gt;&lt;DisplayText&gt;(14)&lt;/DisplayText&gt;&lt;record&gt;&lt;rec-number&gt;1715&lt;/rec-number&gt;&lt;foreign-keys&gt;&lt;key app="EN" db-id="xrr2swwexa2rd8ed2d6xfwf20r9v5devt2e2" timestamp="1556632732" guid="e107cb95-1fa2-422c-9b99-86f9efe45c40"&gt;1715&lt;/key&gt;&lt;/foreign-keys&gt;&lt;ref-type name="Journal Article"&gt;17&lt;/ref-type&gt;&lt;contributors&gt;&lt;authors&gt;&lt;author&gt;López-Uribe, Margarita M&lt;/author&gt;&lt;author&gt;Appler, R Holden&lt;/author&gt;&lt;author&gt;Youngsteadt, Elsa&lt;/author&gt;&lt;author&gt;Dunn, Robert R&lt;/author&gt;&lt;author&gt;Frank, Steven D&lt;/author&gt;&lt;author&gt;Tarpy, David R&lt;/author&gt;&lt;/authors&gt;&lt;/contributors&gt;&lt;titles&gt;&lt;title&gt;Higher immunocompetence is associated with higher genetic diversity in feral honey bee colonies (Apis mellifera)&lt;/title&gt;&lt;secondary-title&gt;Conservation Genetics&lt;/secondary-title&gt;&lt;/titles&gt;&lt;periodical&gt;&lt;full-title&gt;Conservation Genetics&lt;/full-title&gt;&lt;/periodical&gt;&lt;pages&gt;659-666&lt;/pages&gt;&lt;volume&gt;18&lt;/volume&gt;&lt;number&gt;3&lt;/number&gt;&lt;dates&gt;&lt;year&gt;2017&lt;/year&gt;&lt;/dates&gt;&lt;isbn&gt;1566-0621&lt;/isbn&gt;&lt;urls&gt;&lt;/urls&gt;&lt;/record&gt;&lt;/Cite&gt;&lt;/EndNote&gt;</w:instrText>
      </w:r>
      <w:r w:rsidR="00AE3500" w:rsidRPr="00831DB0">
        <w:rPr>
          <w:rFonts w:eastAsia="Calibri" w:cs="Arial"/>
          <w:color w:val="000000" w:themeColor="text1"/>
        </w:rPr>
        <w:fldChar w:fldCharType="separate"/>
      </w:r>
      <w:r w:rsidR="00820E6F">
        <w:rPr>
          <w:rFonts w:eastAsia="Calibri" w:cs="Arial"/>
          <w:noProof/>
          <w:color w:val="000000" w:themeColor="text1"/>
        </w:rPr>
        <w:t>(14)</w:t>
      </w:r>
      <w:r w:rsidR="00AE3500" w:rsidRPr="00831DB0">
        <w:rPr>
          <w:rFonts w:eastAsia="Calibri" w:cs="Arial"/>
          <w:color w:val="000000" w:themeColor="text1"/>
        </w:rPr>
        <w:fldChar w:fldCharType="end"/>
      </w:r>
      <w:r w:rsidR="00AE3500" w:rsidRPr="00831DB0">
        <w:rPr>
          <w:rFonts w:eastAsia="Calibri" w:cs="Arial"/>
          <w:color w:val="000000" w:themeColor="text1"/>
        </w:rPr>
        <w:t>.</w:t>
      </w:r>
      <w:r w:rsidR="00B77608">
        <w:rPr>
          <w:rFonts w:eastAsia="Calibri" w:cs="Arial"/>
          <w:color w:val="000000" w:themeColor="text1"/>
        </w:rPr>
        <w:t xml:space="preserve"> </w:t>
      </w:r>
      <w:r w:rsidR="00102461">
        <w:rPr>
          <w:rFonts w:eastAsia="Calibri" w:cs="Arial"/>
          <w:color w:val="000000" w:themeColor="text1"/>
        </w:rPr>
        <w:t xml:space="preserve">In laboratory environments, </w:t>
      </w:r>
      <w:r w:rsidR="00D74AB9">
        <w:rPr>
          <w:rFonts w:eastAsia="Calibri" w:cs="Arial"/>
          <w:iCs/>
          <w:color w:val="000000" w:themeColor="text1"/>
        </w:rPr>
        <w:t xml:space="preserve">more genetically diverse </w:t>
      </w:r>
      <w:r w:rsidR="004F64CE">
        <w:rPr>
          <w:rFonts w:eastAsia="Calibri" w:cs="Arial"/>
          <w:iCs/>
          <w:color w:val="000000" w:themeColor="text1"/>
        </w:rPr>
        <w:t xml:space="preserve">populations of </w:t>
      </w:r>
      <w:r w:rsidR="004260A7">
        <w:rPr>
          <w:rFonts w:eastAsia="Calibri" w:cs="Arial"/>
          <w:i/>
          <w:color w:val="000000" w:themeColor="text1"/>
        </w:rPr>
        <w:t xml:space="preserve">Daphnia </w:t>
      </w:r>
      <w:r w:rsidR="004260A7" w:rsidRPr="00931D40">
        <w:rPr>
          <w:rFonts w:eastAsia="Calibri" w:cs="Arial"/>
          <w:i/>
          <w:color w:val="000000" w:themeColor="text1"/>
        </w:rPr>
        <w:t>ma</w:t>
      </w:r>
      <w:r w:rsidR="004260A7" w:rsidRPr="004260A7">
        <w:rPr>
          <w:rFonts w:eastAsia="Calibri" w:cs="Arial"/>
          <w:i/>
          <w:color w:val="000000" w:themeColor="text1"/>
        </w:rPr>
        <w:t>gna</w:t>
      </w:r>
      <w:r w:rsidR="004260A7">
        <w:rPr>
          <w:rFonts w:eastAsia="Calibri" w:cs="Arial"/>
          <w:iCs/>
          <w:color w:val="000000" w:themeColor="text1"/>
        </w:rPr>
        <w:t xml:space="preserve"> </w:t>
      </w:r>
      <w:r w:rsidR="00F6581C">
        <w:rPr>
          <w:rFonts w:eastAsia="Calibri" w:cs="Arial"/>
          <w:iCs/>
          <w:color w:val="000000" w:themeColor="text1"/>
        </w:rPr>
        <w:t xml:space="preserve">are more resistant to parasites </w:t>
      </w:r>
      <w:r w:rsidR="00D57A13">
        <w:rPr>
          <w:rFonts w:eastAsia="Calibri" w:cs="Arial"/>
          <w:iCs/>
          <w:color w:val="000000" w:themeColor="text1"/>
        </w:rPr>
        <w:fldChar w:fldCharType="begin"/>
      </w:r>
      <w:r w:rsidR="00820E6F">
        <w:rPr>
          <w:rFonts w:eastAsia="Calibri" w:cs="Arial"/>
          <w:iCs/>
          <w:color w:val="000000" w:themeColor="text1"/>
        </w:rPr>
        <w:instrText xml:space="preserve"> ADDIN EN.CITE &lt;EndNote&gt;&lt;Cite&gt;&lt;Author&gt;Altermatt&lt;/Author&gt;&lt;Year&gt;2008&lt;/Year&gt;&lt;RecNum&gt;67&lt;/RecNum&gt;&lt;DisplayText&gt;(15)&lt;/DisplayText&gt;&lt;record&gt;&lt;rec-number&gt;67&lt;/rec-number&gt;&lt;foreign-keys&gt;&lt;key app="EN" db-id="xrr2swwexa2rd8ed2d6xfwf20r9v5devt2e2" timestamp="1556228984" guid="b5645346-64aa-4735-83de-d30c17c1eaef"&gt;67&lt;/key&gt;&lt;/foreign-keys&gt;&lt;ref-type name="Journal Article"&gt;17&lt;/ref-type&gt;&lt;contributors&gt;&lt;authors&gt;&lt;author&gt;Altermatt, Florian&lt;/author&gt;&lt;author&gt;Ebert, Dieter&lt;/author&gt;&lt;/authors&gt;&lt;/contributors&gt;&lt;titles&gt;&lt;title&gt;Genetic diversity of Daphnia magna populations enhances resistance to parasites&lt;/title&gt;&lt;secondary-title&gt;Ecology Letters&lt;/secondary-title&gt;&lt;/titles&gt;&lt;periodical&gt;&lt;full-title&gt;Ecology Letters&lt;/full-title&gt;&lt;/periodical&gt;&lt;pages&gt;918-928&lt;/pages&gt;&lt;volume&gt;11&lt;/volume&gt;&lt;number&gt;9&lt;/number&gt;&lt;keywords&gt;&lt;keyword&gt;Daphnia magna&lt;/keyword&gt;&lt;keyword&gt;density&lt;/keyword&gt;&lt;keyword&gt;epidemic&lt;/keyword&gt;&lt;keyword&gt;epidemiology&lt;/keyword&gt;&lt;keyword&gt;genotypic diversity&lt;/keyword&gt;&lt;keyword&gt;metapopulation&lt;/keyword&gt;&lt;keyword&gt;microsporidium&lt;/keyword&gt;&lt;keyword&gt;Octosporea bayeri&lt;/keyword&gt;&lt;keyword&gt;prevalence&lt;/keyword&gt;&lt;/keywords&gt;&lt;dates&gt;&lt;year&gt;2008&lt;/year&gt;&lt;/dates&gt;&lt;publisher&gt;Blackwell Publishing Ltd&lt;/publisher&gt;&lt;isbn&gt;1461-0248&lt;/isbn&gt;&lt;urls&gt;&lt;related-urls&gt;&lt;url&gt;http://dx.doi.org/10.1111/j.1461-0248.2008.01203.x&lt;/url&gt;&lt;/related-urls&gt;&lt;/urls&gt;&lt;electronic-resource-num&gt;10.1111/j.1461-0248.2008.01203.x&lt;/electronic-resource-num&gt;&lt;/record&gt;&lt;/Cite&gt;&lt;/EndNote&gt;</w:instrText>
      </w:r>
      <w:r w:rsidR="00D57A13">
        <w:rPr>
          <w:rFonts w:eastAsia="Calibri" w:cs="Arial"/>
          <w:iCs/>
          <w:color w:val="000000" w:themeColor="text1"/>
        </w:rPr>
        <w:fldChar w:fldCharType="separate"/>
      </w:r>
      <w:r w:rsidR="00820E6F">
        <w:rPr>
          <w:rFonts w:eastAsia="Calibri" w:cs="Arial"/>
          <w:iCs/>
          <w:noProof/>
          <w:color w:val="000000" w:themeColor="text1"/>
        </w:rPr>
        <w:t>(15)</w:t>
      </w:r>
      <w:r w:rsidR="00D57A13">
        <w:rPr>
          <w:rFonts w:eastAsia="Calibri" w:cs="Arial"/>
          <w:iCs/>
          <w:color w:val="000000" w:themeColor="text1"/>
        </w:rPr>
        <w:fldChar w:fldCharType="end"/>
      </w:r>
      <w:r w:rsidR="00F6581C">
        <w:rPr>
          <w:rFonts w:eastAsia="Calibri" w:cs="Arial"/>
          <w:iCs/>
          <w:color w:val="000000" w:themeColor="text1"/>
        </w:rPr>
        <w:t xml:space="preserve">, </w:t>
      </w:r>
      <w:r w:rsidR="00CC7E5F">
        <w:rPr>
          <w:rFonts w:eastAsia="Calibri" w:cs="Arial"/>
          <w:iCs/>
          <w:color w:val="000000" w:themeColor="text1"/>
        </w:rPr>
        <w:t xml:space="preserve">an effect </w:t>
      </w:r>
      <w:r w:rsidR="00803AFE">
        <w:rPr>
          <w:rFonts w:eastAsia="Calibri" w:cs="Arial"/>
          <w:iCs/>
          <w:color w:val="000000" w:themeColor="text1"/>
        </w:rPr>
        <w:t>that depend</w:t>
      </w:r>
      <w:r w:rsidR="00A873A8">
        <w:rPr>
          <w:rFonts w:eastAsia="Calibri" w:cs="Arial"/>
          <w:iCs/>
          <w:color w:val="000000" w:themeColor="text1"/>
        </w:rPr>
        <w:t>s</w:t>
      </w:r>
      <w:r w:rsidR="00803AFE">
        <w:rPr>
          <w:rFonts w:eastAsia="Calibri" w:cs="Arial"/>
          <w:iCs/>
          <w:color w:val="000000" w:themeColor="text1"/>
        </w:rPr>
        <w:t xml:space="preserve"> on the </w:t>
      </w:r>
      <w:r w:rsidR="00265F22">
        <w:rPr>
          <w:rFonts w:eastAsia="Calibri" w:cs="Arial"/>
          <w:iCs/>
          <w:color w:val="000000" w:themeColor="text1"/>
        </w:rPr>
        <w:t xml:space="preserve">genetic architecture of </w:t>
      </w:r>
      <w:r w:rsidR="00D57A13">
        <w:rPr>
          <w:rFonts w:eastAsia="Calibri" w:cs="Arial"/>
          <w:iCs/>
          <w:color w:val="000000" w:themeColor="text1"/>
        </w:rPr>
        <w:t xml:space="preserve">resistance </w:t>
      </w:r>
      <w:r w:rsidR="00D57A13">
        <w:rPr>
          <w:rFonts w:eastAsia="Calibri" w:cs="Arial"/>
          <w:iCs/>
          <w:color w:val="000000" w:themeColor="text1"/>
        </w:rPr>
        <w:fldChar w:fldCharType="begin"/>
      </w:r>
      <w:r w:rsidR="00820E6F">
        <w:rPr>
          <w:rFonts w:eastAsia="Calibri" w:cs="Arial"/>
          <w:iCs/>
          <w:color w:val="000000" w:themeColor="text1"/>
        </w:rPr>
        <w:instrText xml:space="preserve"> ADDIN EN.CITE &lt;EndNote&gt;&lt;Cite&gt;&lt;Author&gt;Luijckx&lt;/Author&gt;&lt;Year&gt;2013&lt;/Year&gt;&lt;RecNum&gt;32&lt;/RecNum&gt;&lt;DisplayText&gt;(16)&lt;/DisplayText&gt;&lt;record&gt;&lt;rec-number&gt;32&lt;/rec-number&gt;&lt;foreign-keys&gt;&lt;key app="EN" db-id="xrr2swwexa2rd8ed2d6xfwf20r9v5devt2e2" timestamp="1556228951" guid="471c3b64-6deb-4169-9a41-fda7efef4383"&gt;32&lt;/key&gt;&lt;key app="ENWeb" db-id=""&gt;0&lt;/key&gt;&lt;/foreign-keys&gt;&lt;ref-type name="Journal Article"&gt;17&lt;/ref-type&gt;&lt;contributors&gt;&lt;authors&gt;&lt;author&gt;Luijckx, Pepijn&lt;/author&gt;&lt;author&gt;Fienberg, Harris&lt;/author&gt;&lt;author&gt;Duneau, David&lt;/author&gt;&lt;author&gt;Ebert, Dieter&lt;/author&gt;&lt;/authors&gt;&lt;/contributors&gt;&lt;titles&gt;&lt;title&gt;A Matching-Allele Model Explains Host Resistance to Parasites&lt;/title&gt;&lt;secondary-title&gt;Current Biology&lt;/secondary-title&gt;&lt;/titles&gt;&lt;periodical&gt;&lt;full-title&gt;Current Biology&lt;/full-title&gt;&lt;/periodical&gt;&lt;dates&gt;&lt;year&gt;2013&lt;/year&gt;&lt;/dates&gt;&lt;isbn&gt;0960-9822&lt;/isbn&gt;&lt;urls&gt;&lt;/urls&gt;&lt;/record&gt;&lt;/Cite&gt;&lt;/EndNote&gt;</w:instrText>
      </w:r>
      <w:r w:rsidR="00D57A13">
        <w:rPr>
          <w:rFonts w:eastAsia="Calibri" w:cs="Arial"/>
          <w:iCs/>
          <w:color w:val="000000" w:themeColor="text1"/>
        </w:rPr>
        <w:fldChar w:fldCharType="separate"/>
      </w:r>
      <w:r w:rsidR="00820E6F">
        <w:rPr>
          <w:rFonts w:eastAsia="Calibri" w:cs="Arial"/>
          <w:iCs/>
          <w:noProof/>
          <w:color w:val="000000" w:themeColor="text1"/>
        </w:rPr>
        <w:t>(16)</w:t>
      </w:r>
      <w:r w:rsidR="00D57A13">
        <w:rPr>
          <w:rFonts w:eastAsia="Calibri" w:cs="Arial"/>
          <w:iCs/>
          <w:color w:val="000000" w:themeColor="text1"/>
        </w:rPr>
        <w:fldChar w:fldCharType="end"/>
      </w:r>
      <w:r w:rsidR="00D57A13">
        <w:rPr>
          <w:rFonts w:eastAsia="Calibri" w:cs="Arial"/>
          <w:iCs/>
          <w:color w:val="000000" w:themeColor="text1"/>
        </w:rPr>
        <w:t xml:space="preserve">. </w:t>
      </w:r>
      <w:r w:rsidR="006757C1">
        <w:rPr>
          <w:rFonts w:eastAsia="Calibri" w:cs="Arial"/>
          <w:iCs/>
          <w:color w:val="000000" w:themeColor="text1"/>
        </w:rPr>
        <w:t xml:space="preserve">In microbial systems, </w:t>
      </w:r>
      <w:r w:rsidR="00AD0A1B">
        <w:rPr>
          <w:rFonts w:eastAsia="Calibri" w:cs="Arial"/>
          <w:i/>
          <w:color w:val="000000" w:themeColor="text1"/>
        </w:rPr>
        <w:t xml:space="preserve">Pseudomonas aeruginosa </w:t>
      </w:r>
      <w:r w:rsidR="00AD0A1B">
        <w:rPr>
          <w:rFonts w:eastAsia="Calibri" w:cs="Arial"/>
          <w:iCs/>
          <w:color w:val="000000" w:themeColor="text1"/>
        </w:rPr>
        <w:t xml:space="preserve">PA14 and </w:t>
      </w:r>
      <w:r w:rsidR="00AD0A1B">
        <w:rPr>
          <w:rFonts w:eastAsia="Calibri" w:cs="Arial"/>
          <w:i/>
          <w:iCs/>
          <w:color w:val="000000" w:themeColor="text1"/>
        </w:rPr>
        <w:t xml:space="preserve">Streptococcus thermophilus </w:t>
      </w:r>
      <w:r w:rsidR="00102461" w:rsidRPr="00E87601">
        <w:rPr>
          <w:rFonts w:eastAsia="Calibri" w:cs="Arial"/>
          <w:color w:val="000000" w:themeColor="text1"/>
        </w:rPr>
        <w:t xml:space="preserve">with diverse immunity alleles </w:t>
      </w:r>
      <w:r w:rsidR="00102461">
        <w:rPr>
          <w:rFonts w:eastAsia="Calibri" w:cs="Arial"/>
          <w:color w:val="000000" w:themeColor="text1"/>
        </w:rPr>
        <w:t xml:space="preserve">were shown to be more resistant against </w:t>
      </w:r>
      <w:r w:rsidR="004D3859">
        <w:rPr>
          <w:rFonts w:eastAsia="Calibri" w:cs="Arial"/>
          <w:color w:val="000000" w:themeColor="text1"/>
        </w:rPr>
        <w:t xml:space="preserve">lytic </w:t>
      </w:r>
      <w:r w:rsidR="00B543E8">
        <w:rPr>
          <w:rFonts w:eastAsia="Calibri" w:cs="Arial"/>
          <w:color w:val="000000" w:themeColor="text1"/>
        </w:rPr>
        <w:t xml:space="preserve">bacteriophage </w:t>
      </w:r>
      <w:r w:rsidR="00102461" w:rsidRPr="00E87601">
        <w:rPr>
          <w:rFonts w:cs="Arial"/>
          <w:color w:val="000000" w:themeColor="text1"/>
        </w:rPr>
        <w:fldChar w:fldCharType="begin">
          <w:fldData xml:space="preserve">PEVuZE5vdGU+PENpdGU+PEF1dGhvcj52YW4gSG91dGU8L0F1dGhvcj48WWVhcj4yMDE2PC9ZZWFy
PjxSZWNOdW0+MzUwPC9SZWNOdW0+PERpc3BsYXlUZXh0PigxNywgMTgpPC9EaXNwbGF5VGV4dD48
cmVjb3JkPjxyZWMtbnVtYmVyPjM1MDwvcmVjLW51bWJlcj48Zm9yZWlnbi1rZXlzPjxrZXkgYXBw
PSJFTiIgZGItaWQ9InhycjJzd3dleGEycmQ4ZWQyZDZ4ZndmMjByOXY1ZGV2dDJlMiIgdGltZXN0
YW1wPSIxNTU2MjI5Mjk4IiBndWlkPSI4YTcyMjczMi1jNTQ4LTQwM2QtYTEyZC1mNmI1YjRmN2Ux
M2YiPjM1MDwva2V5PjwvZm9yZWlnbi1rZXlzPjxyZWYtdHlwZSBuYW1lPSJKb3VybmFsIEFydGlj
bGUiPjE3PC9yZWYtdHlwZT48Y29udHJpYnV0b3JzPjxhdXRob3JzPjxhdXRob3I+dmFuIEhvdXRl
LCBTdGluZWtlPC9hdXRob3I+PGF1dGhvcj5Fa3JvdGgsIEFsaWNlIEsgRTwvYXV0aG9yPjxhdXRo
b3I+QnJvbmlld3NraSwgSmVubnkgTTwvYXV0aG9yPjxhdXRob3I+Q2hhYmFzLCBIw6lsw6huZTwv
YXV0aG9yPjxhdXRob3I+QXNoYnksIEJlbjwvYXV0aG9yPjxhdXRob3I+Qm9uZHktRGVub215LCBK
b3NlcGg8L2F1dGhvcj48YXV0aG9yPkdhbmRvbiwgU3lsdmFpbjwvYXV0aG9yPjxhdXRob3I+Qm9v
dHMsIE1pa2U8L2F1dGhvcj48YXV0aG9yPlBhdGVyc29uLCBTdGV2ZTwvYXV0aG9yPjxhdXRob3I+
QnVja2xpbmcsIEFuZ3VzPC9hdXRob3I+PGF1dGhvcj5XZXN0cmEsIEVkemUgUjwvYXV0aG9yPjwv
YXV0aG9ycz48L2NvbnRyaWJ1dG9ycz48dGl0bGVzPjx0aXRsZT5UaGUgZGl2ZXJzaXR5LWdlbmVy
YXRpbmcgYmVuZWZpdHMgb2YgYSBwcm9rYXJ5b3RpYyBhZGFwdGl2ZSBpbW11bmUgc3lzdGVtPC90
aXRsZT48c2Vjb25kYXJ5LXRpdGxlPk5hdHVyZTwvc2Vjb25kYXJ5LXRpdGxlPjwvdGl0bGVzPjxw
ZXJpb2RpY2FsPjxmdWxsLXRpdGxlPk5hdHVyZTwvZnVsbC10aXRsZT48L3BlcmlvZGljYWw+PHBh
Z2VzPjM4NS0zODg8L3BhZ2VzPjx2b2x1bWU+NTMyPC92b2x1bWU+PG51bWJlcj43NTk5PC9udW1i
ZXI+PGRhdGVzPjx5ZWFyPjIwMTY8L3llYXI+PHB1Yi1kYXRlcz48ZGF0ZT4wNC8yMS9wcmludDwv
ZGF0ZT48L3B1Yi1kYXRlcz48L2RhdGVzPjxwdWJsaXNoZXI+TmF0dXJlIFB1Ymxpc2hpbmcgR3Jv
dXAsIGEgZGl2aXNpb24gb2YgTWFjbWlsbGFuIFB1Ymxpc2hlcnMgTGltaXRlZC4gQWxsIFJpZ2h0
cyBSZXNlcnZlZC48L3B1Ymxpc2hlcj48aXNibj4wMDI4LTA4MzY8L2lzYm4+PHdvcmstdHlwZT5M
ZXR0ZXI8L3dvcmstdHlwZT48dXJscz48cmVsYXRlZC11cmxzPjx1cmw+aHR0cDovL2R4LmRvaS5v
cmcvMTAuMTAzOC9uYXR1cmUxNzQzNjwvdXJsPjwvcmVsYXRlZC11cmxzPjwvdXJscz48ZWxlY3Ry
b25pYy1yZXNvdXJjZS1udW0+MTAuMTAzOC9uYXR1cmUxNzQzNjwvZWxlY3Ryb25pYy1yZXNvdXJj
ZS1udW0+PC9yZWNvcmQ+PC9DaXRlPjxDaXRlPjxBdXRob3I+TW9ybGV5PC9BdXRob3I+PFllYXI+
MjAxNzwvWWVhcj48UmVjTnVtPjM1NDwvUmVjTnVtPjxyZWNvcmQ+PHJlYy1udW1iZXI+MzU0PC9y
ZWMtbnVtYmVyPjxmb3JlaWduLWtleXM+PGtleSBhcHA9IkVOIiBkYi1pZD0ieHJyMnN3d2V4YTJy
ZDhlZDJkNnhmd2YyMHI5djVkZXZ0MmUyIiB0aW1lc3RhbXA9IjE1NTYyMjkyOTgiIGd1aWQ9ImMx
MDdlYTNmLTJjMTQtNDVkZC1hOWY5LWE4NDcyNzBhNGJjNyI+MzU0PC9rZXk+PC9mb3JlaWduLWtl
eXM+PHJlZi10eXBlIG5hbWU9IkpvdXJuYWwgQXJ0aWNsZSI+MTc8L3JlZi10eXBlPjxjb250cmli
dXRvcnM+PGF1dGhvcnM+PGF1dGhvcj5Nb3JsZXksIERhbmllbDwvYXV0aG9yPjxhdXRob3I+QnJv
bmlld3NraSwgSmVubnkgTTwvYXV0aG9yPjxhdXRob3I+V2VzdHJhLCBFZHplIFI8L2F1dGhvcj48
YXV0aG9yPkJ1Y2tsaW5nLCBBbmd1czwvYXV0aG9yPjxhdXRob3I+dmFuIEhvdXRlLCBTdGluZWtl
PC9hdXRob3I+PC9hdXRob3JzPjwvY29udHJpYnV0b3JzPjx0aXRsZXM+PHRpdGxlPkhvc3QgZGl2
ZXJzaXR5IGxpbWl0cyB0aGUgZXZvbHV0aW9uIG9mIHBhcmFzaXRlIGxvY2FsIGFkYXB0YXRpb248
L3RpdGxlPjxzZWNvbmRhcnktdGl0bGU+TW9sZWN1bGFyIGVjb2xvZ3k8L3NlY29uZGFyeS10aXRs
ZT48L3RpdGxlcz48cGVyaW9kaWNhbD48ZnVsbC10aXRsZT5Nb2xlY3VsYXIgRWNvbG9neTwvZnVs
bC10aXRsZT48L3BlcmlvZGljYWw+PHBhZ2VzPjE3NTYtMTc2MzwvcGFnZXM+PHZvbHVtZT4yNjwv
dm9sdW1lPjxudW1iZXI+NzwvbnVtYmVyPjxkYXRlcz48eWVhcj4yMDE3PC95ZWFyPjwvZGF0ZXM+
PGlzYm4+MDk2Mi0xMDgzPC9pc2JuPjx1cmxzPjwvdXJscz48L3JlY29yZD48L0NpdGU+PC9FbmRO
b3RlPgB=
</w:fldData>
        </w:fldChar>
      </w:r>
      <w:r w:rsidR="00820E6F">
        <w:rPr>
          <w:rFonts w:cs="Arial"/>
          <w:color w:val="000000" w:themeColor="text1"/>
        </w:rPr>
        <w:instrText xml:space="preserve"> ADDIN EN.CITE </w:instrText>
      </w:r>
      <w:r w:rsidR="00820E6F">
        <w:rPr>
          <w:rFonts w:cs="Arial"/>
          <w:color w:val="000000" w:themeColor="text1"/>
        </w:rPr>
        <w:fldChar w:fldCharType="begin">
          <w:fldData xml:space="preserve">PEVuZE5vdGU+PENpdGU+PEF1dGhvcj52YW4gSG91dGU8L0F1dGhvcj48WWVhcj4yMDE2PC9ZZWFy
PjxSZWNOdW0+MzUwPC9SZWNOdW0+PERpc3BsYXlUZXh0PigxNywgMTgpPC9EaXNwbGF5VGV4dD48
cmVjb3JkPjxyZWMtbnVtYmVyPjM1MDwvcmVjLW51bWJlcj48Zm9yZWlnbi1rZXlzPjxrZXkgYXBw
PSJFTiIgZGItaWQ9InhycjJzd3dleGEycmQ4ZWQyZDZ4ZndmMjByOXY1ZGV2dDJlMiIgdGltZXN0
YW1wPSIxNTU2MjI5Mjk4IiBndWlkPSI4YTcyMjczMi1jNTQ4LTQwM2QtYTEyZC1mNmI1YjRmN2Ux
M2YiPjM1MDwva2V5PjwvZm9yZWlnbi1rZXlzPjxyZWYtdHlwZSBuYW1lPSJKb3VybmFsIEFydGlj
bGUiPjE3PC9yZWYtdHlwZT48Y29udHJpYnV0b3JzPjxhdXRob3JzPjxhdXRob3I+dmFuIEhvdXRl
LCBTdGluZWtlPC9hdXRob3I+PGF1dGhvcj5Fa3JvdGgsIEFsaWNlIEsgRTwvYXV0aG9yPjxhdXRo
b3I+QnJvbmlld3NraSwgSmVubnkgTTwvYXV0aG9yPjxhdXRob3I+Q2hhYmFzLCBIw6lsw6huZTwv
YXV0aG9yPjxhdXRob3I+QXNoYnksIEJlbjwvYXV0aG9yPjxhdXRob3I+Qm9uZHktRGVub215LCBK
b3NlcGg8L2F1dGhvcj48YXV0aG9yPkdhbmRvbiwgU3lsdmFpbjwvYXV0aG9yPjxhdXRob3I+Qm9v
dHMsIE1pa2U8L2F1dGhvcj48YXV0aG9yPlBhdGVyc29uLCBTdGV2ZTwvYXV0aG9yPjxhdXRob3I+
QnVja2xpbmcsIEFuZ3VzPC9hdXRob3I+PGF1dGhvcj5XZXN0cmEsIEVkemUgUjwvYXV0aG9yPjwv
YXV0aG9ycz48L2NvbnRyaWJ1dG9ycz48dGl0bGVzPjx0aXRsZT5UaGUgZGl2ZXJzaXR5LWdlbmVy
YXRpbmcgYmVuZWZpdHMgb2YgYSBwcm9rYXJ5b3RpYyBhZGFwdGl2ZSBpbW11bmUgc3lzdGVtPC90
aXRsZT48c2Vjb25kYXJ5LXRpdGxlPk5hdHVyZTwvc2Vjb25kYXJ5LXRpdGxlPjwvdGl0bGVzPjxw
ZXJpb2RpY2FsPjxmdWxsLXRpdGxlPk5hdHVyZTwvZnVsbC10aXRsZT48L3BlcmlvZGljYWw+PHBh
Z2VzPjM4NS0zODg8L3BhZ2VzPjx2b2x1bWU+NTMyPC92b2x1bWU+PG51bWJlcj43NTk5PC9udW1i
ZXI+PGRhdGVzPjx5ZWFyPjIwMTY8L3llYXI+PHB1Yi1kYXRlcz48ZGF0ZT4wNC8yMS9wcmludDwv
ZGF0ZT48L3B1Yi1kYXRlcz48L2RhdGVzPjxwdWJsaXNoZXI+TmF0dXJlIFB1Ymxpc2hpbmcgR3Jv
dXAsIGEgZGl2aXNpb24gb2YgTWFjbWlsbGFuIFB1Ymxpc2hlcnMgTGltaXRlZC4gQWxsIFJpZ2h0
cyBSZXNlcnZlZC48L3B1Ymxpc2hlcj48aXNibj4wMDI4LTA4MzY8L2lzYm4+PHdvcmstdHlwZT5M
ZXR0ZXI8L3dvcmstdHlwZT48dXJscz48cmVsYXRlZC11cmxzPjx1cmw+aHR0cDovL2R4LmRvaS5v
cmcvMTAuMTAzOC9uYXR1cmUxNzQzNjwvdXJsPjwvcmVsYXRlZC11cmxzPjwvdXJscz48ZWxlY3Ry
b25pYy1yZXNvdXJjZS1udW0+MTAuMTAzOC9uYXR1cmUxNzQzNjwvZWxlY3Ryb25pYy1yZXNvdXJj
ZS1udW0+PC9yZWNvcmQ+PC9DaXRlPjxDaXRlPjxBdXRob3I+TW9ybGV5PC9BdXRob3I+PFllYXI+
MjAxNzwvWWVhcj48UmVjTnVtPjM1NDwvUmVjTnVtPjxyZWNvcmQ+PHJlYy1udW1iZXI+MzU0PC9y
ZWMtbnVtYmVyPjxmb3JlaWduLWtleXM+PGtleSBhcHA9IkVOIiBkYi1pZD0ieHJyMnN3d2V4YTJy
ZDhlZDJkNnhmd2YyMHI5djVkZXZ0MmUyIiB0aW1lc3RhbXA9IjE1NTYyMjkyOTgiIGd1aWQ9ImMx
MDdlYTNmLTJjMTQtNDVkZC1hOWY5LWE4NDcyNzBhNGJjNyI+MzU0PC9rZXk+PC9mb3JlaWduLWtl
eXM+PHJlZi10eXBlIG5hbWU9IkpvdXJuYWwgQXJ0aWNsZSI+MTc8L3JlZi10eXBlPjxjb250cmli
dXRvcnM+PGF1dGhvcnM+PGF1dGhvcj5Nb3JsZXksIERhbmllbDwvYXV0aG9yPjxhdXRob3I+QnJv
bmlld3NraSwgSmVubnkgTTwvYXV0aG9yPjxhdXRob3I+V2VzdHJhLCBFZHplIFI8L2F1dGhvcj48
YXV0aG9yPkJ1Y2tsaW5nLCBBbmd1czwvYXV0aG9yPjxhdXRob3I+dmFuIEhvdXRlLCBTdGluZWtl
PC9hdXRob3I+PC9hdXRob3JzPjwvY29udHJpYnV0b3JzPjx0aXRsZXM+PHRpdGxlPkhvc3QgZGl2
ZXJzaXR5IGxpbWl0cyB0aGUgZXZvbHV0aW9uIG9mIHBhcmFzaXRlIGxvY2FsIGFkYXB0YXRpb248
L3RpdGxlPjxzZWNvbmRhcnktdGl0bGU+TW9sZWN1bGFyIGVjb2xvZ3k8L3NlY29uZGFyeS10aXRs
ZT48L3RpdGxlcz48cGVyaW9kaWNhbD48ZnVsbC10aXRsZT5Nb2xlY3VsYXIgRWNvbG9neTwvZnVs
bC10aXRsZT48L3BlcmlvZGljYWw+PHBhZ2VzPjE3NTYtMTc2MzwvcGFnZXM+PHZvbHVtZT4yNjwv
dm9sdW1lPjxudW1iZXI+NzwvbnVtYmVyPjxkYXRlcz48eWVhcj4yMDE3PC95ZWFyPjwvZGF0ZXM+
PGlzYm4+MDk2Mi0xMDgzPC9pc2JuPjx1cmxzPjwvdXJscz48L3JlY29yZD48L0NpdGU+PC9FbmRO
b3RlPgB=
</w:fldData>
        </w:fldChar>
      </w:r>
      <w:r w:rsidR="00820E6F">
        <w:rPr>
          <w:rFonts w:cs="Arial"/>
          <w:color w:val="000000" w:themeColor="text1"/>
        </w:rPr>
        <w:instrText xml:space="preserve"> ADDIN EN.CITE.DATA </w:instrText>
      </w:r>
      <w:r w:rsidR="00820E6F">
        <w:rPr>
          <w:rFonts w:cs="Arial"/>
          <w:color w:val="000000" w:themeColor="text1"/>
        </w:rPr>
      </w:r>
      <w:r w:rsidR="00820E6F">
        <w:rPr>
          <w:rFonts w:cs="Arial"/>
          <w:color w:val="000000" w:themeColor="text1"/>
        </w:rPr>
        <w:fldChar w:fldCharType="end"/>
      </w:r>
      <w:r w:rsidR="00102461" w:rsidRPr="00E87601">
        <w:rPr>
          <w:rFonts w:eastAsia="Calibri" w:cs="Arial"/>
          <w:color w:val="000000" w:themeColor="text1"/>
        </w:rPr>
      </w:r>
      <w:r w:rsidR="00102461" w:rsidRPr="00E87601">
        <w:rPr>
          <w:rFonts w:eastAsia="Calibri" w:cs="Arial"/>
          <w:color w:val="000000" w:themeColor="text1"/>
        </w:rPr>
        <w:fldChar w:fldCharType="separate"/>
      </w:r>
      <w:r w:rsidR="00820E6F" w:rsidRPr="00820E6F">
        <w:rPr>
          <w:rFonts w:cs="Arial"/>
          <w:noProof/>
          <w:color w:val="000000" w:themeColor="text1"/>
        </w:rPr>
        <w:t>(17, 18)</w:t>
      </w:r>
      <w:r w:rsidR="00102461" w:rsidRPr="00E87601">
        <w:rPr>
          <w:rFonts w:cs="Arial"/>
          <w:color w:val="000000" w:themeColor="text1"/>
        </w:rPr>
        <w:fldChar w:fldCharType="end"/>
      </w:r>
      <w:r w:rsidR="00102461" w:rsidRPr="00E87601">
        <w:rPr>
          <w:rFonts w:eastAsia="Calibri" w:cs="Arial"/>
          <w:color w:val="000000" w:themeColor="text1"/>
        </w:rPr>
        <w:t xml:space="preserve">. </w:t>
      </w:r>
      <w:ins w:id="238" w:author="Common, Jack" w:date="2019-10-24T15:04:00Z">
        <w:r w:rsidR="00264646">
          <w:rPr>
            <w:rFonts w:eastAsia="Calibri" w:cs="Arial"/>
            <w:color w:val="000000" w:themeColor="text1"/>
          </w:rPr>
          <w:t>Two</w:t>
        </w:r>
      </w:ins>
      <w:ins w:id="239" w:author="Common, Jack" w:date="2019-10-24T15:03:00Z">
        <w:r w:rsidR="00FC1DF0">
          <w:rPr>
            <w:rFonts w:eastAsia="Calibri" w:cs="Arial"/>
            <w:color w:val="000000" w:themeColor="text1"/>
          </w:rPr>
          <w:t xml:space="preserve"> recent meta-analys</w:t>
        </w:r>
      </w:ins>
      <w:ins w:id="240" w:author="Common, Jack" w:date="2019-10-24T15:04:00Z">
        <w:r w:rsidR="00264646">
          <w:rPr>
            <w:rFonts w:eastAsia="Calibri" w:cs="Arial"/>
            <w:color w:val="000000" w:themeColor="text1"/>
          </w:rPr>
          <w:t>es</w:t>
        </w:r>
      </w:ins>
      <w:ins w:id="241" w:author="Common, Jack" w:date="2019-10-24T15:03:00Z">
        <w:r w:rsidR="00C56305">
          <w:rPr>
            <w:rFonts w:eastAsia="Calibri" w:cs="Arial"/>
            <w:color w:val="000000" w:themeColor="text1"/>
          </w:rPr>
          <w:t xml:space="preserve"> </w:t>
        </w:r>
      </w:ins>
      <w:ins w:id="242" w:author="Common, Jack" w:date="2019-10-24T20:00:00Z">
        <w:r w:rsidR="00F65FEE">
          <w:rPr>
            <w:rFonts w:eastAsia="Calibri" w:cs="Arial"/>
            <w:color w:val="000000" w:themeColor="text1"/>
          </w:rPr>
          <w:t>have shown</w:t>
        </w:r>
      </w:ins>
      <w:ins w:id="243" w:author="Common, Jack" w:date="2019-10-24T15:03:00Z">
        <w:r w:rsidR="00C56305">
          <w:rPr>
            <w:rFonts w:eastAsia="Calibri" w:cs="Arial"/>
            <w:color w:val="000000" w:themeColor="text1"/>
          </w:rPr>
          <w:t xml:space="preserve"> that host diversity </w:t>
        </w:r>
      </w:ins>
      <w:ins w:id="244" w:author="Common, Jack" w:date="2019-10-24T15:04:00Z">
        <w:r w:rsidR="00264646">
          <w:rPr>
            <w:rFonts w:eastAsia="Calibri" w:cs="Arial"/>
            <w:color w:val="000000" w:themeColor="text1"/>
          </w:rPr>
          <w:t>is a robust defen</w:t>
        </w:r>
      </w:ins>
      <w:ins w:id="245" w:author="Common, Jack" w:date="2019-10-24T15:05:00Z">
        <w:r w:rsidR="001A6466">
          <w:rPr>
            <w:rFonts w:eastAsia="Calibri" w:cs="Arial"/>
            <w:color w:val="000000" w:themeColor="text1"/>
          </w:rPr>
          <w:t>c</w:t>
        </w:r>
      </w:ins>
      <w:ins w:id="246" w:author="Common, Jack" w:date="2019-10-24T15:04:00Z">
        <w:r w:rsidR="00264646">
          <w:rPr>
            <w:rFonts w:eastAsia="Calibri" w:cs="Arial"/>
            <w:color w:val="000000" w:themeColor="text1"/>
          </w:rPr>
          <w:t>e against pathogens</w:t>
        </w:r>
      </w:ins>
      <w:ins w:id="247" w:author="Common, Jack" w:date="2019-10-24T15:07:00Z">
        <w:r w:rsidR="000B3AF0">
          <w:rPr>
            <w:rFonts w:eastAsia="Calibri" w:cs="Arial"/>
            <w:color w:val="000000" w:themeColor="text1"/>
          </w:rPr>
          <w:t xml:space="preserve"> </w:t>
        </w:r>
      </w:ins>
      <w:ins w:id="248" w:author="Common, Jack" w:date="2019-10-24T15:04:00Z">
        <w:r w:rsidR="00264646">
          <w:rPr>
            <w:rFonts w:eastAsia="Calibri" w:cs="Arial"/>
            <w:color w:val="000000" w:themeColor="text1"/>
          </w:rPr>
          <w:t xml:space="preserve">both in agricultural </w:t>
        </w:r>
      </w:ins>
      <w:ins w:id="249" w:author="Common, Jack" w:date="2019-10-24T15:06:00Z">
        <w:r w:rsidR="007F0187">
          <w:rPr>
            <w:rFonts w:eastAsia="Calibri" w:cs="Arial"/>
            <w:color w:val="000000" w:themeColor="text1"/>
          </w:rPr>
          <w:t xml:space="preserve">(Reiss </w:t>
        </w:r>
        <w:r w:rsidR="000B3AF0">
          <w:rPr>
            <w:rFonts w:eastAsia="Calibri" w:cs="Arial"/>
            <w:color w:val="000000" w:themeColor="text1"/>
          </w:rPr>
          <w:t>&amp; Drinkwater 2018)</w:t>
        </w:r>
      </w:ins>
      <w:ins w:id="250" w:author="Common, Jack" w:date="2019-10-24T15:07:00Z">
        <w:r w:rsidR="000B3AF0">
          <w:rPr>
            <w:rFonts w:eastAsia="Calibri" w:cs="Arial"/>
            <w:color w:val="000000" w:themeColor="text1"/>
          </w:rPr>
          <w:t xml:space="preserve"> </w:t>
        </w:r>
      </w:ins>
      <w:ins w:id="251" w:author="Common, Jack" w:date="2019-10-24T15:04:00Z">
        <w:r w:rsidR="00264646">
          <w:rPr>
            <w:rFonts w:eastAsia="Calibri" w:cs="Arial"/>
            <w:color w:val="000000" w:themeColor="text1"/>
          </w:rPr>
          <w:t xml:space="preserve">and </w:t>
        </w:r>
      </w:ins>
      <w:ins w:id="252" w:author="Common, Jack" w:date="2019-10-24T15:05:00Z">
        <w:r w:rsidR="00D309B2">
          <w:rPr>
            <w:rFonts w:eastAsia="Calibri" w:cs="Arial"/>
            <w:color w:val="000000" w:themeColor="text1"/>
          </w:rPr>
          <w:t>natural populations</w:t>
        </w:r>
      </w:ins>
      <w:ins w:id="253" w:author="Common, Jack" w:date="2019-10-24T15:07:00Z">
        <w:r w:rsidR="000B3AF0">
          <w:rPr>
            <w:rFonts w:eastAsia="Calibri" w:cs="Arial"/>
            <w:color w:val="000000" w:themeColor="text1"/>
          </w:rPr>
          <w:t xml:space="preserve"> (</w:t>
        </w:r>
        <w:proofErr w:type="spellStart"/>
        <w:r w:rsidR="000B3AF0">
          <w:rPr>
            <w:rFonts w:eastAsia="Calibri" w:cs="Arial"/>
            <w:color w:val="000000" w:themeColor="text1"/>
          </w:rPr>
          <w:t>Ekroth</w:t>
        </w:r>
        <w:proofErr w:type="spellEnd"/>
        <w:r w:rsidR="000B3AF0">
          <w:rPr>
            <w:rFonts w:eastAsia="Calibri" w:cs="Arial"/>
            <w:color w:val="000000" w:themeColor="text1"/>
          </w:rPr>
          <w:t xml:space="preserve"> et al 2019).</w:t>
        </w:r>
      </w:ins>
    </w:p>
    <w:p w14:paraId="79491A18" w14:textId="77777777" w:rsidR="00102461" w:rsidRPr="009C0FC6" w:rsidRDefault="00102461">
      <w:pPr>
        <w:jc w:val="both"/>
        <w:rPr>
          <w:rFonts w:eastAsia="Calibri" w:cs="Arial"/>
          <w:color w:val="000000" w:themeColor="text1"/>
        </w:rPr>
        <w:pPrChange w:id="254" w:author="Common, Jack" w:date="2019-10-23T10:58:00Z">
          <w:pPr>
            <w:spacing w:line="480" w:lineRule="auto"/>
            <w:jc w:val="both"/>
          </w:pPr>
        </w:pPrChange>
      </w:pPr>
    </w:p>
    <w:p w14:paraId="7F5631BD" w14:textId="056ED5AB" w:rsidR="00AE3500" w:rsidRPr="009C0FC6" w:rsidRDefault="00AE3500">
      <w:pPr>
        <w:jc w:val="both"/>
        <w:rPr>
          <w:rFonts w:eastAsia="Calibri" w:cs="Arial"/>
          <w:color w:val="000000" w:themeColor="text1"/>
        </w:rPr>
        <w:pPrChange w:id="255" w:author="Common, Jack" w:date="2019-10-23T10:58:00Z">
          <w:pPr>
            <w:spacing w:line="480" w:lineRule="auto"/>
            <w:jc w:val="both"/>
          </w:pPr>
        </w:pPrChange>
      </w:pPr>
      <w:r w:rsidRPr="009C0FC6">
        <w:rPr>
          <w:rFonts w:eastAsia="Calibri" w:cs="Arial"/>
          <w:color w:val="000000" w:themeColor="text1"/>
        </w:rPr>
        <w:t xml:space="preserve">The suggested reasons </w:t>
      </w:r>
      <w:r w:rsidR="00102461">
        <w:rPr>
          <w:rFonts w:eastAsia="Calibri" w:cs="Arial"/>
          <w:color w:val="000000" w:themeColor="text1"/>
        </w:rPr>
        <w:t xml:space="preserve">for the </w:t>
      </w:r>
      <w:del w:id="256" w:author="Common, Jack" w:date="2019-10-24T20:01:00Z">
        <w:r w:rsidR="00102461" w:rsidDel="003768AD">
          <w:rPr>
            <w:rFonts w:eastAsia="Calibri" w:cs="Arial"/>
            <w:color w:val="000000" w:themeColor="text1"/>
          </w:rPr>
          <w:delText>increase in host resistance</w:delText>
        </w:r>
      </w:del>
      <w:ins w:id="257" w:author="Common, Jack" w:date="2019-10-24T20:01:00Z">
        <w:r w:rsidR="003768AD">
          <w:rPr>
            <w:rFonts w:eastAsia="Calibri" w:cs="Arial"/>
            <w:color w:val="000000" w:themeColor="text1"/>
          </w:rPr>
          <w:t>effect of host diversity on pathogen spread</w:t>
        </w:r>
      </w:ins>
      <w:r w:rsidR="00102461">
        <w:rPr>
          <w:rFonts w:eastAsia="Calibri" w:cs="Arial"/>
          <w:color w:val="000000" w:themeColor="text1"/>
        </w:rPr>
        <w:t xml:space="preserve"> </w:t>
      </w:r>
      <w:r w:rsidRPr="009C0FC6">
        <w:rPr>
          <w:rFonts w:eastAsia="Calibri" w:cs="Arial"/>
          <w:color w:val="000000" w:themeColor="text1"/>
        </w:rPr>
        <w:t xml:space="preserve">can be broadly divided into </w:t>
      </w:r>
      <w:del w:id="258" w:author="Common, Jack" w:date="2019-10-23T12:32:00Z">
        <w:r w:rsidRPr="009C0FC6" w:rsidDel="00425818">
          <w:rPr>
            <w:rFonts w:eastAsia="Calibri" w:cs="Arial"/>
            <w:color w:val="000000" w:themeColor="text1"/>
          </w:rPr>
          <w:delText xml:space="preserve">evolutionary </w:delText>
        </w:r>
      </w:del>
      <w:ins w:id="259" w:author="Common, Jack" w:date="2019-10-23T12:32:00Z">
        <w:r w:rsidR="00425818">
          <w:rPr>
            <w:rFonts w:eastAsia="Calibri" w:cs="Arial"/>
            <w:color w:val="000000" w:themeColor="text1"/>
          </w:rPr>
          <w:t>ecological</w:t>
        </w:r>
        <w:r w:rsidR="00425818" w:rsidRPr="009C0FC6">
          <w:rPr>
            <w:rFonts w:eastAsia="Calibri" w:cs="Arial"/>
            <w:color w:val="000000" w:themeColor="text1"/>
          </w:rPr>
          <w:t xml:space="preserve"> </w:t>
        </w:r>
      </w:ins>
      <w:r w:rsidRPr="009C0FC6">
        <w:rPr>
          <w:rFonts w:eastAsia="Calibri" w:cs="Arial"/>
          <w:color w:val="000000" w:themeColor="text1"/>
        </w:rPr>
        <w:t xml:space="preserve">and </w:t>
      </w:r>
      <w:del w:id="260" w:author="Common, Jack" w:date="2019-10-23T12:24:00Z">
        <w:r w:rsidRPr="009C0FC6" w:rsidDel="00D82B93">
          <w:rPr>
            <w:rFonts w:eastAsia="Calibri" w:cs="Arial"/>
            <w:color w:val="000000" w:themeColor="text1"/>
          </w:rPr>
          <w:delText>epidemiological</w:delText>
        </w:r>
      </w:del>
      <w:ins w:id="261" w:author="Common, Jack" w:date="2019-10-23T12:32:00Z">
        <w:r w:rsidR="00425818">
          <w:rPr>
            <w:rFonts w:eastAsia="Calibri" w:cs="Arial"/>
            <w:color w:val="000000" w:themeColor="text1"/>
          </w:rPr>
          <w:t>evolutionary</w:t>
        </w:r>
      </w:ins>
      <w:r w:rsidRPr="009C0FC6">
        <w:rPr>
          <w:rFonts w:eastAsia="Calibri" w:cs="Arial"/>
          <w:color w:val="000000" w:themeColor="text1"/>
        </w:rPr>
        <w:t xml:space="preserve"> effects</w:t>
      </w:r>
      <w:del w:id="262" w:author="Common, Jack" w:date="2019-10-24T20:01:00Z">
        <w:r w:rsidRPr="009C0FC6" w:rsidDel="003768AD">
          <w:rPr>
            <w:rFonts w:eastAsia="Calibri" w:cs="Arial"/>
            <w:color w:val="000000" w:themeColor="text1"/>
          </w:rPr>
          <w:delText xml:space="preserve"> of diversity</w:delText>
        </w:r>
      </w:del>
      <w:r w:rsidRPr="009C0FC6">
        <w:rPr>
          <w:rFonts w:eastAsia="Calibri" w:cs="Arial"/>
          <w:color w:val="000000" w:themeColor="text1"/>
        </w:rPr>
        <w:t xml:space="preserve">. </w:t>
      </w:r>
      <w:ins w:id="263" w:author="Common, Jack" w:date="2019-10-23T12:33:00Z">
        <w:r w:rsidR="00425818">
          <w:rPr>
            <w:rFonts w:eastAsia="Calibri" w:cs="Arial"/>
            <w:color w:val="000000" w:themeColor="text1"/>
          </w:rPr>
          <w:t>The</w:t>
        </w:r>
        <w:r w:rsidR="00425818" w:rsidRPr="009C0FC6">
          <w:rPr>
            <w:rFonts w:eastAsia="Calibri" w:cs="Arial"/>
            <w:color w:val="000000" w:themeColor="text1"/>
          </w:rPr>
          <w:t xml:space="preserve"> </w:t>
        </w:r>
        <w:r w:rsidR="00425818">
          <w:rPr>
            <w:rFonts w:eastAsia="Calibri" w:cs="Arial"/>
            <w:color w:val="000000" w:themeColor="text1"/>
          </w:rPr>
          <w:t>ecological</w:t>
        </w:r>
        <w:r w:rsidR="00425818" w:rsidRPr="009C0FC6">
          <w:rPr>
            <w:rFonts w:eastAsia="Calibri" w:cs="Arial"/>
            <w:color w:val="000000" w:themeColor="text1"/>
          </w:rPr>
          <w:t xml:space="preserve"> effect of diversity may manifest through a dilution effect </w:t>
        </w:r>
        <w:r w:rsidR="00425818" w:rsidRPr="009C0FC6">
          <w:rPr>
            <w:rFonts w:cs="Arial"/>
            <w:color w:val="000000" w:themeColor="text1"/>
          </w:rPr>
          <w:fldChar w:fldCharType="begin"/>
        </w:r>
      </w:ins>
      <w:r w:rsidR="00820E6F">
        <w:rPr>
          <w:rFonts w:cs="Arial"/>
          <w:color w:val="000000" w:themeColor="text1"/>
        </w:rPr>
        <w:instrText xml:space="preserve"> ADDIN EN.CITE &lt;EndNote&gt;&lt;Cite&gt;&lt;Author&gt;Ostfeld&lt;/Author&gt;&lt;Year&gt;2012&lt;/Year&gt;&lt;RecNum&gt;249&lt;/RecNum&gt;&lt;DisplayText&gt;(19, 20)&lt;/DisplayText&gt;&lt;record&gt;&lt;rec-number&gt;249&lt;/rec-number&gt;&lt;foreign-keys&gt;&lt;key app="EN" db-id="xrr2swwexa2rd8ed2d6xfwf20r9v5devt2e2" timestamp="1556229279" guid="a8f2639e-ca8a-4fbd-acc0-09555d67aa11"&gt;249&lt;/key&gt;&lt;/foreign-keys&gt;&lt;ref-type name="Journal Article"&gt;17&lt;/ref-type&gt;&lt;contributors&gt;&lt;authors&gt;&lt;author&gt;Ostfeld, Richard S&lt;/author&gt;&lt;author&gt;Keesing, Felicia&lt;/author&gt;&lt;/authors&gt;&lt;/contributors&gt;&lt;titles&gt;&lt;title&gt;Effects of host diversity on infectious disease&lt;/title&gt;&lt;secondary-title&gt;Annual review of ecology, evolution, and systematics&lt;/secondary-title&gt;&lt;/titles&gt;&lt;periodical&gt;&lt;full-title&gt;Annual Review of Ecology, Evolution, and Systematics&lt;/full-title&gt;&lt;/periodical&gt;&lt;volume&gt;43&lt;/volume&gt;&lt;dates&gt;&lt;year&gt;2012&lt;/year&gt;&lt;/dates&gt;&lt;urls&gt;&lt;/urls&gt;&lt;/record&gt;&lt;/Cite&gt;&lt;Cite&gt;&lt;Author&gt;Civitello&lt;/Author&gt;&lt;Year&gt;2015&lt;/Year&gt;&lt;RecNum&gt;337&lt;/RecNum&gt;&lt;record&gt;&lt;rec-number&gt;337&lt;/rec-number&gt;&lt;foreign-keys&gt;&lt;key app="EN" db-id="xrr2swwexa2rd8ed2d6xfwf20r9v5devt2e2" timestamp="1556229298" guid="3924b534-8627-4c75-9ec9-b6e1317e139b"&gt;337&lt;/key&gt;&lt;/foreign-keys&gt;&lt;ref-type name="Journal Article"&gt;17&lt;/ref-type&gt;&lt;contributors&gt;&lt;authors&gt;&lt;author&gt;Civitello, David J&lt;/author&gt;&lt;author&gt;Cohen, Jeremy&lt;/author&gt;&lt;author&gt;Fatima, Hiba&lt;/author&gt;&lt;author&gt;Halstead, Neal T&lt;/author&gt;&lt;author&gt;Liriano, Josue&lt;/author&gt;&lt;author&gt;McMahon, Taegan A&lt;/author&gt;&lt;author&gt;Ortega, C Nicole&lt;/author&gt;&lt;author&gt;Sauer, Erin Louise&lt;/author&gt;&lt;author&gt;Sehgal, Tanya&lt;/author&gt;&lt;author&gt;Young, Suzanne&lt;/author&gt;&lt;/authors&gt;&lt;/contributors&gt;&lt;titles&gt;&lt;title&gt;Biodiversity inhibits parasites: broad evidence for the dilution effect&lt;/title&gt;&lt;secondary-title&gt;Proceedings of the National Academy of Sciences&lt;/secondary-title&gt;&lt;/titles&gt;&lt;periodical&gt;&lt;full-title&gt;Proceedings of the National Academy of Sciences&lt;/full-title&gt;&lt;/periodical&gt;&lt;pages&gt;8667-8671&lt;/pages&gt;&lt;volume&gt;112&lt;/volume&gt;&lt;number&gt;28&lt;/number&gt;&lt;dates&gt;&lt;year&gt;2015&lt;/year&gt;&lt;/dates&gt;&lt;isbn&gt;0027-8424&lt;/isbn&gt;&lt;urls&gt;&lt;/urls&gt;&lt;/record&gt;&lt;/Cite&gt;&lt;/EndNote&gt;</w:instrText>
      </w:r>
      <w:ins w:id="264" w:author="Common, Jack" w:date="2019-10-23T12:33:00Z">
        <w:r w:rsidR="00425818" w:rsidRPr="009C0FC6">
          <w:rPr>
            <w:rFonts w:eastAsia="Calibri" w:cs="Arial"/>
            <w:color w:val="000000" w:themeColor="text1"/>
          </w:rPr>
          <w:fldChar w:fldCharType="separate"/>
        </w:r>
      </w:ins>
      <w:r w:rsidR="00820E6F" w:rsidRPr="00820E6F">
        <w:rPr>
          <w:rFonts w:cs="Arial"/>
          <w:noProof/>
          <w:color w:val="000000" w:themeColor="text1"/>
        </w:rPr>
        <w:t>(19, 20)</w:t>
      </w:r>
      <w:ins w:id="265" w:author="Common, Jack" w:date="2019-10-23T12:33:00Z">
        <w:r w:rsidR="00425818" w:rsidRPr="009C0FC6">
          <w:rPr>
            <w:rFonts w:cs="Arial"/>
            <w:color w:val="000000" w:themeColor="text1"/>
          </w:rPr>
          <w:fldChar w:fldCharType="end"/>
        </w:r>
        <w:r w:rsidR="00425818" w:rsidRPr="00634A04">
          <w:rPr>
            <w:rFonts w:eastAsia="Calibri" w:cs="Arial"/>
            <w:color w:val="000000" w:themeColor="text1"/>
          </w:rPr>
          <w:t xml:space="preserve">. </w:t>
        </w:r>
      </w:ins>
      <w:ins w:id="266" w:author="Common, Jack" w:date="2019-10-24T15:01:00Z">
        <w:r w:rsidR="00A3250F">
          <w:rPr>
            <w:rFonts w:eastAsia="Calibri" w:cs="Arial"/>
            <w:color w:val="000000" w:themeColor="text1"/>
          </w:rPr>
          <w:t>In terms of within-species immune diversity, i</w:t>
        </w:r>
      </w:ins>
      <w:ins w:id="267" w:author="Common, Jack" w:date="2019-10-23T12:33:00Z">
        <w:r w:rsidR="00425818" w:rsidRPr="00634A04">
          <w:rPr>
            <w:rFonts w:eastAsia="Calibri" w:cs="Arial"/>
            <w:color w:val="000000" w:themeColor="text1"/>
          </w:rPr>
          <w:t>ncreasing the number of resistant or low-quality hosts decreases the fraction of susceptible hosts</w:t>
        </w:r>
      </w:ins>
      <w:ins w:id="268" w:author="Common, Jack" w:date="2019-10-24T15:01:00Z">
        <w:r w:rsidR="00401313">
          <w:rPr>
            <w:rFonts w:eastAsia="Calibri" w:cs="Arial"/>
            <w:color w:val="000000" w:themeColor="text1"/>
          </w:rPr>
          <w:t xml:space="preserve">. This can </w:t>
        </w:r>
      </w:ins>
      <w:ins w:id="269" w:author="Common, Jack" w:date="2019-10-23T12:33:00Z">
        <w:r w:rsidR="00425818" w:rsidRPr="00634A04">
          <w:rPr>
            <w:rFonts w:eastAsia="Calibri" w:cs="Arial"/>
            <w:color w:val="000000" w:themeColor="text1"/>
          </w:rPr>
          <w:t>reduc</w:t>
        </w:r>
      </w:ins>
      <w:ins w:id="270" w:author="Common, Jack" w:date="2019-10-24T15:01:00Z">
        <w:r w:rsidR="00401313">
          <w:rPr>
            <w:rFonts w:eastAsia="Calibri" w:cs="Arial"/>
            <w:color w:val="000000" w:themeColor="text1"/>
          </w:rPr>
          <w:t>e</w:t>
        </w:r>
      </w:ins>
      <w:ins w:id="271" w:author="Common, Jack" w:date="2019-10-23T12:33:00Z">
        <w:r w:rsidR="00425818" w:rsidRPr="00634A04">
          <w:rPr>
            <w:rFonts w:eastAsia="Calibri" w:cs="Arial"/>
            <w:color w:val="000000" w:themeColor="text1"/>
          </w:rPr>
          <w:t xml:space="preserve"> contact rates </w:t>
        </w:r>
        <w:r w:rsidR="00425818">
          <w:rPr>
            <w:rFonts w:eastAsia="Calibri" w:cs="Arial"/>
            <w:color w:val="000000" w:themeColor="text1"/>
          </w:rPr>
          <w:t>between</w:t>
        </w:r>
        <w:r w:rsidR="00425818" w:rsidRPr="00634A04">
          <w:rPr>
            <w:rFonts w:eastAsia="Calibri" w:cs="Arial"/>
            <w:color w:val="000000" w:themeColor="text1"/>
          </w:rPr>
          <w:t xml:space="preserve"> free-living pathogens </w:t>
        </w:r>
        <w:r w:rsidR="00425818">
          <w:rPr>
            <w:rFonts w:eastAsia="Calibri" w:cs="Arial"/>
            <w:color w:val="000000" w:themeColor="text1"/>
          </w:rPr>
          <w:t>and susceptible hosts</w:t>
        </w:r>
        <w:r w:rsidR="00425818" w:rsidRPr="00634A04">
          <w:rPr>
            <w:rFonts w:eastAsia="Calibri" w:cs="Arial"/>
            <w:color w:val="000000" w:themeColor="text1"/>
          </w:rPr>
          <w:t>, which in turn limits the basic reproduction number of the pathogen (</w:t>
        </w:r>
        <w:r w:rsidR="00425818" w:rsidRPr="00634A04">
          <w:rPr>
            <w:rFonts w:eastAsia="Calibri" w:cs="Arial"/>
            <w:i/>
            <w:iCs/>
            <w:color w:val="000000" w:themeColor="text1"/>
          </w:rPr>
          <w:t>R</w:t>
        </w:r>
        <w:r w:rsidR="00425818" w:rsidRPr="00634A04">
          <w:rPr>
            <w:rFonts w:eastAsia="Calibri" w:cs="Arial"/>
            <w:color w:val="000000" w:themeColor="text1"/>
            <w:vertAlign w:val="subscript"/>
          </w:rPr>
          <w:t>0</w:t>
        </w:r>
        <w:r w:rsidR="00425818" w:rsidRPr="00634A04">
          <w:rPr>
            <w:rFonts w:eastAsia="Calibri" w:cs="Arial"/>
            <w:color w:val="000000" w:themeColor="text1"/>
          </w:rPr>
          <w:t xml:space="preserve">) </w:t>
        </w:r>
        <w:r w:rsidR="00425818" w:rsidRPr="009C0FC6">
          <w:rPr>
            <w:rFonts w:cs="Arial"/>
            <w:color w:val="000000" w:themeColor="text1"/>
          </w:rPr>
          <w:fldChar w:fldCharType="begin">
            <w:fldData xml:space="preserve">PEVuZE5vdGU+PENpdGU+PEF1dGhvcj5MaXZlbHk8L0F1dGhvcj48WWVhcj4yMDEwPC9ZZWFyPjxS
ZWNOdW0+OTg8L1JlY051bT48RGlzcGxheVRleHQ+KDIxLTIzKTwvRGlzcGxheVRleHQ+PHJlY29y
ZD48cmVjLW51bWJlcj45ODwvcmVjLW51bWJlcj48Zm9yZWlnbi1rZXlzPjxrZXkgYXBwPSJFTiIg
ZGItaWQ9InhycjJzd3dleGEycmQ4ZWQyZDZ4ZndmMjByOXY1ZGV2dDJlMiIgdGltZXN0YW1wPSIx
NTU2MjI5MDczIiBndWlkPSJmZDA2ZWNiYi05MWU4LTQxYjItOGFiMC1iMWNiNDc0NjU1YjAiPjk4
PC9rZXk+PC9mb3JlaWduLWtleXM+PHJlZi10eXBlIG5hbWU9IkpvdXJuYWwgQXJ0aWNsZSI+MTc8
L3JlZi10eXBlPjxjb250cmlidXRvcnM+PGF1dGhvcnM+PGF1dGhvcj5MaXZlbHksIEMuwqBNLjwv
YXV0aG9yPjwvYXV0aG9ycz48L2NvbnRyaWJ1dG9ycz48dGl0bGVzPjx0aXRsZT5UaGUgRWZmZWN0
IG9mIEhvc3QgR2VuZXRpYyBEaXZlcnNpdHkgb24gRGlzZWFzZSBTcHJlYWQ8L3RpdGxlPjxzZWNv
bmRhcnktdGl0bGU+VGhlIEFtZXJpY2FuIE5hdHVyYWxpc3Q8L3NlY29uZGFyeS10aXRsZT48L3Rp
dGxlcz48cGVyaW9kaWNhbD48ZnVsbC10aXRsZT5UaGUgQW1lcmljYW4gTmF0dXJhbGlzdDwvZnVs
bC10aXRsZT48L3BlcmlvZGljYWw+PHBhZ2VzPkUxNDktRTE1MjwvcGFnZXM+PHZvbHVtZT4xNzU8
L3ZvbHVtZT48bnVtYmVyPjY8L251bWJlcj48ZGF0ZXM+PHllYXI+MjAxMDwveWVhcj48cHViLWRh
dGVzPjxkYXRlPjIwMTAvMDYvMDE8L2RhdGU+PC9wdWItZGF0ZXM+PC9kYXRlcz48cHVibGlzaGVy
PlRoZSBVbml2ZXJzaXR5IG9mIENoaWNhZ28gUHJlc3M8L3B1Ymxpc2hlcj48aXNibj4wMDAzLTAx
NDc8L2lzYm4+PHVybHM+PHJlbGF0ZWQtdXJscz48dXJsPmh0dHA6Ly9keC5kb2kub3JnLzEwLjEw
ODYvNjUyNDMwPC91cmw+PC9yZWxhdGVkLXVybHM+PC91cmxzPjxlbGVjdHJvbmljLXJlc291cmNl
LW51bT4xMC4xMDg2LzY1MjQzMDwvZWxlY3Ryb25pYy1yZXNvdXJjZS1udW0+PGFjY2Vzcy1kYXRl
PjIwMTYvMDkvMjA8L2FjY2Vzcy1kYXRlPjwvcmVjb3JkPjwvQ2l0ZT48Q2l0ZT48QXV0aG9yPkRv
YnNvbjwvQXV0aG9yPjxZZWFyPjIwMDQ8L1llYXI+PFJlY051bT4zMzg8L1JlY051bT48cmVjb3Jk
PjxyZWMtbnVtYmVyPjMzODwvcmVjLW51bWJlcj48Zm9yZWlnbi1rZXlzPjxrZXkgYXBwPSJFTiIg
ZGItaWQ9InhycjJzd3dleGEycmQ4ZWQyZDZ4ZndmMjByOXY1ZGV2dDJlMiIgdGltZXN0YW1wPSIx
NTU2MjI5Mjk4IiBndWlkPSIxZGU3OGI4Ni1mY2Q1LTQ2NjQtYWU4Ny03MWU5Yzk1N2ExMzMiPjMz
ODwva2V5PjwvZm9yZWlnbi1rZXlzPjxyZWYtdHlwZSBuYW1lPSJKb3VybmFsIEFydGljbGUiPjE3
PC9yZWYtdHlwZT48Y29udHJpYnV0b3JzPjxhdXRob3JzPjxhdXRob3I+RG9ic29uLCBBbmRyZXc8
L2F1dGhvcj48L2F1dGhvcnM+PC9jb250cmlidXRvcnM+PHRpdGxlcz48dGl0bGU+UG9wdWxhdGlv
biBkeW5hbWljcyBvZiBwYXRob2dlbnMgd2l0aCBtdWx0aXBsZSBob3N0IHNwZWNpZXM8L3RpdGxl
PjxzZWNvbmRhcnktdGl0bGU+dGhlIGFtZXJpY2FuIG5hdHVyYWxpc3Q8L3NlY29uZGFyeS10aXRs
ZT48L3RpdGxlcz48cGVyaW9kaWNhbD48ZnVsbC10aXRsZT5UaGUgQW1lcmljYW4gTmF0dXJhbGlz
dDwvZnVsbC10aXRsZT48L3BlcmlvZGljYWw+PHBhZ2VzPlM2NC1TNzg8L3BhZ2VzPjx2b2x1bWU+
MTY0PC92b2x1bWU+PG51bWJlcj5TNTwvbnVtYmVyPjxkYXRlcz48eWVhcj4yMDA0PC95ZWFyPjwv
ZGF0ZXM+PGlzYm4+MDAwMy0wMTQ3PC9pc2JuPjx1cmxzPjwvdXJscz48L3JlY29yZD48L0NpdGU+
PENpdGU+PEF1dGhvcj5HYW5kb248L0F1dGhvcj48WWVhcj4yMDA0PC9ZZWFyPjxSZWNOdW0+MzM5
PC9SZWNOdW0+PHJlY29yZD48cmVjLW51bWJlcj4zMzk8L3JlYy1udW1iZXI+PGZvcmVpZ24ta2V5
cz48a2V5IGFwcD0iRU4iIGRiLWlkPSJ4cnIyc3d3ZXhhMnJkOGVkMmQ2eGZ3ZjIwcjl2NWRldnQy
ZTIiIHRpbWVzdGFtcD0iMTU1NjIyOTI5OCIgZ3VpZD0iY2Y3ZjhhM2QtNWM1OS00NDExLTgwYTAt
N2RlYzE2NWQ4ZmYzIj4zMzk8L2tleT48L2ZvcmVpZ24ta2V5cz48cmVmLXR5cGUgbmFtZT0iSm91
cm5hbCBBcnRpY2xlIj4xNzwvcmVmLXR5cGU+PGNvbnRyaWJ1dG9ycz48YXV0aG9ycz48YXV0aG9y
PkdhbmRvbiwgU3lsdmFpbjwvYXV0aG9yPjwvYXV0aG9ycz48L2NvbnRyaWJ1dG9ycz48dGl0bGVz
Pjx0aXRsZT5Fdm9sdXRpb24gb2YgbXVsdGlob3N0IHBhcmFzaXRlczwvdGl0bGU+PHNlY29uZGFy
eS10aXRsZT5Fdm9sdXRpb248L3NlY29uZGFyeS10aXRsZT48L3RpdGxlcz48cGVyaW9kaWNhbD48
ZnVsbC10aXRsZT5Fdm9sdXRpb248L2Z1bGwtdGl0bGU+PC9wZXJpb2RpY2FsPjxwYWdlcz40NTUt
NDY5PC9wYWdlcz48dm9sdW1lPjU4PC92b2x1bWU+PG51bWJlcj4zPC9udW1iZXI+PGRhdGVzPjx5
ZWFyPjIwMDQ8L3llYXI+PC9kYXRlcz48aXNibj4wMDE0LTM4MjA8L2lzYm4+PHVybHM+PC91cmxz
PjwvcmVjb3JkPjwvQ2l0ZT48L0VuZE5vdGU+AG==
</w:fldData>
          </w:fldChar>
        </w:r>
      </w:ins>
      <w:r w:rsidR="00820E6F">
        <w:rPr>
          <w:rFonts w:cs="Arial"/>
          <w:color w:val="000000" w:themeColor="text1"/>
        </w:rPr>
        <w:instrText xml:space="preserve"> ADDIN EN.CITE </w:instrText>
      </w:r>
      <w:r w:rsidR="00820E6F">
        <w:rPr>
          <w:rFonts w:cs="Arial"/>
          <w:color w:val="000000" w:themeColor="text1"/>
        </w:rPr>
        <w:fldChar w:fldCharType="begin">
          <w:fldData xml:space="preserve">PEVuZE5vdGU+PENpdGU+PEF1dGhvcj5MaXZlbHk8L0F1dGhvcj48WWVhcj4yMDEwPC9ZZWFyPjxS
ZWNOdW0+OTg8L1JlY051bT48RGlzcGxheVRleHQ+KDIxLTIzKTwvRGlzcGxheVRleHQ+PHJlY29y
ZD48cmVjLW51bWJlcj45ODwvcmVjLW51bWJlcj48Zm9yZWlnbi1rZXlzPjxrZXkgYXBwPSJFTiIg
ZGItaWQ9InhycjJzd3dleGEycmQ4ZWQyZDZ4ZndmMjByOXY1ZGV2dDJlMiIgdGltZXN0YW1wPSIx
NTU2MjI5MDczIiBndWlkPSJmZDA2ZWNiYi05MWU4LTQxYjItOGFiMC1iMWNiNDc0NjU1YjAiPjk4
PC9rZXk+PC9mb3JlaWduLWtleXM+PHJlZi10eXBlIG5hbWU9IkpvdXJuYWwgQXJ0aWNsZSI+MTc8
L3JlZi10eXBlPjxjb250cmlidXRvcnM+PGF1dGhvcnM+PGF1dGhvcj5MaXZlbHksIEMuwqBNLjwv
YXV0aG9yPjwvYXV0aG9ycz48L2NvbnRyaWJ1dG9ycz48dGl0bGVzPjx0aXRsZT5UaGUgRWZmZWN0
IG9mIEhvc3QgR2VuZXRpYyBEaXZlcnNpdHkgb24gRGlzZWFzZSBTcHJlYWQ8L3RpdGxlPjxzZWNv
bmRhcnktdGl0bGU+VGhlIEFtZXJpY2FuIE5hdHVyYWxpc3Q8L3NlY29uZGFyeS10aXRsZT48L3Rp
dGxlcz48cGVyaW9kaWNhbD48ZnVsbC10aXRsZT5UaGUgQW1lcmljYW4gTmF0dXJhbGlzdDwvZnVs
bC10aXRsZT48L3BlcmlvZGljYWw+PHBhZ2VzPkUxNDktRTE1MjwvcGFnZXM+PHZvbHVtZT4xNzU8
L3ZvbHVtZT48bnVtYmVyPjY8L251bWJlcj48ZGF0ZXM+PHllYXI+MjAxMDwveWVhcj48cHViLWRh
dGVzPjxkYXRlPjIwMTAvMDYvMDE8L2RhdGU+PC9wdWItZGF0ZXM+PC9kYXRlcz48cHVibGlzaGVy
PlRoZSBVbml2ZXJzaXR5IG9mIENoaWNhZ28gUHJlc3M8L3B1Ymxpc2hlcj48aXNibj4wMDAzLTAx
NDc8L2lzYm4+PHVybHM+PHJlbGF0ZWQtdXJscz48dXJsPmh0dHA6Ly9keC5kb2kub3JnLzEwLjEw
ODYvNjUyNDMwPC91cmw+PC9yZWxhdGVkLXVybHM+PC91cmxzPjxlbGVjdHJvbmljLXJlc291cmNl
LW51bT4xMC4xMDg2LzY1MjQzMDwvZWxlY3Ryb25pYy1yZXNvdXJjZS1udW0+PGFjY2Vzcy1kYXRl
PjIwMTYvMDkvMjA8L2FjY2Vzcy1kYXRlPjwvcmVjb3JkPjwvQ2l0ZT48Q2l0ZT48QXV0aG9yPkRv
YnNvbjwvQXV0aG9yPjxZZWFyPjIwMDQ8L1llYXI+PFJlY051bT4zMzg8L1JlY051bT48cmVjb3Jk
PjxyZWMtbnVtYmVyPjMzODwvcmVjLW51bWJlcj48Zm9yZWlnbi1rZXlzPjxrZXkgYXBwPSJFTiIg
ZGItaWQ9InhycjJzd3dleGEycmQ4ZWQyZDZ4ZndmMjByOXY1ZGV2dDJlMiIgdGltZXN0YW1wPSIx
NTU2MjI5Mjk4IiBndWlkPSIxZGU3OGI4Ni1mY2Q1LTQ2NjQtYWU4Ny03MWU5Yzk1N2ExMzMiPjMz
ODwva2V5PjwvZm9yZWlnbi1rZXlzPjxyZWYtdHlwZSBuYW1lPSJKb3VybmFsIEFydGljbGUiPjE3
PC9yZWYtdHlwZT48Y29udHJpYnV0b3JzPjxhdXRob3JzPjxhdXRob3I+RG9ic29uLCBBbmRyZXc8
L2F1dGhvcj48L2F1dGhvcnM+PC9jb250cmlidXRvcnM+PHRpdGxlcz48dGl0bGU+UG9wdWxhdGlv
biBkeW5hbWljcyBvZiBwYXRob2dlbnMgd2l0aCBtdWx0aXBsZSBob3N0IHNwZWNpZXM8L3RpdGxl
PjxzZWNvbmRhcnktdGl0bGU+dGhlIGFtZXJpY2FuIG5hdHVyYWxpc3Q8L3NlY29uZGFyeS10aXRs
ZT48L3RpdGxlcz48cGVyaW9kaWNhbD48ZnVsbC10aXRsZT5UaGUgQW1lcmljYW4gTmF0dXJhbGlz
dDwvZnVsbC10aXRsZT48L3BlcmlvZGljYWw+PHBhZ2VzPlM2NC1TNzg8L3BhZ2VzPjx2b2x1bWU+
MTY0PC92b2x1bWU+PG51bWJlcj5TNTwvbnVtYmVyPjxkYXRlcz48eWVhcj4yMDA0PC95ZWFyPjwv
ZGF0ZXM+PGlzYm4+MDAwMy0wMTQ3PC9pc2JuPjx1cmxzPjwvdXJscz48L3JlY29yZD48L0NpdGU+
PENpdGU+PEF1dGhvcj5HYW5kb248L0F1dGhvcj48WWVhcj4yMDA0PC9ZZWFyPjxSZWNOdW0+MzM5
PC9SZWNOdW0+PHJlY29yZD48cmVjLW51bWJlcj4zMzk8L3JlYy1udW1iZXI+PGZvcmVpZ24ta2V5
cz48a2V5IGFwcD0iRU4iIGRiLWlkPSJ4cnIyc3d3ZXhhMnJkOGVkMmQ2eGZ3ZjIwcjl2NWRldnQy
ZTIiIHRpbWVzdGFtcD0iMTU1NjIyOTI5OCIgZ3VpZD0iY2Y3ZjhhM2QtNWM1OS00NDExLTgwYTAt
N2RlYzE2NWQ4ZmYzIj4zMzk8L2tleT48L2ZvcmVpZ24ta2V5cz48cmVmLXR5cGUgbmFtZT0iSm91
cm5hbCBBcnRpY2xlIj4xNzwvcmVmLXR5cGU+PGNvbnRyaWJ1dG9ycz48YXV0aG9ycz48YXV0aG9y
PkdhbmRvbiwgU3lsdmFpbjwvYXV0aG9yPjwvYXV0aG9ycz48L2NvbnRyaWJ1dG9ycz48dGl0bGVz
Pjx0aXRsZT5Fdm9sdXRpb24gb2YgbXVsdGlob3N0IHBhcmFzaXRlczwvdGl0bGU+PHNlY29uZGFy
eS10aXRsZT5Fdm9sdXRpb248L3NlY29uZGFyeS10aXRsZT48L3RpdGxlcz48cGVyaW9kaWNhbD48
ZnVsbC10aXRsZT5Fdm9sdXRpb248L2Z1bGwtdGl0bGU+PC9wZXJpb2RpY2FsPjxwYWdlcz40NTUt
NDY5PC9wYWdlcz48dm9sdW1lPjU4PC92b2x1bWU+PG51bWJlcj4zPC9udW1iZXI+PGRhdGVzPjx5
ZWFyPjIwMDQ8L3llYXI+PC9kYXRlcz48aXNibj4wMDE0LTM4MjA8L2lzYm4+PHVybHM+PC91cmxz
PjwvcmVjb3JkPjwvQ2l0ZT48L0VuZE5vdGU+AG==
</w:fldData>
        </w:fldChar>
      </w:r>
      <w:r w:rsidR="00820E6F">
        <w:rPr>
          <w:rFonts w:cs="Arial"/>
          <w:color w:val="000000" w:themeColor="text1"/>
        </w:rPr>
        <w:instrText xml:space="preserve"> ADDIN EN.CITE.DATA </w:instrText>
      </w:r>
      <w:r w:rsidR="00820E6F">
        <w:rPr>
          <w:rFonts w:cs="Arial"/>
          <w:color w:val="000000" w:themeColor="text1"/>
        </w:rPr>
      </w:r>
      <w:r w:rsidR="00820E6F">
        <w:rPr>
          <w:rFonts w:cs="Arial"/>
          <w:color w:val="000000" w:themeColor="text1"/>
        </w:rPr>
        <w:fldChar w:fldCharType="end"/>
      </w:r>
      <w:ins w:id="272" w:author="Common, Jack" w:date="2019-10-23T12:33:00Z">
        <w:r w:rsidR="00425818" w:rsidRPr="009C0FC6">
          <w:rPr>
            <w:rFonts w:eastAsia="Calibri" w:cs="Arial"/>
            <w:color w:val="000000" w:themeColor="text1"/>
          </w:rPr>
        </w:r>
        <w:r w:rsidR="00425818" w:rsidRPr="009C0FC6">
          <w:rPr>
            <w:rFonts w:eastAsia="Calibri" w:cs="Arial"/>
            <w:color w:val="000000" w:themeColor="text1"/>
          </w:rPr>
          <w:fldChar w:fldCharType="separate"/>
        </w:r>
      </w:ins>
      <w:r w:rsidR="00820E6F" w:rsidRPr="00820E6F">
        <w:rPr>
          <w:rFonts w:cs="Arial"/>
          <w:noProof/>
          <w:color w:val="000000" w:themeColor="text1"/>
        </w:rPr>
        <w:t>(21-23)</w:t>
      </w:r>
      <w:ins w:id="273" w:author="Common, Jack" w:date="2019-10-23T12:33:00Z">
        <w:r w:rsidR="00425818" w:rsidRPr="009C0FC6">
          <w:rPr>
            <w:rFonts w:cs="Arial"/>
            <w:color w:val="000000" w:themeColor="text1"/>
          </w:rPr>
          <w:fldChar w:fldCharType="end"/>
        </w:r>
        <w:r w:rsidR="00425818" w:rsidRPr="00634A04">
          <w:rPr>
            <w:rFonts w:eastAsia="Calibri" w:cs="Arial"/>
            <w:color w:val="000000" w:themeColor="text1"/>
          </w:rPr>
          <w:t xml:space="preserve">. There is much observational support for the role of a dilution effect in </w:t>
        </w:r>
      </w:ins>
      <w:ins w:id="274" w:author="Common, Jack" w:date="2019-10-24T15:01:00Z">
        <w:r w:rsidR="00401313">
          <w:rPr>
            <w:rFonts w:eastAsia="Calibri" w:cs="Arial"/>
            <w:color w:val="000000" w:themeColor="text1"/>
          </w:rPr>
          <w:t xml:space="preserve">multi-species </w:t>
        </w:r>
      </w:ins>
      <w:ins w:id="275" w:author="Common, Jack" w:date="2019-10-23T12:33:00Z">
        <w:r w:rsidR="00425818" w:rsidRPr="00634A04">
          <w:rPr>
            <w:rFonts w:eastAsia="Calibri" w:cs="Arial"/>
            <w:color w:val="000000" w:themeColor="text1"/>
          </w:rPr>
          <w:t xml:space="preserve">host-pathogen systems (reviewed in </w:t>
        </w:r>
        <w:r w:rsidR="00425818" w:rsidRPr="009C0FC6">
          <w:rPr>
            <w:rFonts w:cs="Arial"/>
            <w:color w:val="000000" w:themeColor="text1"/>
          </w:rPr>
          <w:fldChar w:fldCharType="begin"/>
        </w:r>
      </w:ins>
      <w:r w:rsidR="00820E6F">
        <w:rPr>
          <w:rFonts w:cs="Arial"/>
          <w:color w:val="000000" w:themeColor="text1"/>
        </w:rPr>
        <w:instrText xml:space="preserve"> ADDIN EN.CITE &lt;EndNote&gt;&lt;Cite AuthorYear="1"&gt;&lt;Author&gt;Civitello&lt;/Author&gt;&lt;Year&gt;2015&lt;/Year&gt;&lt;RecNum&gt;337&lt;/RecNum&gt;&lt;DisplayText&gt;Civitello, Cohen (20)&lt;/DisplayText&gt;&lt;record&gt;&lt;rec-number&gt;337&lt;/rec-number&gt;&lt;foreign-keys&gt;&lt;key app="EN" db-id="xrr2swwexa2rd8ed2d6xfwf20r9v5devt2e2" timestamp="1556229298" guid="3924b534-8627-4c75-9ec9-b6e1317e139b"&gt;337&lt;/key&gt;&lt;/foreign-keys&gt;&lt;ref-type name="Journal Article"&gt;17&lt;/ref-type&gt;&lt;contributors&gt;&lt;authors&gt;&lt;author&gt;Civitello, David J&lt;/author&gt;&lt;author&gt;Cohen, Jeremy&lt;/author&gt;&lt;author&gt;Fatima, Hiba&lt;/author&gt;&lt;author&gt;Halstead, Neal T&lt;/author&gt;&lt;author&gt;Liriano, Josue&lt;/author&gt;&lt;author&gt;McMahon, Taegan A&lt;/author&gt;&lt;author&gt;Ortega, C Nicole&lt;/author&gt;&lt;author&gt;Sauer, Erin Louise&lt;/author&gt;&lt;author&gt;Sehgal, Tanya&lt;/author&gt;&lt;author&gt;Young, Suzanne&lt;/author&gt;&lt;/authors&gt;&lt;/contributors&gt;&lt;titles&gt;&lt;title&gt;Biodiversity inhibits parasites: broad evidence for the dilution effect&lt;/title&gt;&lt;secondary-title&gt;Proceedings of the National Academy of Sciences&lt;/secondary-title&gt;&lt;/titles&gt;&lt;periodical&gt;&lt;full-title&gt;Proceedings of the National Academy of Sciences&lt;/full-title&gt;&lt;/periodical&gt;&lt;pages&gt;8667-8671&lt;/pages&gt;&lt;volume&gt;112&lt;/volume&gt;&lt;number&gt;28&lt;/number&gt;&lt;dates&gt;&lt;year&gt;2015&lt;/year&gt;&lt;/dates&gt;&lt;isbn&gt;0027-8424&lt;/isbn&gt;&lt;urls&gt;&lt;/urls&gt;&lt;/record&gt;&lt;/Cite&gt;&lt;/EndNote&gt;</w:instrText>
      </w:r>
      <w:ins w:id="276" w:author="Common, Jack" w:date="2019-10-23T12:33:00Z">
        <w:r w:rsidR="00425818" w:rsidRPr="009C0FC6">
          <w:rPr>
            <w:rFonts w:eastAsia="Calibri" w:cs="Arial"/>
            <w:color w:val="000000" w:themeColor="text1"/>
          </w:rPr>
          <w:fldChar w:fldCharType="separate"/>
        </w:r>
      </w:ins>
      <w:r w:rsidR="00820E6F" w:rsidRPr="00820E6F">
        <w:rPr>
          <w:rFonts w:cs="Arial"/>
          <w:noProof/>
          <w:color w:val="000000" w:themeColor="text1"/>
        </w:rPr>
        <w:t>Civitello, Cohen (20)</w:t>
      </w:r>
      <w:ins w:id="277" w:author="Common, Jack" w:date="2019-10-23T12:33:00Z">
        <w:r w:rsidR="00425818" w:rsidRPr="009C0FC6">
          <w:rPr>
            <w:rFonts w:cs="Arial"/>
            <w:color w:val="000000" w:themeColor="text1"/>
          </w:rPr>
          <w:fldChar w:fldCharType="end"/>
        </w:r>
        <w:r w:rsidR="00425818" w:rsidRPr="00634A04">
          <w:rPr>
            <w:rFonts w:eastAsia="Calibri" w:cs="Arial"/>
            <w:color w:val="000000" w:themeColor="text1"/>
          </w:rPr>
          <w:t xml:space="preserve">), and some experimental work has suggested that dilution of susceptible hosts can limit pathogen spread </w:t>
        </w:r>
      </w:ins>
      <w:ins w:id="278" w:author="Common, Jack" w:date="2019-10-24T20:01:00Z">
        <w:r w:rsidR="001D2A2C">
          <w:rPr>
            <w:rFonts w:eastAsia="Calibri" w:cs="Arial"/>
            <w:color w:val="000000" w:themeColor="text1"/>
          </w:rPr>
          <w:t>in single host</w:t>
        </w:r>
      </w:ins>
      <w:ins w:id="279" w:author="Common, Jack" w:date="2019-10-24T20:02:00Z">
        <w:r w:rsidR="001D2A2C">
          <w:rPr>
            <w:rFonts w:eastAsia="Calibri" w:cs="Arial"/>
            <w:color w:val="000000" w:themeColor="text1"/>
          </w:rPr>
          <w:t xml:space="preserve"> species systems </w:t>
        </w:r>
      </w:ins>
      <w:ins w:id="280" w:author="Common, Jack" w:date="2019-10-23T12:33:00Z">
        <w:r w:rsidR="00425818" w:rsidRPr="009C0FC6">
          <w:rPr>
            <w:rFonts w:cs="Arial"/>
            <w:color w:val="000000" w:themeColor="text1"/>
          </w:rPr>
          <w:fldChar w:fldCharType="begin"/>
        </w:r>
      </w:ins>
      <w:r w:rsidR="00820E6F">
        <w:rPr>
          <w:rFonts w:cs="Arial"/>
          <w:color w:val="000000" w:themeColor="text1"/>
        </w:rPr>
        <w:instrText xml:space="preserve"> ADDIN EN.CITE &lt;EndNote&gt;&lt;Cite&gt;&lt;Author&gt;Dennehy&lt;/Author&gt;&lt;Year&gt;2007&lt;/Year&gt;&lt;RecNum&gt;274&lt;/RecNum&gt;&lt;DisplayText&gt;(24, 25)&lt;/DisplayText&gt;&lt;record&gt;&lt;rec-number&gt;274&lt;/rec-number&gt;&lt;foreign-keys&gt;&lt;key app="EN" db-id="xrr2swwexa2rd8ed2d6xfwf20r9v5devt2e2" timestamp="1556229282" guid="f0a1ab81-a182-463e-8ca3-fd45f2153d12"&gt;274&lt;/key&gt;&lt;/foreign-keys&gt;&lt;ref-type name="Journal Article"&gt;17&lt;/ref-type&gt;&lt;contributors&gt;&lt;authors&gt;&lt;author&gt;Dennehy, John J&lt;/author&gt;&lt;author&gt;Friedenberg, Nicholas A&lt;/author&gt;&lt;author&gt;Yang, Yul W&lt;/author&gt;&lt;author&gt;Turner, Paul E&lt;/author&gt;&lt;/authors&gt;&lt;/contributors&gt;&lt;titles&gt;&lt;title&gt;Virus population extinction via ecological traps&lt;/title&gt;&lt;secondary-title&gt;Ecology letters&lt;/secondary-title&gt;&lt;/titles&gt;&lt;periodical&gt;&lt;full-title&gt;Ecology Letters&lt;/full-title&gt;&lt;/periodical&gt;&lt;pages&gt;230-240&lt;/pages&gt;&lt;volume&gt;10&lt;/volume&gt;&lt;number&gt;3&lt;/number&gt;&lt;dates&gt;&lt;year&gt;2007&lt;/year&gt;&lt;/dates&gt;&lt;isbn&gt;1461-023X&lt;/isbn&gt;&lt;urls&gt;&lt;/urls&gt;&lt;/record&gt;&lt;/Cite&gt;&lt;Cite&gt;&lt;Author&gt;Common&lt;/Author&gt;&lt;Year&gt;2019&lt;/Year&gt;&lt;RecNum&gt;330&lt;/RecNum&gt;&lt;record&gt;&lt;rec-number&gt;330&lt;/rec-number&gt;&lt;foreign-keys&gt;&lt;key app="EN" db-id="xrr2swwexa2rd8ed2d6xfwf20r9v5devt2e2" timestamp="1556229290" guid="5892885f-03aa-4ef6-ab5f-1cd1895c6e8d"&gt;330&lt;/key&gt;&lt;/foreign-keys&gt;&lt;ref-type name="Journal Article"&gt;17&lt;/ref-type&gt;&lt;contributors&gt;&lt;authors&gt;&lt;author&gt;Common, Jack&lt;/author&gt;&lt;author&gt;Westra, Edze R&lt;/author&gt;&lt;/authors&gt;&lt;/contributors&gt;&lt;titles&gt;&lt;title&gt;CRISPR evolution and bacteriophage persistence in the context of population bottlenecks&lt;/title&gt;&lt;secondary-title&gt;RNA Biology&lt;/secondary-title&gt;&lt;/titles&gt;&lt;periodical&gt;&lt;full-title&gt;RNA Biology&lt;/full-title&gt;&lt;/periodical&gt;&lt;dates&gt;&lt;year&gt;2019&lt;/year&gt;&lt;/dates&gt;&lt;urls&gt;&lt;/urls&gt;&lt;/record&gt;&lt;/Cite&gt;&lt;/EndNote&gt;</w:instrText>
      </w:r>
      <w:ins w:id="281" w:author="Common, Jack" w:date="2019-10-23T12:33:00Z">
        <w:r w:rsidR="00425818" w:rsidRPr="009C0FC6">
          <w:rPr>
            <w:rFonts w:eastAsia="Calibri" w:cs="Arial"/>
            <w:color w:val="000000" w:themeColor="text1"/>
          </w:rPr>
          <w:fldChar w:fldCharType="separate"/>
        </w:r>
      </w:ins>
      <w:r w:rsidR="00820E6F" w:rsidRPr="00820E6F">
        <w:rPr>
          <w:rFonts w:cs="Arial"/>
          <w:noProof/>
          <w:color w:val="000000" w:themeColor="text1"/>
        </w:rPr>
        <w:t>(24, 25)</w:t>
      </w:r>
      <w:ins w:id="282" w:author="Common, Jack" w:date="2019-10-23T12:33:00Z">
        <w:r w:rsidR="00425818" w:rsidRPr="009C0FC6">
          <w:rPr>
            <w:rFonts w:cs="Arial"/>
            <w:color w:val="000000" w:themeColor="text1"/>
          </w:rPr>
          <w:fldChar w:fldCharType="end"/>
        </w:r>
        <w:r w:rsidR="00425818" w:rsidRPr="00634A04">
          <w:rPr>
            <w:rFonts w:eastAsia="Calibri" w:cs="Arial"/>
            <w:color w:val="000000" w:themeColor="text1"/>
          </w:rPr>
          <w:t>.</w:t>
        </w:r>
        <w:r w:rsidR="00425818">
          <w:rPr>
            <w:rFonts w:eastAsia="Calibri" w:cs="Arial"/>
            <w:color w:val="000000" w:themeColor="text1"/>
          </w:rPr>
          <w:t xml:space="preserve"> </w:t>
        </w:r>
        <w:r w:rsidR="00281AA6">
          <w:rPr>
            <w:rFonts w:eastAsia="Calibri" w:cs="Arial"/>
            <w:color w:val="000000" w:themeColor="text1"/>
          </w:rPr>
          <w:t xml:space="preserve">Evolutionary effects of diversity many manifest through </w:t>
        </w:r>
      </w:ins>
      <w:del w:id="283" w:author="Common, Jack" w:date="2019-10-23T12:33:00Z">
        <w:r w:rsidRPr="009C0FC6" w:rsidDel="00281AA6">
          <w:rPr>
            <w:rFonts w:eastAsia="Calibri" w:cs="Arial"/>
            <w:color w:val="000000" w:themeColor="text1"/>
          </w:rPr>
          <w:delText xml:space="preserve">Theory suggests that host diversity may </w:delText>
        </w:r>
      </w:del>
      <w:r w:rsidRPr="009C0FC6">
        <w:rPr>
          <w:rFonts w:eastAsia="Calibri" w:cs="Arial"/>
          <w:color w:val="000000" w:themeColor="text1"/>
        </w:rPr>
        <w:t>limit</w:t>
      </w:r>
      <w:ins w:id="284" w:author="Common, Jack" w:date="2019-10-23T12:34:00Z">
        <w:r w:rsidR="00281AA6">
          <w:rPr>
            <w:rFonts w:eastAsia="Calibri" w:cs="Arial"/>
            <w:color w:val="000000" w:themeColor="text1"/>
          </w:rPr>
          <w:t>ation of</w:t>
        </w:r>
      </w:ins>
      <w:r w:rsidRPr="009C0FC6">
        <w:rPr>
          <w:rFonts w:eastAsia="Calibri" w:cs="Arial"/>
          <w:color w:val="000000" w:themeColor="text1"/>
        </w:rPr>
        <w:t xml:space="preserve"> the evolutionary emergence of novel pathogen genotypes </w:t>
      </w:r>
      <w:r w:rsidRPr="009C0FC6">
        <w:rPr>
          <w:rFonts w:cs="Arial"/>
          <w:color w:val="000000" w:themeColor="text1"/>
        </w:rPr>
        <w:fldChar w:fldCharType="begin"/>
      </w:r>
      <w:r w:rsidR="00820E6F">
        <w:rPr>
          <w:rFonts w:cs="Arial"/>
          <w:color w:val="000000" w:themeColor="text1"/>
        </w:rPr>
        <w:instrText xml:space="preserve"> ADDIN EN.CITE &lt;EndNote&gt;&lt;Cite&gt;&lt;Author&gt;Ohtsuki&lt;/Author&gt;&lt;Year&gt;2006&lt;/Year&gt;&lt;RecNum&gt;341&lt;/RecNum&gt;&lt;DisplayText&gt;(26, 27)&lt;/DisplayText&gt;&lt;record&gt;&lt;rec-number&gt;341&lt;/rec-number&gt;&lt;foreign-keys&gt;&lt;key app="EN" db-id="xrr2swwexa2rd8ed2d6xfwf20r9v5devt2e2" timestamp="1556229298" guid="baeecc20-5c65-4333-b623-f919f6e42f8f"&gt;341&lt;/key&gt;&lt;/foreign-keys&gt;&lt;ref-type name="Journal Article"&gt;17&lt;/ref-type&gt;&lt;contributors&gt;&lt;authors&gt;&lt;author&gt;Ohtsuki, Akiko&lt;/author&gt;&lt;author&gt;Sasaki, Akira&lt;/author&gt;&lt;/authors&gt;&lt;/contributors&gt;&lt;titles&gt;&lt;title&gt;Epidemiology and disease-control under gene-for-gene plant–pathogen interaction&lt;/title&gt;&lt;secondary-title&gt;Journal of theoretical biology&lt;/secondary-title&gt;&lt;/titles&gt;&lt;periodical&gt;&lt;full-title&gt;Journal of theoretical biology&lt;/full-title&gt;&lt;/periodical&gt;&lt;pages&gt;780-794&lt;/pages&gt;&lt;volume&gt;238&lt;/volume&gt;&lt;number&gt;4&lt;/number&gt;&lt;dates&gt;&lt;year&gt;2006&lt;/year&gt;&lt;/dates&gt;&lt;isbn&gt;0022-5193&lt;/isbn&gt;&lt;urls&gt;&lt;/urls&gt;&lt;/record&gt;&lt;/Cite&gt;&lt;Cite&gt;&lt;Author&gt;Sasaki&lt;/Author&gt;&lt;Year&gt;2000&lt;/Year&gt;&lt;RecNum&gt;350&lt;/RecNum&gt;&lt;record&gt;&lt;rec-number&gt;350&lt;/rec-number&gt;&lt;foreign-keys&gt;&lt;key app="EN" db-id="es529ptxovvregexae9v20vfwwzddw2zv59z" timestamp="1554634660"&gt;350&lt;/key&gt;&lt;/foreign-keys&gt;&lt;ref-type name="Journal Article"&gt;17&lt;/ref-type&gt;&lt;contributors&gt;&lt;authors&gt;&lt;author&gt;Sasaki, Akira&lt;/author&gt;&lt;/authors&gt;&lt;/contributors&gt;&lt;titles&gt;&lt;title&gt;Host-parasite coevolution in a multilocus gene-for-gene system&lt;/title&gt;&lt;secondary-title&gt;Proceedings of the Royal Society B: Biological Sciences&lt;/secondary-title&gt;&lt;/titles&gt;&lt;periodical&gt;&lt;full-title&gt;Proceedings of the Royal Society B: Biological Sciences&lt;/full-title&gt;&lt;/periodical&gt;&lt;pages&gt;2183-2188&lt;/pages&gt;&lt;volume&gt;267&lt;/volume&gt;&lt;number&gt;1458&lt;/number&gt;&lt;dates&gt;&lt;year&gt;2000&lt;/year&gt;&lt;/dates&gt;&lt;isbn&gt;0962-8452&lt;/isbn&gt;&lt;urls&gt;&lt;/urls&gt;&lt;/record&gt;&lt;/Cite&gt;&lt;/EndNote&gt;</w:instrText>
      </w:r>
      <w:r w:rsidRPr="009C0FC6">
        <w:rPr>
          <w:rFonts w:eastAsia="Calibri" w:cs="Arial"/>
          <w:color w:val="000000" w:themeColor="text1"/>
        </w:rPr>
        <w:fldChar w:fldCharType="separate"/>
      </w:r>
      <w:r w:rsidR="00820E6F" w:rsidRPr="00820E6F">
        <w:rPr>
          <w:rFonts w:cs="Arial"/>
          <w:noProof/>
          <w:color w:val="000000" w:themeColor="text1"/>
        </w:rPr>
        <w:t>(26, 27)</w:t>
      </w:r>
      <w:r w:rsidRPr="009C0FC6">
        <w:rPr>
          <w:rFonts w:cs="Arial"/>
          <w:color w:val="000000" w:themeColor="text1"/>
        </w:rPr>
        <w:fldChar w:fldCharType="end"/>
      </w:r>
      <w:r w:rsidRPr="009C0FC6">
        <w:rPr>
          <w:rFonts w:eastAsia="Calibri" w:cs="Arial"/>
          <w:color w:val="000000" w:themeColor="text1"/>
        </w:rPr>
        <w:t>,</w:t>
      </w:r>
      <w:ins w:id="285" w:author="Common, Jack" w:date="2019-10-24T15:07:00Z">
        <w:r w:rsidR="00AF4528">
          <w:rPr>
            <w:rFonts w:eastAsia="Calibri" w:cs="Arial"/>
            <w:color w:val="000000" w:themeColor="text1"/>
          </w:rPr>
          <w:t xml:space="preserve"> </w:t>
        </w:r>
      </w:ins>
      <w:del w:id="286" w:author="Common, Jack" w:date="2019-10-23T12:39:00Z">
        <w:r w:rsidRPr="009C0FC6" w:rsidDel="00D86956">
          <w:rPr>
            <w:rFonts w:eastAsia="Calibri" w:cs="Arial"/>
            <w:color w:val="000000" w:themeColor="text1"/>
          </w:rPr>
          <w:delText xml:space="preserve"> </w:delText>
        </w:r>
      </w:del>
      <w:r w:rsidRPr="009C0FC6">
        <w:rPr>
          <w:rFonts w:eastAsia="Calibri" w:cs="Arial"/>
          <w:color w:val="000000" w:themeColor="text1"/>
        </w:rPr>
        <w:t xml:space="preserve">potentially because </w:t>
      </w:r>
      <w:ins w:id="287" w:author="Common, Jack" w:date="2019-10-23T12:39:00Z">
        <w:r w:rsidR="00391E51">
          <w:rPr>
            <w:rFonts w:eastAsia="Calibri" w:cs="Arial"/>
            <w:color w:val="000000" w:themeColor="text1"/>
          </w:rPr>
          <w:t xml:space="preserve">the </w:t>
        </w:r>
      </w:ins>
      <w:del w:id="288" w:author="Common, Jack" w:date="2019-10-23T12:39:00Z">
        <w:r w:rsidRPr="009C0FC6" w:rsidDel="00391E51">
          <w:rPr>
            <w:rFonts w:eastAsia="Calibri" w:cs="Arial"/>
            <w:color w:val="000000" w:themeColor="text1"/>
          </w:rPr>
          <w:delText xml:space="preserve">the increased prevalence of susceptible hosts in less diverse populations can increase the </w:delText>
        </w:r>
      </w:del>
      <w:r w:rsidRPr="009C0FC6">
        <w:rPr>
          <w:rFonts w:eastAsia="Calibri" w:cs="Arial"/>
          <w:color w:val="000000" w:themeColor="text1"/>
        </w:rPr>
        <w:t xml:space="preserve">supply of novel pathogen mutations </w:t>
      </w:r>
      <w:ins w:id="289" w:author="Common, Jack" w:date="2019-10-23T12:39:00Z">
        <w:r w:rsidR="00391E51">
          <w:rPr>
            <w:rFonts w:eastAsia="Calibri" w:cs="Arial"/>
            <w:color w:val="000000" w:themeColor="text1"/>
          </w:rPr>
          <w:t xml:space="preserve">depends on the prevalence of susceptible hosts </w:t>
        </w:r>
      </w:ins>
      <w:r w:rsidRPr="009C0FC6">
        <w:rPr>
          <w:rFonts w:cs="Arial"/>
          <w:color w:val="000000" w:themeColor="text1"/>
        </w:rPr>
        <w:fldChar w:fldCharType="begin">
          <w:fldData xml:space="preserve">PEVuZE5vdGU+PENpdGU+PEF1dGhvcj5EZW5uZWh5PC9BdXRob3I+PFllYXI+MjAwNjwvWWVhcj48
UmVjTnVtPjM0MzwvUmVjTnVtPjxEaXNwbGF5VGV4dD4oMjgtMzApPC9EaXNwbGF5VGV4dD48cmVj
b3JkPjxyZWMtbnVtYmVyPjM0MzwvcmVjLW51bWJlcj48Zm9yZWlnbi1rZXlzPjxrZXkgYXBwPSJF
TiIgZGItaWQ9InhycjJzd3dleGEycmQ4ZWQyZDZ4ZndmMjByOXY1ZGV2dDJlMiIgdGltZXN0YW1w
PSIxNTU2MjI5Mjk4IiBndWlkPSIxYTkzNTViNi1kNzUzLTRhYTUtYjczNS1jZGY0OTg0N2M2MzIi
PjM0Mzwva2V5PjwvZm9yZWlnbi1rZXlzPjxyZWYtdHlwZSBuYW1lPSJKb3VybmFsIEFydGljbGUi
PjE3PC9yZWYtdHlwZT48Y29udHJpYnV0b3JzPjxhdXRob3JzPjxhdXRob3I+RGVubmVoeSwgSm9o
biBKPC9hdXRob3I+PGF1dGhvcj5GcmllZGVuYmVyZywgTmljaG9sYXMgQTwvYXV0aG9yPjxhdXRo
b3I+SG9sdCwgUm9iZXJ0IEQ8L2F1dGhvcj48YXV0aG9yPlR1cm5lciwgUGF1bCBFPC9hdXRob3I+
PC9hdXRob3JzPjwvY29udHJpYnV0b3JzPjx0aXRsZXM+PHRpdGxlPlZpcmFsIGVjb2xvZ3kgYW5k
IHRoZSBtYWludGVuYW5jZSBvZiBub3ZlbCBob3N0IHVzZTwvdGl0bGU+PHNlY29uZGFyeS10aXRs
ZT5UaGUgQW1lcmljYW4gTmF0dXJhbGlzdDwvc2Vjb25kYXJ5LXRpdGxlPjwvdGl0bGVzPjxwZXJp
b2RpY2FsPjxmdWxsLXRpdGxlPlRoZSBBbWVyaWNhbiBOYXR1cmFsaXN0PC9mdWxsLXRpdGxlPjwv
cGVyaW9kaWNhbD48cGFnZXM+NDI5LTQzOTwvcGFnZXM+PHZvbHVtZT4xNjc8L3ZvbHVtZT48bnVt
YmVyPjM8L251bWJlcj48ZGF0ZXM+PHllYXI+MjAwNjwveWVhcj48L2RhdGVzPjxpc2JuPjAwMDMt
MDE0NzwvaXNibj48dXJscz48L3VybHM+PC9yZWNvcmQ+PC9DaXRlPjxDaXRlPjxBdXRob3I+QW50
aWE8L0F1dGhvcj48WWVhcj4yMDAzPC9ZZWFyPjxSZWNOdW0+MzI3PC9SZWNOdW0+PHJlY29yZD48
cmVjLW51bWJlcj4zMjc8L3JlYy1udW1iZXI+PGZvcmVpZ24ta2V5cz48a2V5IGFwcD0iRU4iIGRi
LWlkPSJ4cnIyc3d3ZXhhMnJkOGVkMmQ2eGZ3ZjIwcjl2NWRldnQyZTIiIHRpbWVzdGFtcD0iMTU1
NjIyOTI5MCIgZ3VpZD0iYzUxNDM0MDQtYjNmNy00MzhhLWJiOTUtY2Q3ZGM2MjI1NWZiIj4zMjc8
L2tleT48L2ZvcmVpZ24ta2V5cz48cmVmLXR5cGUgbmFtZT0iSm91cm5hbCBBcnRpY2xlIj4xNzwv
cmVmLXR5cGU+PGNvbnRyaWJ1dG9ycz48YXV0aG9ycz48YXV0aG9yPkFudGlhLCBSdXN0b208L2F1
dGhvcj48YXV0aG9yPlJlZ29lcywgUm9sYW5kIFI8L2F1dGhvcj48YXV0aG9yPktvZWxsYSwgSmFj
b2IgQzwvYXV0aG9yPjxhdXRob3I+QmVyZ3N0cm9tLCBDYXJsIFQ8L2F1dGhvcj48L2F1dGhvcnM+
PC9jb250cmlidXRvcnM+PHRpdGxlcz48dGl0bGU+VGhlIHJvbGUgb2YgZXZvbHV0aW9uIGluIHRo
ZSBlbWVyZ2VuY2Ugb2YgaW5mZWN0aW91cyBkaXNlYXNlczwvdGl0bGU+PHNlY29uZGFyeS10aXRs
ZT5OYXR1cmU8L3NlY29uZGFyeS10aXRsZT48L3RpdGxlcz48cGVyaW9kaWNhbD48ZnVsbC10aXRs
ZT5OYXR1cmU8L2Z1bGwtdGl0bGU+PC9wZXJpb2RpY2FsPjxwYWdlcz42NTg8L3BhZ2VzPjx2b2x1
bWU+NDI2PC92b2x1bWU+PG51bWJlcj42OTY3PC9udW1iZXI+PGRhdGVzPjx5ZWFyPjIwMDM8L3ll
YXI+PC9kYXRlcz48aXNibj4xNDc2LTQ2ODc8L2lzYm4+PHVybHM+PC91cmxzPjwvcmVjb3JkPjwv
Q2l0ZT48Q2l0ZT48QXV0aG9yPllhdGVzPC9BdXRob3I+PFllYXI+MjAwNjwvWWVhcj48UmVjTnVt
PjMyNjwvUmVjTnVtPjxyZWNvcmQ+PHJlYy1udW1iZXI+MzI2PC9yZWMtbnVtYmVyPjxmb3JlaWdu
LWtleXM+PGtleSBhcHA9IkVOIiBkYi1pZD0ieHJyMnN3d2V4YTJyZDhlZDJkNnhmd2YyMHI5djVk
ZXZ0MmUyIiB0aW1lc3RhbXA9IjE1NTYyMjkyOTAiIGd1aWQ9IjlhNmI1MGJmLTcwOTgtNGUyZC1h
OGRkLWNjZDNhNjZjYmFkNiI+MzI2PC9rZXk+PC9mb3JlaWduLWtleXM+PHJlZi10eXBlIG5hbWU9
IkpvdXJuYWwgQXJ0aWNsZSI+MTc8L3JlZi10eXBlPjxjb250cmlidXRvcnM+PGF1dGhvcnM+PGF1
dGhvcj5ZYXRlcywgQW5kcmV3PC9hdXRob3I+PGF1dGhvcj5BbnRpYSwgUnVzdG9tPC9hdXRob3I+
PGF1dGhvcj5SZWdvZXMsIFJvbGFuZCBSPC9hdXRob3I+PC9hdXRob3JzPjwvY29udHJpYnV0b3Jz
Pjx0aXRsZXM+PHRpdGxlPkhvdyBkbyBwYXRob2dlbiBldm9sdXRpb24gYW5kIGhvc3QgaGV0ZXJv
Z2VuZWl0eSBpbnRlcmFjdCBpbiBkaXNlYXNlIGVtZXJnZW5jZT88L3RpdGxlPjxzZWNvbmRhcnkt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bGwtdGl0bGU+PC9wZXJpb2RpY2FsPjxwYWdlcz4zMDc1LTMwODM8L3BhZ2VzPjx2b2x1bWU+Mjcz
PC92b2x1bWU+PG51bWJlcj4xNjA1PC9udW1iZXI+PGRhdGVzPjx5ZWFyPjIwMDY8L3llYXI+PC9k
YXRlcz48aXNibj4wOTYyLTg0NTI8L2lzYm4+PHVybHM+PC91cmxzPjwvcmVjb3JkPjwvQ2l0ZT48
L0VuZE5vdGU+AG==
</w:fldData>
        </w:fldChar>
      </w:r>
      <w:r w:rsidR="00820E6F">
        <w:rPr>
          <w:rFonts w:cs="Arial"/>
          <w:color w:val="000000" w:themeColor="text1"/>
        </w:rPr>
        <w:instrText xml:space="preserve"> ADDIN EN.CITE </w:instrText>
      </w:r>
      <w:r w:rsidR="00820E6F">
        <w:rPr>
          <w:rFonts w:cs="Arial"/>
          <w:color w:val="000000" w:themeColor="text1"/>
        </w:rPr>
        <w:fldChar w:fldCharType="begin">
          <w:fldData xml:space="preserve">PEVuZE5vdGU+PENpdGU+PEF1dGhvcj5EZW5uZWh5PC9BdXRob3I+PFllYXI+MjAwNjwvWWVhcj48
UmVjTnVtPjM0MzwvUmVjTnVtPjxEaXNwbGF5VGV4dD4oMjgtMzApPC9EaXNwbGF5VGV4dD48cmVj
b3JkPjxyZWMtbnVtYmVyPjM0MzwvcmVjLW51bWJlcj48Zm9yZWlnbi1rZXlzPjxrZXkgYXBwPSJF
TiIgZGItaWQ9InhycjJzd3dleGEycmQ4ZWQyZDZ4ZndmMjByOXY1ZGV2dDJlMiIgdGltZXN0YW1w
PSIxNTU2MjI5Mjk4IiBndWlkPSIxYTkzNTViNi1kNzUzLTRhYTUtYjczNS1jZGY0OTg0N2M2MzIi
PjM0Mzwva2V5PjwvZm9yZWlnbi1rZXlzPjxyZWYtdHlwZSBuYW1lPSJKb3VybmFsIEFydGljbGUi
PjE3PC9yZWYtdHlwZT48Y29udHJpYnV0b3JzPjxhdXRob3JzPjxhdXRob3I+RGVubmVoeSwgSm9o
biBKPC9hdXRob3I+PGF1dGhvcj5GcmllZGVuYmVyZywgTmljaG9sYXMgQTwvYXV0aG9yPjxhdXRo
b3I+SG9sdCwgUm9iZXJ0IEQ8L2F1dGhvcj48YXV0aG9yPlR1cm5lciwgUGF1bCBFPC9hdXRob3I+
PC9hdXRob3JzPjwvY29udHJpYnV0b3JzPjx0aXRsZXM+PHRpdGxlPlZpcmFsIGVjb2xvZ3kgYW5k
IHRoZSBtYWludGVuYW5jZSBvZiBub3ZlbCBob3N0IHVzZTwvdGl0bGU+PHNlY29uZGFyeS10aXRs
ZT5UaGUgQW1lcmljYW4gTmF0dXJhbGlzdDwvc2Vjb25kYXJ5LXRpdGxlPjwvdGl0bGVzPjxwZXJp
b2RpY2FsPjxmdWxsLXRpdGxlPlRoZSBBbWVyaWNhbiBOYXR1cmFsaXN0PC9mdWxsLXRpdGxlPjwv
cGVyaW9kaWNhbD48cGFnZXM+NDI5LTQzOTwvcGFnZXM+PHZvbHVtZT4xNjc8L3ZvbHVtZT48bnVt
YmVyPjM8L251bWJlcj48ZGF0ZXM+PHllYXI+MjAwNjwveWVhcj48L2RhdGVzPjxpc2JuPjAwMDMt
MDE0NzwvaXNibj48dXJscz48L3VybHM+PC9yZWNvcmQ+PC9DaXRlPjxDaXRlPjxBdXRob3I+QW50
aWE8L0F1dGhvcj48WWVhcj4yMDAzPC9ZZWFyPjxSZWNOdW0+MzI3PC9SZWNOdW0+PHJlY29yZD48
cmVjLW51bWJlcj4zMjc8L3JlYy1udW1iZXI+PGZvcmVpZ24ta2V5cz48a2V5IGFwcD0iRU4iIGRi
LWlkPSJ4cnIyc3d3ZXhhMnJkOGVkMmQ2eGZ3ZjIwcjl2NWRldnQyZTIiIHRpbWVzdGFtcD0iMTU1
NjIyOTI5MCIgZ3VpZD0iYzUxNDM0MDQtYjNmNy00MzhhLWJiOTUtY2Q3ZGM2MjI1NWZiIj4zMjc8
L2tleT48L2ZvcmVpZ24ta2V5cz48cmVmLXR5cGUgbmFtZT0iSm91cm5hbCBBcnRpY2xlIj4xNzwv
cmVmLXR5cGU+PGNvbnRyaWJ1dG9ycz48YXV0aG9ycz48YXV0aG9yPkFudGlhLCBSdXN0b208L2F1
dGhvcj48YXV0aG9yPlJlZ29lcywgUm9sYW5kIFI8L2F1dGhvcj48YXV0aG9yPktvZWxsYSwgSmFj
b2IgQzwvYXV0aG9yPjxhdXRob3I+QmVyZ3N0cm9tLCBDYXJsIFQ8L2F1dGhvcj48L2F1dGhvcnM+
PC9jb250cmlidXRvcnM+PHRpdGxlcz48dGl0bGU+VGhlIHJvbGUgb2YgZXZvbHV0aW9uIGluIHRo
ZSBlbWVyZ2VuY2Ugb2YgaW5mZWN0aW91cyBkaXNlYXNlczwvdGl0bGU+PHNlY29uZGFyeS10aXRs
ZT5OYXR1cmU8L3NlY29uZGFyeS10aXRsZT48L3RpdGxlcz48cGVyaW9kaWNhbD48ZnVsbC10aXRs
ZT5OYXR1cmU8L2Z1bGwtdGl0bGU+PC9wZXJpb2RpY2FsPjxwYWdlcz42NTg8L3BhZ2VzPjx2b2x1
bWU+NDI2PC92b2x1bWU+PG51bWJlcj42OTY3PC9udW1iZXI+PGRhdGVzPjx5ZWFyPjIwMDM8L3ll
YXI+PC9kYXRlcz48aXNibj4xNDc2LTQ2ODc8L2lzYm4+PHVybHM+PC91cmxzPjwvcmVjb3JkPjwv
Q2l0ZT48Q2l0ZT48QXV0aG9yPllhdGVzPC9BdXRob3I+PFllYXI+MjAwNjwvWWVhcj48UmVjTnVt
PjMyNjwvUmVjTnVtPjxyZWNvcmQ+PHJlYy1udW1iZXI+MzI2PC9yZWMtbnVtYmVyPjxmb3JlaWdu
LWtleXM+PGtleSBhcHA9IkVOIiBkYi1pZD0ieHJyMnN3d2V4YTJyZDhlZDJkNnhmd2YyMHI5djVk
ZXZ0MmUyIiB0aW1lc3RhbXA9IjE1NTYyMjkyOTAiIGd1aWQ9IjlhNmI1MGJmLTcwOTgtNGUyZC1h
OGRkLWNjZDNhNjZjYmFkNiI+MzI2PC9rZXk+PC9mb3JlaWduLWtleXM+PHJlZi10eXBlIG5hbWU9
IkpvdXJuYWwgQXJ0aWNsZSI+MTc8L3JlZi10eXBlPjxjb250cmlidXRvcnM+PGF1dGhvcnM+PGF1
dGhvcj5ZYXRlcywgQW5kcmV3PC9hdXRob3I+PGF1dGhvcj5BbnRpYSwgUnVzdG9tPC9hdXRob3I+
PGF1dGhvcj5SZWdvZXMsIFJvbGFuZCBSPC9hdXRob3I+PC9hdXRob3JzPjwvY29udHJpYnV0b3Jz
Pjx0aXRsZXM+PHRpdGxlPkhvdyBkbyBwYXRob2dlbiBldm9sdXRpb24gYW5kIGhvc3QgaGV0ZXJv
Z2VuZWl0eSBpbnRlcmFjdCBpbiBkaXNlYXNlIGVtZXJnZW5jZT88L3RpdGxlPjxzZWNvbmRhcnkt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bGwtdGl0bGU+PC9wZXJpb2RpY2FsPjxwYWdlcz4zMDc1LTMwODM8L3BhZ2VzPjx2b2x1bWU+Mjcz
PC92b2x1bWU+PG51bWJlcj4xNjA1PC9udW1iZXI+PGRhdGVzPjx5ZWFyPjIwMDY8L3llYXI+PC9k
YXRlcz48aXNibj4wOTYyLTg0NTI8L2lzYm4+PHVybHM+PC91cmxzPjwvcmVjb3JkPjwvQ2l0ZT48
L0VuZE5vdGU+AG==
</w:fldData>
        </w:fldChar>
      </w:r>
      <w:r w:rsidR="00820E6F">
        <w:rPr>
          <w:rFonts w:cs="Arial"/>
          <w:color w:val="000000" w:themeColor="text1"/>
        </w:rPr>
        <w:instrText xml:space="preserve"> ADDIN EN.CITE.DATA </w:instrText>
      </w:r>
      <w:r w:rsidR="00820E6F">
        <w:rPr>
          <w:rFonts w:cs="Arial"/>
          <w:color w:val="000000" w:themeColor="text1"/>
        </w:rPr>
      </w:r>
      <w:r w:rsidR="00820E6F">
        <w:rPr>
          <w:rFonts w:cs="Arial"/>
          <w:color w:val="000000" w:themeColor="text1"/>
        </w:rPr>
        <w:fldChar w:fldCharType="end"/>
      </w:r>
      <w:r w:rsidRPr="009C0FC6">
        <w:rPr>
          <w:rFonts w:eastAsia="Calibri" w:cs="Arial"/>
          <w:color w:val="000000" w:themeColor="text1"/>
        </w:rPr>
      </w:r>
      <w:r w:rsidRPr="009C0FC6">
        <w:rPr>
          <w:rFonts w:eastAsia="Calibri" w:cs="Arial"/>
          <w:color w:val="000000" w:themeColor="text1"/>
        </w:rPr>
        <w:fldChar w:fldCharType="separate"/>
      </w:r>
      <w:r w:rsidR="00820E6F" w:rsidRPr="00820E6F">
        <w:rPr>
          <w:rFonts w:cs="Arial"/>
          <w:noProof/>
          <w:color w:val="000000" w:themeColor="text1"/>
        </w:rPr>
        <w:t>(28-30)</w:t>
      </w:r>
      <w:r w:rsidRPr="009C0FC6">
        <w:rPr>
          <w:rFonts w:cs="Arial"/>
          <w:color w:val="000000" w:themeColor="text1"/>
        </w:rPr>
        <w:fldChar w:fldCharType="end"/>
      </w:r>
      <w:r w:rsidRPr="009C0FC6">
        <w:rPr>
          <w:rFonts w:eastAsia="Calibri" w:cs="Arial"/>
          <w:color w:val="000000" w:themeColor="text1"/>
        </w:rPr>
        <w:t xml:space="preserve">. </w:t>
      </w:r>
      <w:del w:id="290" w:author="Common, Jack" w:date="2019-10-23T12:11:00Z">
        <w:r w:rsidRPr="009C0FC6" w:rsidDel="00993406">
          <w:rPr>
            <w:rFonts w:eastAsia="Calibri" w:cs="Arial"/>
            <w:color w:val="000000" w:themeColor="text1"/>
          </w:rPr>
          <w:delText>Further theory and experimental work have suggested that this evolutionary effect of diversity may peak at intermediate levels of host diversity</w:delText>
        </w:r>
        <w:r w:rsidR="005B45C2" w:rsidRPr="009C0FC6" w:rsidDel="00993406">
          <w:rPr>
            <w:rFonts w:cs="Arial"/>
            <w:color w:val="000000" w:themeColor="text1"/>
          </w:rPr>
          <w:delText xml:space="preserve"> </w:delText>
        </w:r>
        <w:r w:rsidR="00901FBB" w:rsidRPr="009C0FC6" w:rsidDel="00993406">
          <w:rPr>
            <w:rFonts w:cs="Arial"/>
            <w:color w:val="000000" w:themeColor="text1"/>
          </w:rPr>
          <w:fldChar w:fldCharType="begin">
            <w:fldData xml:space="preserve">PEVuZE5vdGU+PENpdGU+PEF1dGhvcj5CZW5tYXlvcjwvQXV0aG9yPjxZZWFyPjIwMDk8L1llYXI+
PFJlY051bT4zNDI8L1JlY051bT48RGlzcGxheVRleHQ+KEJlbm1heW9yPHN0eWxlIGZhY2U9Iml0
YWxpYyI+IGV0IGFsLjwvc3R5bGU+LCAyMDA5OyBDaGFiYXM8c3R5bGUgZmFjZT0iaXRhbGljIj4g
ZXQgYWwuPC9zdHlsZT4sIDIwMTgpPC9EaXNwbGF5VGV4dD48cmVjb3JkPjxyZWMtbnVtYmVyPjM0
MjwvcmVjLW51bWJlcj48Zm9yZWlnbi1rZXlzPjxrZXkgYXBwPSJFTiIgZGItaWQ9InhycjJzd3dl
eGEycmQ4ZWQyZDZ4ZndmMjByOXY1ZGV2dDJlMiIgdGltZXN0YW1wPSIxNTU2MjI5Mjk4IiBndWlk
PSJmYmQ4MDBmYS05ZTk3LTQyMWMtOGE4ZC0wOGY2Mjk0Y2U0MmEiPjM0Mjwva2V5PjwvZm9yZWln
bi1rZXlzPjxyZWYtdHlwZSBuYW1lPSJKb3VybmFsIEFydGljbGUiPjE3PC9yZWYtdHlwZT48Y29u
dHJpYnV0b3JzPjxhdXRob3JzPjxhdXRob3I+QmVubWF5b3IsIFJlYmVjY2E8L2F1dGhvcj48YXV0
aG9yPkhvZGdzb24sIERhdmlkIEo8L2F1dGhvcj48YXV0aG9yPlBlcnJvbiwgR2FicmllbCBHPC9h
dXRob3I+PGF1dGhvcj5CdWNrbGluZywgQW5ndXM8L2F1dGhvcj48L2F1dGhvcnM+PC9jb250cmli
dXRvcnM+PHRpdGxlcz48dGl0bGU+SG9zdCBtaXhpbmcgYW5kIGRpc2Vhc2UgZW1lcmdlbmNlPC90
aXRsZT48c2Vjb25kYXJ5LXRpdGxlPkN1cnJlbnQgQmlvbG9neTwvc2Vjb25kYXJ5LXRpdGxlPjwv
dGl0bGVzPjxwZXJpb2RpY2FsPjxmdWxsLXRpdGxlPkN1cnJlbnQgQmlvbG9neTwvZnVsbC10aXRs
ZT48L3BlcmlvZGljYWw+PHBhZ2VzPjc2NC03Njc8L3BhZ2VzPjx2b2x1bWU+MTk8L3ZvbHVtZT48
bnVtYmVyPjk8L251bWJlcj48ZGF0ZXM+PHllYXI+MjAwOTwveWVhcj48L2RhdGVzPjxpc2JuPjA5
NjAtOTgyMjwvaXNibj48dXJscz48L3VybHM+PC9yZWNvcmQ+PC9DaXRlPjxDaXRlPjxBdXRob3I+
Q2hhYmFzPC9BdXRob3I+PFllYXI+MjAxODwvWWVhcj48UmVjTnVtPjM0ODwvUmVjTnVtPjxyZWNv
cmQ+PHJlYy1udW1iZXI+MzQ4PC9yZWMtbnVtYmVyPjxmb3JlaWduLWtleXM+PGtleSBhcHA9IkVO
IiBkYi1pZD0ieHJyMnN3d2V4YTJyZDhlZDJkNnhmd2YyMHI5djVkZXZ0MmUyIiB0aW1lc3RhbXA9
IjE1NTYyMjkyOTgiIGd1aWQ9IjU5OTcxYmNlLTA2OTItNGU4NS1iYTk0LTk4ZTVjOGY4NWE1NCI+
MzQ4PC9rZXk+PC9mb3JlaWduLWtleXM+PHJlZi10eXBlIG5hbWU9IkpvdXJuYWwgQXJ0aWNsZSI+
MTc8L3JlZi10eXBlPjxjb250cmlidXRvcnM+PGF1dGhvcnM+PGF1dGhvcj5DaGFiYXMsIEjDqWzD
qG5lPC9hdXRob3I+PGF1dGhvcj5MaW9uLCBTw6liYXN0aWVuPC9hdXRob3I+PGF1dGhvcj5OaWNv
dCwgQW50b2luZTwvYXV0aG9yPjxhdXRob3I+TWVhZGVuLCBTZWFuPC9hdXRob3I+PGF1dGhvcj52
YW4gSG91dGUsIFN0aW5la2U8L2F1dGhvcj48YXV0aG9yPk1vaW5lYXUsIFN5bHZhaW48L2F1dGhv
cj48YXV0aG9yPldhaGwsIExpbmRpIE08L2F1dGhvcj48YXV0aG9yPldlc3RyYSwgRWR6ZSBSPC9h
dXRob3I+PGF1dGhvcj5HYW5kb24sIFN5bHZhaW48L2F1dGhvcj48L2F1dGhvcnM+PC9jb250cmli
dXRvcnM+PHRpdGxlcz48dGl0bGU+RXZvbHV0aW9uYXJ5IGVtZXJnZW5jZSBvZiBpbmZlY3Rpb3Vz
IGRpc2Vhc2VzIGluIGhldGVyb2dlbmVvdXMgaG9zdCBwb3B1bGF0aW9uczwvdGl0bGU+PHNlY29u
ZGFyeS10aXRsZT5QTE9TIEJpb2xvZ3k8L3NlY29uZGFyeS10aXRsZT48L3RpdGxlcz48cGVyaW9k
aWNhbD48ZnVsbC10aXRsZT5QTE9TIEJpb2xvZ3k8L2Z1bGwtdGl0bGU+PC9wZXJpb2RpY2FsPjxw
YWdlcz5lMjAwNjczODwvcGFnZXM+PHZvbHVtZT4xNjwvdm9sdW1lPjxudW1iZXI+OTwvbnVtYmVy
PjxkYXRlcz48eWVhcj4yMDE4PC95ZWFyPjwvZGF0ZXM+PHB1Ymxpc2hlcj5QdWJsaWMgTGlicmFy
eSBvZiBTY2llbmNlPC9wdWJsaXNoZXI+PHVybHM+PHJlbGF0ZWQtdXJscz48dXJsPmh0dHBzOi8v
ZG9pLm9yZy8xMC4xMzcxL2pvdXJuYWwucGJpby4yMDA2NzM4PC91cmw+PC9yZWxhdGVkLXVybHM+
PC91cmxzPjxlbGVjdHJvbmljLXJlc291cmNlLW51bT4xMC4xMzcxL2pvdXJuYWwucGJpby4yMDA2
NzM4PC9lbGVjdHJvbmljLXJlc291cmNlLW51bT48L3JlY29yZD48L0NpdGU+PC9FbmROb3RlPn==
</w:fldData>
          </w:fldChar>
        </w:r>
        <w:r w:rsidR="00AE2EA5" w:rsidDel="00993406">
          <w:rPr>
            <w:rFonts w:cs="Arial"/>
            <w:color w:val="000000" w:themeColor="text1"/>
          </w:rPr>
          <w:delInstrText xml:space="preserve"> ADDIN EN.CITE </w:delInstrText>
        </w:r>
        <w:r w:rsidR="00AE2EA5" w:rsidDel="00993406">
          <w:rPr>
            <w:rFonts w:cs="Arial"/>
            <w:color w:val="000000" w:themeColor="text1"/>
          </w:rPr>
          <w:fldChar w:fldCharType="begin">
            <w:fldData xml:space="preserve">PEVuZE5vdGU+PENpdGU+PEF1dGhvcj5CZW5tYXlvcjwvQXV0aG9yPjxZZWFyPjIwMDk8L1llYXI+
PFJlY051bT4zNDI8L1JlY051bT48RGlzcGxheVRleHQ+KEJlbm1heW9yPHN0eWxlIGZhY2U9Iml0
YWxpYyI+IGV0IGFsLjwvc3R5bGU+LCAyMDA5OyBDaGFiYXM8c3R5bGUgZmFjZT0iaXRhbGljIj4g
ZXQgYWwuPC9zdHlsZT4sIDIwMTgpPC9EaXNwbGF5VGV4dD48cmVjb3JkPjxyZWMtbnVtYmVyPjM0
MjwvcmVjLW51bWJlcj48Zm9yZWlnbi1rZXlzPjxrZXkgYXBwPSJFTiIgZGItaWQ9InhycjJzd3dl
eGEycmQ4ZWQyZDZ4ZndmMjByOXY1ZGV2dDJlMiIgdGltZXN0YW1wPSIxNTU2MjI5Mjk4IiBndWlk
PSJmYmQ4MDBmYS05ZTk3LTQyMWMtOGE4ZC0wOGY2Mjk0Y2U0MmEiPjM0Mjwva2V5PjwvZm9yZWln
bi1rZXlzPjxyZWYtdHlwZSBuYW1lPSJKb3VybmFsIEFydGljbGUiPjE3PC9yZWYtdHlwZT48Y29u
dHJpYnV0b3JzPjxhdXRob3JzPjxhdXRob3I+QmVubWF5b3IsIFJlYmVjY2E8L2F1dGhvcj48YXV0
aG9yPkhvZGdzb24sIERhdmlkIEo8L2F1dGhvcj48YXV0aG9yPlBlcnJvbiwgR2FicmllbCBHPC9h
dXRob3I+PGF1dGhvcj5CdWNrbGluZywgQW5ndXM8L2F1dGhvcj48L2F1dGhvcnM+PC9jb250cmli
dXRvcnM+PHRpdGxlcz48dGl0bGU+SG9zdCBtaXhpbmcgYW5kIGRpc2Vhc2UgZW1lcmdlbmNlPC90
aXRsZT48c2Vjb25kYXJ5LXRpdGxlPkN1cnJlbnQgQmlvbG9neTwvc2Vjb25kYXJ5LXRpdGxlPjwv
dGl0bGVzPjxwZXJpb2RpY2FsPjxmdWxsLXRpdGxlPkN1cnJlbnQgQmlvbG9neTwvZnVsbC10aXRs
ZT48L3BlcmlvZGljYWw+PHBhZ2VzPjc2NC03Njc8L3BhZ2VzPjx2b2x1bWU+MTk8L3ZvbHVtZT48
bnVtYmVyPjk8L251bWJlcj48ZGF0ZXM+PHllYXI+MjAwOTwveWVhcj48L2RhdGVzPjxpc2JuPjA5
NjAtOTgyMjwvaXNibj48dXJscz48L3VybHM+PC9yZWNvcmQ+PC9DaXRlPjxDaXRlPjxBdXRob3I+
Q2hhYmFzPC9BdXRob3I+PFllYXI+MjAxODwvWWVhcj48UmVjTnVtPjM0ODwvUmVjTnVtPjxyZWNv
cmQ+PHJlYy1udW1iZXI+MzQ4PC9yZWMtbnVtYmVyPjxmb3JlaWduLWtleXM+PGtleSBhcHA9IkVO
IiBkYi1pZD0ieHJyMnN3d2V4YTJyZDhlZDJkNnhmd2YyMHI5djVkZXZ0MmUyIiB0aW1lc3RhbXA9
IjE1NTYyMjkyOTgiIGd1aWQ9IjU5OTcxYmNlLTA2OTItNGU4NS1iYTk0LTk4ZTVjOGY4NWE1NCI+
MzQ4PC9rZXk+PC9mb3JlaWduLWtleXM+PHJlZi10eXBlIG5hbWU9IkpvdXJuYWwgQXJ0aWNsZSI+
MTc8L3JlZi10eXBlPjxjb250cmlidXRvcnM+PGF1dGhvcnM+PGF1dGhvcj5DaGFiYXMsIEjDqWzD
qG5lPC9hdXRob3I+PGF1dGhvcj5MaW9uLCBTw6liYXN0aWVuPC9hdXRob3I+PGF1dGhvcj5OaWNv
dCwgQW50b2luZTwvYXV0aG9yPjxhdXRob3I+TWVhZGVuLCBTZWFuPC9hdXRob3I+PGF1dGhvcj52
YW4gSG91dGUsIFN0aW5la2U8L2F1dGhvcj48YXV0aG9yPk1vaW5lYXUsIFN5bHZhaW48L2F1dGhv
cj48YXV0aG9yPldhaGwsIExpbmRpIE08L2F1dGhvcj48YXV0aG9yPldlc3RyYSwgRWR6ZSBSPC9h
dXRob3I+PGF1dGhvcj5HYW5kb24sIFN5bHZhaW48L2F1dGhvcj48L2F1dGhvcnM+PC9jb250cmli
dXRvcnM+PHRpdGxlcz48dGl0bGU+RXZvbHV0aW9uYXJ5IGVtZXJnZW5jZSBvZiBpbmZlY3Rpb3Vz
IGRpc2Vhc2VzIGluIGhldGVyb2dlbmVvdXMgaG9zdCBwb3B1bGF0aW9uczwvdGl0bGU+PHNlY29u
ZGFyeS10aXRsZT5QTE9TIEJpb2xvZ3k8L3NlY29uZGFyeS10aXRsZT48L3RpdGxlcz48cGVyaW9k
aWNhbD48ZnVsbC10aXRsZT5QTE9TIEJpb2xvZ3k8L2Z1bGwtdGl0bGU+PC9wZXJpb2RpY2FsPjxw
YWdlcz5lMjAwNjczODwvcGFnZXM+PHZvbHVtZT4xNjwvdm9sdW1lPjxudW1iZXI+OTwvbnVtYmVy
PjxkYXRlcz48eWVhcj4yMDE4PC95ZWFyPjwvZGF0ZXM+PHB1Ymxpc2hlcj5QdWJsaWMgTGlicmFy
eSBvZiBTY2llbmNlPC9wdWJsaXNoZXI+PHVybHM+PHJlbGF0ZWQtdXJscz48dXJsPmh0dHBzOi8v
ZG9pLm9yZy8xMC4xMzcxL2pvdXJuYWwucGJpby4yMDA2NzM4PC91cmw+PC9yZWxhdGVkLXVybHM+
PC91cmxzPjxlbGVjdHJvbmljLXJlc291cmNlLW51bT4xMC4xMzcxL2pvdXJuYWwucGJpby4yMDA2
NzM4PC9lbGVjdHJvbmljLXJlc291cmNlLW51bT48L3JlY29yZD48L0NpdGU+PC9FbmROb3RlPn==
</w:fldData>
          </w:fldChar>
        </w:r>
        <w:r w:rsidR="00AE2EA5" w:rsidDel="00993406">
          <w:rPr>
            <w:rFonts w:cs="Arial"/>
            <w:color w:val="000000" w:themeColor="text1"/>
          </w:rPr>
          <w:delInstrText xml:space="preserve"> ADDIN EN.CITE.DATA </w:delInstrText>
        </w:r>
        <w:r w:rsidR="00AE2EA5" w:rsidDel="00993406">
          <w:rPr>
            <w:rFonts w:cs="Arial"/>
            <w:color w:val="000000" w:themeColor="text1"/>
          </w:rPr>
        </w:r>
        <w:r w:rsidR="00AE2EA5" w:rsidDel="00993406">
          <w:rPr>
            <w:rFonts w:cs="Arial"/>
            <w:color w:val="000000" w:themeColor="text1"/>
          </w:rPr>
          <w:fldChar w:fldCharType="end"/>
        </w:r>
        <w:r w:rsidR="00901FBB" w:rsidRPr="009C0FC6" w:rsidDel="00993406">
          <w:rPr>
            <w:rFonts w:cs="Arial"/>
            <w:color w:val="000000" w:themeColor="text1"/>
          </w:rPr>
        </w:r>
        <w:r w:rsidR="00901FBB" w:rsidRPr="009C0FC6" w:rsidDel="00993406">
          <w:rPr>
            <w:rFonts w:cs="Arial"/>
            <w:color w:val="000000" w:themeColor="text1"/>
          </w:rPr>
          <w:fldChar w:fldCharType="separate"/>
        </w:r>
        <w:r w:rsidR="00407DAD" w:rsidDel="00993406">
          <w:rPr>
            <w:rFonts w:cs="Arial"/>
            <w:noProof/>
            <w:color w:val="000000" w:themeColor="text1"/>
          </w:rPr>
          <w:delText>(Benmayor</w:delText>
        </w:r>
        <w:r w:rsidR="00407DAD" w:rsidRPr="00407DAD" w:rsidDel="00993406">
          <w:rPr>
            <w:rFonts w:cs="Arial"/>
            <w:i/>
            <w:noProof/>
            <w:color w:val="000000" w:themeColor="text1"/>
          </w:rPr>
          <w:delText xml:space="preserve"> et al.</w:delText>
        </w:r>
        <w:r w:rsidR="00407DAD" w:rsidDel="00993406">
          <w:rPr>
            <w:rFonts w:cs="Arial"/>
            <w:noProof/>
            <w:color w:val="000000" w:themeColor="text1"/>
          </w:rPr>
          <w:delText>, 2009; Chabas</w:delText>
        </w:r>
        <w:r w:rsidR="00407DAD" w:rsidRPr="00407DAD" w:rsidDel="00993406">
          <w:rPr>
            <w:rFonts w:cs="Arial"/>
            <w:i/>
            <w:noProof/>
            <w:color w:val="000000" w:themeColor="text1"/>
          </w:rPr>
          <w:delText xml:space="preserve"> et al.</w:delText>
        </w:r>
        <w:r w:rsidR="00407DAD" w:rsidDel="00993406">
          <w:rPr>
            <w:rFonts w:cs="Arial"/>
            <w:noProof/>
            <w:color w:val="000000" w:themeColor="text1"/>
          </w:rPr>
          <w:delText>, 2018)</w:delText>
        </w:r>
        <w:r w:rsidR="00901FBB" w:rsidRPr="009C0FC6" w:rsidDel="00993406">
          <w:rPr>
            <w:rFonts w:cs="Arial"/>
            <w:color w:val="000000" w:themeColor="text1"/>
          </w:rPr>
          <w:fldChar w:fldCharType="end"/>
        </w:r>
        <w:r w:rsidRPr="009C0FC6" w:rsidDel="00993406">
          <w:rPr>
            <w:rFonts w:eastAsia="Calibri" w:cs="Arial"/>
            <w:color w:val="000000" w:themeColor="text1"/>
          </w:rPr>
          <w:delText xml:space="preserve">. </w:delText>
        </w:r>
      </w:del>
      <w:del w:id="291" w:author="Common, Jack" w:date="2019-10-23T12:34:00Z">
        <w:r w:rsidR="00352913" w:rsidDel="00221267">
          <w:rPr>
            <w:rFonts w:eastAsia="Calibri" w:cs="Arial"/>
            <w:color w:val="000000" w:themeColor="text1"/>
          </w:rPr>
          <w:delText>Even if a pathogen evolves to overcome a resistance allele of the host</w:delText>
        </w:r>
        <w:r w:rsidR="00952DC3" w:rsidRPr="009C0FC6" w:rsidDel="00221267">
          <w:rPr>
            <w:rFonts w:eastAsia="Calibri" w:cs="Arial"/>
            <w:color w:val="000000" w:themeColor="text1"/>
          </w:rPr>
          <w:delText>,</w:delText>
        </w:r>
        <w:r w:rsidRPr="009C0FC6" w:rsidDel="00221267">
          <w:rPr>
            <w:rFonts w:eastAsia="Calibri" w:cs="Arial"/>
            <w:color w:val="000000" w:themeColor="text1"/>
          </w:rPr>
          <w:delText xml:space="preserve"> </w:delText>
        </w:r>
        <w:r w:rsidR="00352913" w:rsidDel="00221267">
          <w:rPr>
            <w:rFonts w:eastAsia="Calibri" w:cs="Arial"/>
            <w:color w:val="000000" w:themeColor="text1"/>
          </w:rPr>
          <w:delText xml:space="preserve">pathogen spread may be more limited in host populations with greater genetic diversity. </w:delText>
        </w:r>
      </w:del>
      <w:del w:id="292" w:author="Common, Jack" w:date="2019-10-23T12:33:00Z">
        <w:r w:rsidR="00352913" w:rsidDel="00425818">
          <w:rPr>
            <w:rFonts w:eastAsia="Calibri" w:cs="Arial"/>
            <w:color w:val="000000" w:themeColor="text1"/>
          </w:rPr>
          <w:delText>This</w:delText>
        </w:r>
        <w:r w:rsidR="00352913" w:rsidRPr="009C0FC6" w:rsidDel="00425818">
          <w:rPr>
            <w:rFonts w:eastAsia="Calibri" w:cs="Arial"/>
            <w:color w:val="000000" w:themeColor="text1"/>
          </w:rPr>
          <w:delText xml:space="preserve"> </w:delText>
        </w:r>
      </w:del>
      <w:del w:id="293" w:author="Common, Jack" w:date="2019-10-23T12:24:00Z">
        <w:r w:rsidRPr="009C0FC6" w:rsidDel="00D82B93">
          <w:rPr>
            <w:rFonts w:eastAsia="Calibri" w:cs="Arial"/>
            <w:color w:val="000000" w:themeColor="text1"/>
          </w:rPr>
          <w:delText>epidemiological</w:delText>
        </w:r>
      </w:del>
      <w:del w:id="294" w:author="Common, Jack" w:date="2019-10-23T12:33:00Z">
        <w:r w:rsidRPr="009C0FC6" w:rsidDel="00425818">
          <w:rPr>
            <w:rFonts w:eastAsia="Calibri" w:cs="Arial"/>
            <w:color w:val="000000" w:themeColor="text1"/>
          </w:rPr>
          <w:delText xml:space="preserve"> effect of diversity may manifest through a dilution effect </w:delText>
        </w:r>
        <w:r w:rsidRPr="009C0FC6" w:rsidDel="00425818">
          <w:rPr>
            <w:rFonts w:cs="Arial"/>
            <w:color w:val="000000" w:themeColor="text1"/>
          </w:rPr>
          <w:fldChar w:fldCharType="begin"/>
        </w:r>
        <w:r w:rsidR="00AE2EA5" w:rsidDel="00425818">
          <w:rPr>
            <w:rFonts w:cs="Arial"/>
            <w:color w:val="000000" w:themeColor="text1"/>
          </w:rPr>
          <w:delInstrText xml:space="preserve"> ADDIN EN.CITE &lt;EndNote&gt;&lt;Cite&gt;&lt;Author&gt;Ostfeld&lt;/Author&gt;&lt;Year&gt;2012&lt;/Year&gt;&lt;RecNum&gt;249&lt;/RecNum&gt;&lt;DisplayText&gt;(Ostfeld &amp;amp; Keesing, 2012; Civitello&lt;style face="italic"&gt; et al.&lt;/style&gt;, 2015)&lt;/DisplayText&gt;&lt;record&gt;&lt;rec-number&gt;249&lt;/rec-number&gt;&lt;foreign-keys&gt;&lt;key app="EN" db-id="xrr2swwexa2rd8ed2d6xfwf20r9v5devt2e2" timestamp="1556229279" guid="a8f2639e-ca8a-4fbd-acc0-09555d67aa11"&gt;249&lt;/key&gt;&lt;/foreign-keys&gt;&lt;ref-type name="Journal Article"&gt;17&lt;/ref-type&gt;&lt;contributors&gt;&lt;authors&gt;&lt;author&gt;Ostfeld, Richard S&lt;/author&gt;&lt;author&gt;Keesing, Felicia&lt;/author&gt;&lt;/authors&gt;&lt;/contributors&gt;&lt;titles&gt;&lt;title&gt;Effects of host diversity on infectious disease&lt;/title&gt;&lt;secondary-title&gt;Annual review of ecology, evolution, and systematics&lt;/secondary-title&gt;&lt;/titles&gt;&lt;periodical&gt;&lt;full-title&gt;Annual Review of Ecology, Evolution, and Systematics&lt;/full-title&gt;&lt;/periodical&gt;&lt;volume&gt;43&lt;/volume&gt;&lt;dates&gt;&lt;year&gt;2012&lt;/year&gt;&lt;/dates&gt;&lt;urls&gt;&lt;/urls&gt;&lt;/record&gt;&lt;/Cite&gt;&lt;Cite&gt;&lt;Author&gt;Civitello&lt;/Author&gt;&lt;Year&gt;2015&lt;/Year&gt;&lt;RecNum&gt;337&lt;/RecNum&gt;&lt;record&gt;&lt;rec-number&gt;337&lt;/rec-number&gt;&lt;foreign-keys&gt;&lt;key app="EN" db-id="xrr2swwexa2rd8ed2d6xfwf20r9v5devt2e2" timestamp="1556229298" guid="3924b534-8627-4c75-9ec9-b6e1317e139b"&gt;337&lt;/key&gt;&lt;/foreign-keys&gt;&lt;ref-type name="Journal Article"&gt;17&lt;/ref-type&gt;&lt;contributors&gt;&lt;authors&gt;&lt;author&gt;Civitello, David J&lt;/author&gt;&lt;author&gt;Cohen, Jeremy&lt;/author&gt;&lt;author&gt;Fatima, Hiba&lt;/author&gt;&lt;author&gt;Halstead, Neal T&lt;/author&gt;&lt;author&gt;Liriano, Josue&lt;/author&gt;&lt;author&gt;McMahon, Taegan A&lt;/author&gt;&lt;author&gt;Ortega, C Nicole&lt;/author&gt;&lt;author&gt;Sauer, Erin Louise&lt;/author&gt;&lt;author&gt;Sehgal, Tanya&lt;/author&gt;&lt;author&gt;Young, Suzanne&lt;/author&gt;&lt;/authors&gt;&lt;/contributors&gt;&lt;titles&gt;&lt;title&gt;Biodiversity inhibits parasites: broad evidence for the dilution effect&lt;/title&gt;&lt;secondary-title&gt;Proceedings of the National Academy of Sciences&lt;/secondary-title&gt;&lt;/titles&gt;&lt;periodical&gt;&lt;full-title&gt;Proceedings of the National Academy of Sciences&lt;/full-title&gt;&lt;/periodical&gt;&lt;pages&gt;8667-8671&lt;/pages&gt;&lt;volume&gt;112&lt;/volume&gt;&lt;number&gt;28&lt;/number&gt;&lt;dates&gt;&lt;year&gt;2015&lt;/year&gt;&lt;/dates&gt;&lt;isbn&gt;0027-8424&lt;/isbn&gt;&lt;urls&gt;&lt;/urls&gt;&lt;/record&gt;&lt;/Cite&gt;&lt;/EndNote&gt;</w:delInstrText>
        </w:r>
        <w:r w:rsidRPr="009C0FC6" w:rsidDel="00425818">
          <w:rPr>
            <w:rFonts w:eastAsia="Calibri" w:cs="Arial"/>
            <w:color w:val="000000" w:themeColor="text1"/>
          </w:rPr>
          <w:fldChar w:fldCharType="separate"/>
        </w:r>
        <w:r w:rsidR="00564371" w:rsidRPr="00564371" w:rsidDel="00425818">
          <w:rPr>
            <w:rFonts w:cs="Arial"/>
            <w:noProof/>
            <w:color w:val="000000" w:themeColor="text1"/>
          </w:rPr>
          <w:delText>(Ostfeld &amp; Keesing, 2012; Civitello</w:delText>
        </w:r>
        <w:r w:rsidR="00564371" w:rsidRPr="00564371" w:rsidDel="00425818">
          <w:rPr>
            <w:rFonts w:cs="Arial"/>
            <w:i/>
            <w:noProof/>
            <w:color w:val="000000" w:themeColor="text1"/>
          </w:rPr>
          <w:delText xml:space="preserve"> et al.</w:delText>
        </w:r>
        <w:r w:rsidR="00564371" w:rsidRPr="00564371" w:rsidDel="00425818">
          <w:rPr>
            <w:rFonts w:cs="Arial"/>
            <w:noProof/>
            <w:color w:val="000000" w:themeColor="text1"/>
          </w:rPr>
          <w:delText>, 2015)</w:delText>
        </w:r>
        <w:r w:rsidRPr="009C0FC6" w:rsidDel="00425818">
          <w:rPr>
            <w:rFonts w:cs="Arial"/>
            <w:color w:val="000000" w:themeColor="text1"/>
          </w:rPr>
          <w:fldChar w:fldCharType="end"/>
        </w:r>
        <w:r w:rsidRPr="00634A04" w:rsidDel="00425818">
          <w:rPr>
            <w:rFonts w:eastAsia="Calibri" w:cs="Arial"/>
            <w:color w:val="000000" w:themeColor="text1"/>
          </w:rPr>
          <w:delText xml:space="preserve">. Increasing the number of resistant or low-quality hosts decreases the fraction of susceptible hosts, reducing contact rates </w:delText>
        </w:r>
        <w:r w:rsidR="00347E07" w:rsidDel="00425818">
          <w:rPr>
            <w:rFonts w:eastAsia="Calibri" w:cs="Arial"/>
            <w:color w:val="000000" w:themeColor="text1"/>
          </w:rPr>
          <w:delText>between</w:delText>
        </w:r>
        <w:r w:rsidR="00347E07" w:rsidRPr="00634A04" w:rsidDel="00425818">
          <w:rPr>
            <w:rFonts w:eastAsia="Calibri" w:cs="Arial"/>
            <w:color w:val="000000" w:themeColor="text1"/>
          </w:rPr>
          <w:delText xml:space="preserve"> </w:delText>
        </w:r>
        <w:r w:rsidRPr="00634A04" w:rsidDel="00425818">
          <w:rPr>
            <w:rFonts w:eastAsia="Calibri" w:cs="Arial"/>
            <w:color w:val="000000" w:themeColor="text1"/>
          </w:rPr>
          <w:delText xml:space="preserve">free-living pathogens </w:delText>
        </w:r>
        <w:r w:rsidR="00347E07" w:rsidDel="00425818">
          <w:rPr>
            <w:rFonts w:eastAsia="Calibri" w:cs="Arial"/>
            <w:color w:val="000000" w:themeColor="text1"/>
          </w:rPr>
          <w:delText>and susceptible hosts</w:delText>
        </w:r>
        <w:r w:rsidRPr="00634A04" w:rsidDel="00425818">
          <w:rPr>
            <w:rFonts w:eastAsia="Calibri" w:cs="Arial"/>
            <w:color w:val="000000" w:themeColor="text1"/>
          </w:rPr>
          <w:delText>, which in turn limits the basic reproduction number of the pathogen (</w:delText>
        </w:r>
        <w:r w:rsidRPr="00634A04" w:rsidDel="00425818">
          <w:rPr>
            <w:rFonts w:eastAsia="Calibri" w:cs="Arial"/>
            <w:i/>
            <w:iCs/>
            <w:color w:val="000000" w:themeColor="text1"/>
          </w:rPr>
          <w:delText>R</w:delText>
        </w:r>
        <w:r w:rsidRPr="00634A04" w:rsidDel="00425818">
          <w:rPr>
            <w:rFonts w:eastAsia="Calibri" w:cs="Arial"/>
            <w:color w:val="000000" w:themeColor="text1"/>
            <w:vertAlign w:val="subscript"/>
          </w:rPr>
          <w:delText>0</w:delText>
        </w:r>
        <w:r w:rsidRPr="00634A04" w:rsidDel="00425818">
          <w:rPr>
            <w:rFonts w:eastAsia="Calibri" w:cs="Arial"/>
            <w:color w:val="000000" w:themeColor="text1"/>
          </w:rPr>
          <w:delText xml:space="preserve">) </w:delText>
        </w:r>
        <w:r w:rsidRPr="009C0FC6" w:rsidDel="00425818">
          <w:rPr>
            <w:rFonts w:cs="Arial"/>
            <w:color w:val="000000" w:themeColor="text1"/>
          </w:rPr>
          <w:fldChar w:fldCharType="begin">
            <w:fldData xml:space="preserve">PEVuZE5vdGU+PENpdGU+PEF1dGhvcj5MaXZlbHk8L0F1dGhvcj48WWVhcj4yMDEwPC9ZZWFyPjxS
ZWNOdW0+OTg8L1JlY051bT48RGlzcGxheVRleHQ+KERvYnNvbiwgMjAwNDsgR2FuZG9uLCAyMDA0
OyBMaXZlbHksIDIwMTApPC9EaXNwbGF5VGV4dD48cmVjb3JkPjxyZWMtbnVtYmVyPjk4PC9yZWMt
bnVtYmVyPjxmb3JlaWduLWtleXM+PGtleSBhcHA9IkVOIiBkYi1pZD0ieHJyMnN3d2V4YTJyZDhl
ZDJkNnhmd2YyMHI5djVkZXZ0MmUyIiB0aW1lc3RhbXA9IjE1NTYyMjkwNzMiIGd1aWQ9ImZkMDZl
Y2JiLTkxZTgtNDFiMi04YWIwLWIxY2I0NzQ2NTViMCI+OTg8L2tleT48L2ZvcmVpZ24ta2V5cz48
cmVmLXR5cGUgbmFtZT0iSm91cm5hbCBBcnRpY2xlIj4xNzwvcmVmLXR5cGU+PGNvbnRyaWJ1dG9y
cz48YXV0aG9ycz48YXV0aG9yPkxpdmVseSwgQy7CoE0uPC9hdXRob3I+PC9hdXRob3JzPjwvY29u
dHJpYnV0b3JzPjx0aXRsZXM+PHRpdGxlPlRoZSBFZmZlY3Qgb2YgSG9zdCBHZW5ldGljIERpdmVy
c2l0eSBvbiBEaXNlYXNlIFNwcmVhZDwvdGl0bGU+PHNlY29uZGFyeS10aXRsZT5UaGUgQW1lcmlj
YW4gTmF0dXJhbGlzdDwvc2Vjb25kYXJ5LXRpdGxlPjwvdGl0bGVzPjxwZXJpb2RpY2FsPjxmdWxs
LXRpdGxlPlRoZSBBbWVyaWNhbiBOYXR1cmFsaXN0PC9mdWxsLXRpdGxlPjwvcGVyaW9kaWNhbD48
cGFnZXM+RTE0OS1FMTUyPC9wYWdlcz48dm9sdW1lPjE3NTwvdm9sdW1lPjxudW1iZXI+NjwvbnVt
YmVyPjxkYXRlcz48eWVhcj4yMDEwPC95ZWFyPjxwdWItZGF0ZXM+PGRhdGU+MjAxMC8wNi8wMTwv
ZGF0ZT48L3B1Yi1kYXRlcz48L2RhdGVzPjxwdWJsaXNoZXI+VGhlIFVuaXZlcnNpdHkgb2YgQ2hp
Y2FnbyBQcmVzczwvcHVibGlzaGVyPjxpc2JuPjAwMDMtMDE0NzwvaXNibj48dXJscz48cmVsYXRl
ZC11cmxzPjx1cmw+aHR0cDovL2R4LmRvaS5vcmcvMTAuMTA4Ni82NTI0MzA8L3VybD48L3JlbGF0
ZWQtdXJscz48L3VybHM+PGVsZWN0cm9uaWMtcmVzb3VyY2UtbnVtPjEwLjEwODYvNjUyNDMwPC9l
bGVjdHJvbmljLXJlc291cmNlLW51bT48YWNjZXNzLWRhdGU+MjAxNi8wOS8yMDwvYWNjZXNzLWRh
dGU+PC9yZWNvcmQ+PC9DaXRlPjxDaXRlPjxBdXRob3I+RG9ic29uPC9BdXRob3I+PFllYXI+MjAw
NDwvWWVhcj48UmVjTnVtPjMzODwvUmVjTnVtPjxyZWNvcmQ+PHJlYy1udW1iZXI+MzM4PC9yZWMt
bnVtYmVyPjxmb3JlaWduLWtleXM+PGtleSBhcHA9IkVOIiBkYi1pZD0ieHJyMnN3d2V4YTJyZDhl
ZDJkNnhmd2YyMHI5djVkZXZ0MmUyIiB0aW1lc3RhbXA9IjE1NTYyMjkyOTgiIGd1aWQ9IjFkZTc4
Yjg2LWZjZDUtNDY2NC1hZTg3LTcxZTljOTU3YTEzMyI+MzM4PC9rZXk+PC9mb3JlaWduLWtleXM+
PHJlZi10eXBlIG5hbWU9IkpvdXJuYWwgQXJ0aWNsZSI+MTc8L3JlZi10eXBlPjxjb250cmlidXRv
cnM+PGF1dGhvcnM+PGF1dGhvcj5Eb2Jzb24sIEFuZHJldzwvYXV0aG9yPjwvYXV0aG9ycz48L2Nv
bnRyaWJ1dG9ycz48dGl0bGVzPjx0aXRsZT5Qb3B1bGF0aW9uIGR5bmFtaWNzIG9mIHBhdGhvZ2Vu
cyB3aXRoIG11bHRpcGxlIGhvc3Qgc3BlY2llczwvdGl0bGU+PHNlY29uZGFyeS10aXRsZT50aGUg
YW1lcmljYW4gbmF0dXJhbGlzdDwvc2Vjb25kYXJ5LXRpdGxlPjwvdGl0bGVzPjxwZXJpb2RpY2Fs
PjxmdWxsLXRpdGxlPlRoZSBBbWVyaWNhbiBOYXR1cmFsaXN0PC9mdWxsLXRpdGxlPjwvcGVyaW9k
aWNhbD48cGFnZXM+UzY0LVM3ODwvcGFnZXM+PHZvbHVtZT4xNjQ8L3ZvbHVtZT48bnVtYmVyPlM1
PC9udW1iZXI+PGRhdGVzPjx5ZWFyPjIwMDQ8L3llYXI+PC9kYXRlcz48aXNibj4wMDAzLTAxNDc8
L2lzYm4+PHVybHM+PC91cmxzPjwvcmVjb3JkPjwvQ2l0ZT48Q2l0ZT48QXV0aG9yPkdhbmRvbjwv
QXV0aG9yPjxZZWFyPjIwMDQ8L1llYXI+PFJlY051bT4zMzk8L1JlY051bT48cmVjb3JkPjxyZWMt
bnVtYmVyPjMzOTwvcmVjLW51bWJlcj48Zm9yZWlnbi1rZXlzPjxrZXkgYXBwPSJFTiIgZGItaWQ9
InhycjJzd3dleGEycmQ4ZWQyZDZ4ZndmMjByOXY1ZGV2dDJlMiIgdGltZXN0YW1wPSIxNTU2MjI5
Mjk4IiBndWlkPSJjZjdmOGEzZC01YzU5LTQ0MTEtODBhMC03ZGVjMTY1ZDhmZjMiPjMzOTwva2V5
PjwvZm9yZWlnbi1rZXlzPjxyZWYtdHlwZSBuYW1lPSJKb3VybmFsIEFydGljbGUiPjE3PC9yZWYt
dHlwZT48Y29udHJpYnV0b3JzPjxhdXRob3JzPjxhdXRob3I+R2FuZG9uLCBTeWx2YWluPC9hdXRo
b3I+PC9hdXRob3JzPjwvY29udHJpYnV0b3JzPjx0aXRsZXM+PHRpdGxlPkV2b2x1dGlvbiBvZiBt
dWx0aWhvc3QgcGFyYXNpdGVzPC90aXRsZT48c2Vjb25kYXJ5LXRpdGxlPkV2b2x1dGlvbjwvc2Vj
b25kYXJ5LXRpdGxlPjwvdGl0bGVzPjxwZXJpb2RpY2FsPjxmdWxsLXRpdGxlPkV2b2x1dGlvbjwv
ZnVsbC10aXRsZT48L3BlcmlvZGljYWw+PHBhZ2VzPjQ1NS00Njk8L3BhZ2VzPjx2b2x1bWU+NTg8
L3ZvbHVtZT48bnVtYmVyPjM8L251bWJlcj48ZGF0ZXM+PHllYXI+MjAwNDwveWVhcj48L2RhdGVz
Pjxpc2JuPjAwMTQtMzgyMDwvaXNibj48dXJscz48L3VybHM+PC9yZWNvcmQ+PC9DaXRlPjwvRW5k
Tm90ZT5=
</w:fldData>
          </w:fldChar>
        </w:r>
        <w:r w:rsidR="00AE2EA5" w:rsidDel="00425818">
          <w:rPr>
            <w:rFonts w:cs="Arial"/>
            <w:color w:val="000000" w:themeColor="text1"/>
          </w:rPr>
          <w:delInstrText xml:space="preserve"> ADDIN EN.CITE </w:delInstrText>
        </w:r>
        <w:r w:rsidR="00AE2EA5" w:rsidDel="00425818">
          <w:rPr>
            <w:rFonts w:cs="Arial"/>
            <w:color w:val="000000" w:themeColor="text1"/>
          </w:rPr>
          <w:fldChar w:fldCharType="begin">
            <w:fldData xml:space="preserve">PEVuZE5vdGU+PENpdGU+PEF1dGhvcj5MaXZlbHk8L0F1dGhvcj48WWVhcj4yMDEwPC9ZZWFyPjxS
ZWNOdW0+OTg8L1JlY051bT48RGlzcGxheVRleHQ+KERvYnNvbiwgMjAwNDsgR2FuZG9uLCAyMDA0
OyBMaXZlbHksIDIwMTApPC9EaXNwbGF5VGV4dD48cmVjb3JkPjxyZWMtbnVtYmVyPjk4PC9yZWMt
bnVtYmVyPjxmb3JlaWduLWtleXM+PGtleSBhcHA9IkVOIiBkYi1pZD0ieHJyMnN3d2V4YTJyZDhl
ZDJkNnhmd2YyMHI5djVkZXZ0MmUyIiB0aW1lc3RhbXA9IjE1NTYyMjkwNzMiIGd1aWQ9ImZkMDZl
Y2JiLTkxZTgtNDFiMi04YWIwLWIxY2I0NzQ2NTViMCI+OTg8L2tleT48L2ZvcmVpZ24ta2V5cz48
cmVmLXR5cGUgbmFtZT0iSm91cm5hbCBBcnRpY2xlIj4xNzwvcmVmLXR5cGU+PGNvbnRyaWJ1dG9y
cz48YXV0aG9ycz48YXV0aG9yPkxpdmVseSwgQy7CoE0uPC9hdXRob3I+PC9hdXRob3JzPjwvY29u
dHJpYnV0b3JzPjx0aXRsZXM+PHRpdGxlPlRoZSBFZmZlY3Qgb2YgSG9zdCBHZW5ldGljIERpdmVy
c2l0eSBvbiBEaXNlYXNlIFNwcmVhZDwvdGl0bGU+PHNlY29uZGFyeS10aXRsZT5UaGUgQW1lcmlj
YW4gTmF0dXJhbGlzdDwvc2Vjb25kYXJ5LXRpdGxlPjwvdGl0bGVzPjxwZXJpb2RpY2FsPjxmdWxs
LXRpdGxlPlRoZSBBbWVyaWNhbiBOYXR1cmFsaXN0PC9mdWxsLXRpdGxlPjwvcGVyaW9kaWNhbD48
cGFnZXM+RTE0OS1FMTUyPC9wYWdlcz48dm9sdW1lPjE3NTwvdm9sdW1lPjxudW1iZXI+NjwvbnVt
YmVyPjxkYXRlcz48eWVhcj4yMDEwPC95ZWFyPjxwdWItZGF0ZXM+PGRhdGU+MjAxMC8wNi8wMTwv
ZGF0ZT48L3B1Yi1kYXRlcz48L2RhdGVzPjxwdWJsaXNoZXI+VGhlIFVuaXZlcnNpdHkgb2YgQ2hp
Y2FnbyBQcmVzczwvcHVibGlzaGVyPjxpc2JuPjAwMDMtMDE0NzwvaXNibj48dXJscz48cmVsYXRl
ZC11cmxzPjx1cmw+aHR0cDovL2R4LmRvaS5vcmcvMTAuMTA4Ni82NTI0MzA8L3VybD48L3JlbGF0
ZWQtdXJscz48L3VybHM+PGVsZWN0cm9uaWMtcmVzb3VyY2UtbnVtPjEwLjEwODYvNjUyNDMwPC9l
bGVjdHJvbmljLXJlc291cmNlLW51bT48YWNjZXNzLWRhdGU+MjAxNi8wOS8yMDwvYWNjZXNzLWRh
dGU+PC9yZWNvcmQ+PC9DaXRlPjxDaXRlPjxBdXRob3I+RG9ic29uPC9BdXRob3I+PFllYXI+MjAw
NDwvWWVhcj48UmVjTnVtPjMzODwvUmVjTnVtPjxyZWNvcmQ+PHJlYy1udW1iZXI+MzM4PC9yZWMt
bnVtYmVyPjxmb3JlaWduLWtleXM+PGtleSBhcHA9IkVOIiBkYi1pZD0ieHJyMnN3d2V4YTJyZDhl
ZDJkNnhmd2YyMHI5djVkZXZ0MmUyIiB0aW1lc3RhbXA9IjE1NTYyMjkyOTgiIGd1aWQ9IjFkZTc4
Yjg2LWZjZDUtNDY2NC1hZTg3LTcxZTljOTU3YTEzMyI+MzM4PC9rZXk+PC9mb3JlaWduLWtleXM+
PHJlZi10eXBlIG5hbWU9IkpvdXJuYWwgQXJ0aWNsZSI+MTc8L3JlZi10eXBlPjxjb250cmlidXRv
cnM+PGF1dGhvcnM+PGF1dGhvcj5Eb2Jzb24sIEFuZHJldzwvYXV0aG9yPjwvYXV0aG9ycz48L2Nv
bnRyaWJ1dG9ycz48dGl0bGVzPjx0aXRsZT5Qb3B1bGF0aW9uIGR5bmFtaWNzIG9mIHBhdGhvZ2Vu
cyB3aXRoIG11bHRpcGxlIGhvc3Qgc3BlY2llczwvdGl0bGU+PHNlY29uZGFyeS10aXRsZT50aGUg
YW1lcmljYW4gbmF0dXJhbGlzdDwvc2Vjb25kYXJ5LXRpdGxlPjwvdGl0bGVzPjxwZXJpb2RpY2Fs
PjxmdWxsLXRpdGxlPlRoZSBBbWVyaWNhbiBOYXR1cmFsaXN0PC9mdWxsLXRpdGxlPjwvcGVyaW9k
aWNhbD48cGFnZXM+UzY0LVM3ODwvcGFnZXM+PHZvbHVtZT4xNjQ8L3ZvbHVtZT48bnVtYmVyPlM1
PC9udW1iZXI+PGRhdGVzPjx5ZWFyPjIwMDQ8L3llYXI+PC9kYXRlcz48aXNibj4wMDAzLTAxNDc8
L2lzYm4+PHVybHM+PC91cmxzPjwvcmVjb3JkPjwvQ2l0ZT48Q2l0ZT48QXV0aG9yPkdhbmRvbjwv
QXV0aG9yPjxZZWFyPjIwMDQ8L1llYXI+PFJlY051bT4zMzk8L1JlY051bT48cmVjb3JkPjxyZWMt
bnVtYmVyPjMzOTwvcmVjLW51bWJlcj48Zm9yZWlnbi1rZXlzPjxrZXkgYXBwPSJFTiIgZGItaWQ9
InhycjJzd3dleGEycmQ4ZWQyZDZ4ZndmMjByOXY1ZGV2dDJlMiIgdGltZXN0YW1wPSIxNTU2MjI5
Mjk4IiBndWlkPSJjZjdmOGEzZC01YzU5LTQ0MTEtODBhMC03ZGVjMTY1ZDhmZjMiPjMzOTwva2V5
PjwvZm9yZWlnbi1rZXlzPjxyZWYtdHlwZSBuYW1lPSJKb3VybmFsIEFydGljbGUiPjE3PC9yZWYt
dHlwZT48Y29udHJpYnV0b3JzPjxhdXRob3JzPjxhdXRob3I+R2FuZG9uLCBTeWx2YWluPC9hdXRo
b3I+PC9hdXRob3JzPjwvY29udHJpYnV0b3JzPjx0aXRsZXM+PHRpdGxlPkV2b2x1dGlvbiBvZiBt
dWx0aWhvc3QgcGFyYXNpdGVzPC90aXRsZT48c2Vjb25kYXJ5LXRpdGxlPkV2b2x1dGlvbjwvc2Vj
b25kYXJ5LXRpdGxlPjwvdGl0bGVzPjxwZXJpb2RpY2FsPjxmdWxsLXRpdGxlPkV2b2x1dGlvbjwv
ZnVsbC10aXRsZT48L3BlcmlvZGljYWw+PHBhZ2VzPjQ1NS00Njk8L3BhZ2VzPjx2b2x1bWU+NTg8
L3ZvbHVtZT48bnVtYmVyPjM8L251bWJlcj48ZGF0ZXM+PHllYXI+MjAwNDwveWVhcj48L2RhdGVz
Pjxpc2JuPjAwMTQtMzgyMDwvaXNibj48dXJscz48L3VybHM+PC9yZWNvcmQ+PC9DaXRlPjwvRW5k
Tm90ZT5=
</w:fldData>
          </w:fldChar>
        </w:r>
        <w:r w:rsidR="00AE2EA5" w:rsidDel="00425818">
          <w:rPr>
            <w:rFonts w:cs="Arial"/>
            <w:color w:val="000000" w:themeColor="text1"/>
          </w:rPr>
          <w:delInstrText xml:space="preserve"> ADDIN EN.CITE.DATA </w:delInstrText>
        </w:r>
        <w:r w:rsidR="00AE2EA5" w:rsidDel="00425818">
          <w:rPr>
            <w:rFonts w:cs="Arial"/>
            <w:color w:val="000000" w:themeColor="text1"/>
          </w:rPr>
        </w:r>
        <w:r w:rsidR="00AE2EA5" w:rsidDel="00425818">
          <w:rPr>
            <w:rFonts w:cs="Arial"/>
            <w:color w:val="000000" w:themeColor="text1"/>
          </w:rPr>
          <w:fldChar w:fldCharType="end"/>
        </w:r>
        <w:r w:rsidRPr="009C0FC6" w:rsidDel="00425818">
          <w:rPr>
            <w:rFonts w:eastAsia="Calibri" w:cs="Arial"/>
            <w:color w:val="000000" w:themeColor="text1"/>
          </w:rPr>
        </w:r>
        <w:r w:rsidRPr="009C0FC6" w:rsidDel="00425818">
          <w:rPr>
            <w:rFonts w:eastAsia="Calibri" w:cs="Arial"/>
            <w:color w:val="000000" w:themeColor="text1"/>
          </w:rPr>
          <w:fldChar w:fldCharType="separate"/>
        </w:r>
        <w:r w:rsidRPr="00634A04" w:rsidDel="00425818">
          <w:rPr>
            <w:rFonts w:eastAsia="Calibri" w:cs="Arial"/>
            <w:noProof/>
            <w:color w:val="000000" w:themeColor="text1"/>
          </w:rPr>
          <w:delText>(Dobson, 2004; Gandon, 2004; Lively, 2010)</w:delText>
        </w:r>
        <w:r w:rsidRPr="009C0FC6" w:rsidDel="00425818">
          <w:rPr>
            <w:rFonts w:cs="Arial"/>
            <w:color w:val="000000" w:themeColor="text1"/>
          </w:rPr>
          <w:fldChar w:fldCharType="end"/>
        </w:r>
        <w:r w:rsidRPr="00634A04" w:rsidDel="00425818">
          <w:rPr>
            <w:rFonts w:eastAsia="Calibri" w:cs="Arial"/>
            <w:color w:val="000000" w:themeColor="text1"/>
          </w:rPr>
          <w:delText xml:space="preserve">. There is much observational support for the role of a dilution effect in host-pathogen systems (reviewed in </w:delText>
        </w:r>
        <w:r w:rsidRPr="009C0FC6" w:rsidDel="00425818">
          <w:rPr>
            <w:rFonts w:cs="Arial"/>
            <w:color w:val="000000" w:themeColor="text1"/>
          </w:rPr>
          <w:fldChar w:fldCharType="begin"/>
        </w:r>
        <w:r w:rsidR="00AE2EA5" w:rsidDel="00425818">
          <w:rPr>
            <w:rFonts w:cs="Arial"/>
            <w:color w:val="000000" w:themeColor="text1"/>
          </w:rPr>
          <w:delInstrText xml:space="preserve"> ADDIN EN.CITE &lt;EndNote&gt;&lt;Cite AuthorYear="1"&gt;&lt;Author&gt;Civitello&lt;/Author&gt;&lt;Year&gt;2015&lt;/Year&gt;&lt;RecNum&gt;337&lt;/RecNum&gt;&lt;DisplayText&gt;Civitello&lt;style face="italic"&gt; et al.&lt;/style&gt; (2015)&lt;/DisplayText&gt;&lt;record&gt;&lt;rec-number&gt;337&lt;/rec-number&gt;&lt;foreign-keys&gt;&lt;key app="EN" db-id="xrr2swwexa2rd8ed2d6xfwf20r9v5devt2e2" timestamp="1556229298" guid="3924b534-8627-4c75-9ec9-b6e1317e139b"&gt;337&lt;/key&gt;&lt;/foreign-keys&gt;&lt;ref-type name="Journal Article"&gt;17&lt;/ref-type&gt;&lt;contributors&gt;&lt;authors&gt;&lt;author&gt;Civitello, David J&lt;/author&gt;&lt;author&gt;Cohen, Jeremy&lt;/author&gt;&lt;author&gt;Fatima, Hiba&lt;/author&gt;&lt;author&gt;Halstead, Neal T&lt;/author&gt;&lt;author&gt;Liriano, Josue&lt;/author&gt;&lt;author&gt;McMahon, Taegan A&lt;/author&gt;&lt;author&gt;Ortega, C Nicole&lt;/author&gt;&lt;author&gt;Sauer, Erin Louise&lt;/author&gt;&lt;author&gt;Sehgal, Tanya&lt;/author&gt;&lt;author&gt;Young, Suzanne&lt;/author&gt;&lt;/authors&gt;&lt;/contributors&gt;&lt;titles&gt;&lt;title&gt;Biodiversity inhibits parasites: broad evidence for the dilution effect&lt;/title&gt;&lt;secondary-title&gt;Proceedings of the National Academy of Sciences&lt;/secondary-title&gt;&lt;/titles&gt;&lt;periodical&gt;&lt;full-title&gt;Proceedings of the National Academy of Sciences&lt;/full-title&gt;&lt;/periodical&gt;&lt;pages&gt;8667-8671&lt;/pages&gt;&lt;volume&gt;112&lt;/volume&gt;&lt;number&gt;28&lt;/number&gt;&lt;dates&gt;&lt;year&gt;2015&lt;/year&gt;&lt;/dates&gt;&lt;isbn&gt;0027-8424&lt;/isbn&gt;&lt;urls&gt;&lt;/urls&gt;&lt;/record&gt;&lt;/Cite&gt;&lt;/EndNote&gt;</w:delInstrText>
        </w:r>
        <w:r w:rsidRPr="009C0FC6" w:rsidDel="00425818">
          <w:rPr>
            <w:rFonts w:eastAsia="Calibri" w:cs="Arial"/>
            <w:color w:val="000000" w:themeColor="text1"/>
          </w:rPr>
          <w:fldChar w:fldCharType="separate"/>
        </w:r>
        <w:r w:rsidRPr="00634A04" w:rsidDel="00425818">
          <w:rPr>
            <w:rFonts w:eastAsia="Calibri" w:cs="Arial"/>
            <w:noProof/>
            <w:color w:val="000000" w:themeColor="text1"/>
          </w:rPr>
          <w:delText>Civitello</w:delText>
        </w:r>
        <w:r w:rsidRPr="00634A04" w:rsidDel="00425818">
          <w:rPr>
            <w:rFonts w:eastAsia="Calibri" w:cs="Arial"/>
            <w:i/>
            <w:iCs/>
            <w:noProof/>
            <w:color w:val="000000" w:themeColor="text1"/>
          </w:rPr>
          <w:delText xml:space="preserve"> et al.</w:delText>
        </w:r>
        <w:r w:rsidRPr="00634A04" w:rsidDel="00425818">
          <w:rPr>
            <w:rFonts w:eastAsia="Calibri" w:cs="Arial"/>
            <w:noProof/>
            <w:color w:val="000000" w:themeColor="text1"/>
          </w:rPr>
          <w:delText xml:space="preserve"> (2015)</w:delText>
        </w:r>
        <w:r w:rsidRPr="009C0FC6" w:rsidDel="00425818">
          <w:rPr>
            <w:rFonts w:cs="Arial"/>
            <w:color w:val="000000" w:themeColor="text1"/>
          </w:rPr>
          <w:fldChar w:fldCharType="end"/>
        </w:r>
        <w:r w:rsidRPr="00634A04" w:rsidDel="00425818">
          <w:rPr>
            <w:rFonts w:eastAsia="Calibri" w:cs="Arial"/>
            <w:color w:val="000000" w:themeColor="text1"/>
          </w:rPr>
          <w:delText>), and some experimental work has suggested that</w:delText>
        </w:r>
        <w:r w:rsidR="00815A91" w:rsidRPr="00634A04" w:rsidDel="00425818">
          <w:rPr>
            <w:rFonts w:eastAsia="Calibri" w:cs="Arial"/>
            <w:color w:val="000000" w:themeColor="text1"/>
          </w:rPr>
          <w:delText xml:space="preserve"> </w:delText>
        </w:r>
        <w:r w:rsidRPr="00634A04" w:rsidDel="00425818">
          <w:rPr>
            <w:rFonts w:eastAsia="Calibri" w:cs="Arial"/>
            <w:color w:val="000000" w:themeColor="text1"/>
          </w:rPr>
          <w:delText xml:space="preserve">dilution of susceptible hosts can limit pathogen spread </w:delText>
        </w:r>
        <w:r w:rsidRPr="009C0FC6" w:rsidDel="00425818">
          <w:rPr>
            <w:rFonts w:cs="Arial"/>
            <w:color w:val="000000" w:themeColor="text1"/>
          </w:rPr>
          <w:fldChar w:fldCharType="begin"/>
        </w:r>
        <w:r w:rsidR="00AE2EA5" w:rsidDel="00425818">
          <w:rPr>
            <w:rFonts w:cs="Arial"/>
            <w:color w:val="000000" w:themeColor="text1"/>
          </w:rPr>
          <w:delInstrText xml:space="preserve"> ADDIN EN.CITE &lt;EndNote&gt;&lt;Cite&gt;&lt;Author&gt;Dennehy&lt;/Author&gt;&lt;Year&gt;2007&lt;/Year&gt;&lt;RecNum&gt;274&lt;/RecNum&gt;&lt;DisplayText&gt;(Dennehy&lt;style face="italic"&gt; et al.&lt;/style&gt;, 2007; Common &amp;amp; Westra, 2019)&lt;/DisplayText&gt;&lt;record&gt;&lt;rec-number&gt;274&lt;/rec-number&gt;&lt;foreign-keys&gt;&lt;key app="EN" db-id="xrr2swwexa2rd8ed2d6xfwf20r9v5devt2e2" timestamp="1556229282" guid="f0a1ab81-a182-463e-8ca3-fd45f2153d12"&gt;274&lt;/key&gt;&lt;/foreign-keys&gt;&lt;ref-type name="Journal Article"&gt;17&lt;/ref-type&gt;&lt;contributors&gt;&lt;authors&gt;&lt;author&gt;Dennehy, John J&lt;/author&gt;&lt;author&gt;Friedenberg, Nicholas A&lt;/author&gt;&lt;author&gt;Yang, Yul W&lt;/author&gt;&lt;author&gt;Turner, Paul E&lt;/author&gt;&lt;/authors&gt;&lt;/contributors&gt;&lt;titles&gt;&lt;title&gt;Virus population extinction via ecological traps&lt;/title&gt;&lt;secondary-title&gt;Ecology letters&lt;/secondary-title&gt;&lt;/titles&gt;&lt;periodical&gt;&lt;full-title&gt;Ecology Letters&lt;/full-title&gt;&lt;/periodical&gt;&lt;pages&gt;230-240&lt;/pages&gt;&lt;volume&gt;10&lt;/volume&gt;&lt;number&gt;3&lt;/number&gt;&lt;dates&gt;&lt;year&gt;2007&lt;/year&gt;&lt;/dates&gt;&lt;isbn&gt;1461-023X&lt;/isbn&gt;&lt;urls&gt;&lt;/urls&gt;&lt;/record&gt;&lt;/Cite&gt;&lt;Cite&gt;&lt;Author&gt;Common&lt;/Author&gt;&lt;Year&gt;2019&lt;/Year&gt;&lt;RecNum&gt;330&lt;/RecNum&gt;&lt;record&gt;&lt;rec-number&gt;330&lt;/rec-number&gt;&lt;foreign-keys&gt;&lt;key app="EN" db-id="xrr2swwexa2rd8ed2d6xfwf20r9v5devt2e2" timestamp="1556229290" guid="5892885f-03aa-4ef6-ab5f-1cd1895c6e8d"&gt;330&lt;/key&gt;&lt;/foreign-keys&gt;&lt;ref-type name="Journal Article"&gt;17&lt;/ref-type&gt;&lt;contributors&gt;&lt;authors&gt;&lt;author&gt;Common, Jack&lt;/author&gt;&lt;author&gt;Westra, Edze R&lt;/author&gt;&lt;/authors&gt;&lt;/contributors&gt;&lt;titles&gt;&lt;title&gt;CRISPR evolution and bacteriophage persistence in the context of population bottlenecks&lt;/title&gt;&lt;secondary-title&gt;RNA Biology&lt;/secondary-title&gt;&lt;/titles&gt;&lt;periodical&gt;&lt;full-title&gt;RNA Biology&lt;/full-title&gt;&lt;/periodical&gt;&lt;dates&gt;&lt;year&gt;2019&lt;/year&gt;&lt;/dates&gt;&lt;urls&gt;&lt;/urls&gt;&lt;/record&gt;&lt;/Cite&gt;&lt;/EndNote&gt;</w:delInstrText>
        </w:r>
        <w:r w:rsidRPr="009C0FC6" w:rsidDel="00425818">
          <w:rPr>
            <w:rFonts w:eastAsia="Calibri" w:cs="Arial"/>
            <w:color w:val="000000" w:themeColor="text1"/>
          </w:rPr>
          <w:fldChar w:fldCharType="separate"/>
        </w:r>
        <w:r w:rsidR="00564371" w:rsidRPr="00564371" w:rsidDel="00425818">
          <w:rPr>
            <w:rFonts w:cs="Arial"/>
            <w:noProof/>
            <w:color w:val="000000" w:themeColor="text1"/>
          </w:rPr>
          <w:delText>(Dennehy</w:delText>
        </w:r>
        <w:r w:rsidR="00564371" w:rsidRPr="00564371" w:rsidDel="00425818">
          <w:rPr>
            <w:rFonts w:cs="Arial"/>
            <w:i/>
            <w:noProof/>
            <w:color w:val="000000" w:themeColor="text1"/>
          </w:rPr>
          <w:delText xml:space="preserve"> et al.</w:delText>
        </w:r>
        <w:r w:rsidR="00564371" w:rsidRPr="00564371" w:rsidDel="00425818">
          <w:rPr>
            <w:rFonts w:cs="Arial"/>
            <w:noProof/>
            <w:color w:val="000000" w:themeColor="text1"/>
          </w:rPr>
          <w:delText>, 2007; Common &amp; Westra, 2019)</w:delText>
        </w:r>
        <w:r w:rsidRPr="009C0FC6" w:rsidDel="00425818">
          <w:rPr>
            <w:rFonts w:cs="Arial"/>
            <w:color w:val="000000" w:themeColor="text1"/>
          </w:rPr>
          <w:fldChar w:fldCharType="end"/>
        </w:r>
        <w:r w:rsidRPr="00634A04" w:rsidDel="00425818">
          <w:rPr>
            <w:rFonts w:eastAsia="Calibri" w:cs="Arial"/>
            <w:color w:val="000000" w:themeColor="text1"/>
          </w:rPr>
          <w:delText xml:space="preserve">. </w:delText>
        </w:r>
      </w:del>
      <w:del w:id="295" w:author="Common, Jack" w:date="2019-10-23T12:34:00Z">
        <w:r w:rsidR="00352913" w:rsidDel="00221267">
          <w:rPr>
            <w:rFonts w:eastAsia="Calibri" w:cs="Arial"/>
            <w:color w:val="000000" w:themeColor="text1"/>
          </w:rPr>
          <w:delText xml:space="preserve">However, </w:delText>
        </w:r>
      </w:del>
      <w:ins w:id="296" w:author="Common, Jack" w:date="2019-10-23T12:34:00Z">
        <w:r w:rsidR="00221267">
          <w:rPr>
            <w:rFonts w:eastAsia="Calibri" w:cs="Arial"/>
            <w:color w:val="000000" w:themeColor="text1"/>
          </w:rPr>
          <w:t>T</w:t>
        </w:r>
      </w:ins>
      <w:del w:id="297" w:author="Common, Jack" w:date="2019-10-23T12:34:00Z">
        <w:r w:rsidR="00846FAF" w:rsidDel="00221267">
          <w:rPr>
            <w:rFonts w:eastAsia="Calibri" w:cs="Arial"/>
            <w:color w:val="000000" w:themeColor="text1"/>
          </w:rPr>
          <w:delText>t</w:delText>
        </w:r>
      </w:del>
      <w:r w:rsidR="00846FAF">
        <w:rPr>
          <w:rFonts w:eastAsia="Calibri" w:cs="Arial"/>
          <w:color w:val="000000" w:themeColor="text1"/>
        </w:rPr>
        <w:t xml:space="preserve">he evolutionary and </w:t>
      </w:r>
      <w:del w:id="298" w:author="Common, Jack" w:date="2019-10-23T12:24:00Z">
        <w:r w:rsidR="00846FAF" w:rsidDel="00D82B93">
          <w:rPr>
            <w:rFonts w:eastAsia="Calibri" w:cs="Arial"/>
            <w:color w:val="000000" w:themeColor="text1"/>
          </w:rPr>
          <w:delText>epidemiological</w:delText>
        </w:r>
      </w:del>
      <w:ins w:id="299" w:author="Common, Jack" w:date="2019-10-23T12:24:00Z">
        <w:r w:rsidR="00D82B93">
          <w:rPr>
            <w:rFonts w:eastAsia="Calibri" w:cs="Arial"/>
            <w:color w:val="000000" w:themeColor="text1"/>
          </w:rPr>
          <w:t>ecological</w:t>
        </w:r>
      </w:ins>
      <w:r w:rsidRPr="009C0FC6">
        <w:rPr>
          <w:rFonts w:eastAsia="Calibri" w:cs="Arial"/>
          <w:color w:val="000000" w:themeColor="text1"/>
        </w:rPr>
        <w:t xml:space="preserve"> effects </w:t>
      </w:r>
      <w:r w:rsidR="00352913">
        <w:rPr>
          <w:rFonts w:eastAsia="Calibri" w:cs="Arial"/>
          <w:color w:val="000000" w:themeColor="text1"/>
        </w:rPr>
        <w:t xml:space="preserve">of </w:t>
      </w:r>
      <w:r w:rsidRPr="009C0FC6">
        <w:rPr>
          <w:rFonts w:eastAsia="Calibri" w:cs="Arial"/>
          <w:color w:val="000000" w:themeColor="text1"/>
        </w:rPr>
        <w:t>host diversity</w:t>
      </w:r>
      <w:r w:rsidR="00352913">
        <w:rPr>
          <w:rFonts w:eastAsia="Calibri" w:cs="Arial"/>
          <w:color w:val="000000" w:themeColor="text1"/>
        </w:rPr>
        <w:t xml:space="preserve"> are likely to depend on one another, as the basic reproductive value of a pathogen will influence its ability to evolve to overcome host resistance</w:t>
      </w:r>
      <w:r w:rsidR="00A81C96">
        <w:rPr>
          <w:rFonts w:eastAsia="Calibri" w:cs="Arial"/>
          <w:color w:val="000000" w:themeColor="text1"/>
        </w:rPr>
        <w:t xml:space="preserve"> </w:t>
      </w:r>
      <w:r w:rsidR="00A81C96">
        <w:rPr>
          <w:rFonts w:eastAsia="Calibri" w:cs="Arial"/>
          <w:color w:val="000000" w:themeColor="text1"/>
        </w:rPr>
        <w:fldChar w:fldCharType="begin"/>
      </w:r>
      <w:r w:rsidR="00820E6F">
        <w:rPr>
          <w:rFonts w:eastAsia="Calibri" w:cs="Arial"/>
          <w:color w:val="000000" w:themeColor="text1"/>
        </w:rPr>
        <w:instrText xml:space="preserve"> ADDIN EN.CITE &lt;EndNote&gt;&lt;Cite&gt;&lt;Author&gt;Antia&lt;/Author&gt;&lt;Year&gt;2003&lt;/Year&gt;&lt;RecNum&gt;327&lt;/RecNum&gt;&lt;DisplayText&gt;(29)&lt;/DisplayText&gt;&lt;record&gt;&lt;rec-number&gt;327&lt;/rec-number&gt;&lt;foreign-keys&gt;&lt;key app="EN" db-id="xrr2swwexa2rd8ed2d6xfwf20r9v5devt2e2" timestamp="1556229290" guid="c5143404-b3f7-438a-bb95-cd7dc62255fb"&gt;327&lt;/key&gt;&lt;/foreign-keys&gt;&lt;ref-type name="Journal Article"&gt;17&lt;/ref-type&gt;&lt;contributors&gt;&lt;authors&gt;&lt;author&gt;Antia, Rustom&lt;/author&gt;&lt;author&gt;Regoes, Roland R&lt;/author&gt;&lt;author&gt;Koella, Jacob C&lt;/author&gt;&lt;author&gt;Bergstrom, Carl T&lt;/author&gt;&lt;/authors&gt;&lt;/contributors&gt;&lt;titles&gt;&lt;title&gt;The role of evolution in the emergence of infectious diseases&lt;/title&gt;&lt;secondary-title&gt;Nature&lt;/secondary-title&gt;&lt;/titles&gt;&lt;periodical&gt;&lt;full-title&gt;Nature&lt;/full-title&gt;&lt;/periodical&gt;&lt;pages&gt;658&lt;/pages&gt;&lt;volume&gt;426&lt;/volume&gt;&lt;number&gt;6967&lt;/number&gt;&lt;dates&gt;&lt;year&gt;2003&lt;/year&gt;&lt;/dates&gt;&lt;isbn&gt;1476-4687&lt;/isbn&gt;&lt;urls&gt;&lt;/urls&gt;&lt;/record&gt;&lt;/Cite&gt;&lt;/EndNote&gt;</w:instrText>
      </w:r>
      <w:r w:rsidR="00A81C96">
        <w:rPr>
          <w:rFonts w:eastAsia="Calibri" w:cs="Arial"/>
          <w:color w:val="000000" w:themeColor="text1"/>
        </w:rPr>
        <w:fldChar w:fldCharType="separate"/>
      </w:r>
      <w:r w:rsidR="00820E6F">
        <w:rPr>
          <w:rFonts w:eastAsia="Calibri" w:cs="Arial"/>
          <w:noProof/>
          <w:color w:val="000000" w:themeColor="text1"/>
        </w:rPr>
        <w:t>(29)</w:t>
      </w:r>
      <w:r w:rsidR="00A81C96">
        <w:rPr>
          <w:rFonts w:eastAsia="Calibri" w:cs="Arial"/>
          <w:color w:val="000000" w:themeColor="text1"/>
        </w:rPr>
        <w:fldChar w:fldCharType="end"/>
      </w:r>
      <w:r w:rsidRPr="009C0FC6">
        <w:rPr>
          <w:rFonts w:eastAsia="Calibri" w:cs="Arial"/>
          <w:color w:val="000000" w:themeColor="text1"/>
        </w:rPr>
        <w:t>.</w:t>
      </w:r>
      <w:ins w:id="300" w:author="Common, Jack" w:date="2019-10-23T12:15:00Z">
        <w:r w:rsidR="00B477D4">
          <w:rPr>
            <w:rFonts w:eastAsia="Calibri" w:cs="Arial"/>
            <w:color w:val="000000" w:themeColor="text1"/>
          </w:rPr>
          <w:t xml:space="preserve"> </w:t>
        </w:r>
      </w:ins>
      <w:del w:id="301" w:author="Common, Jack" w:date="2019-10-23T12:15:00Z">
        <w:r w:rsidRPr="009C0FC6" w:rsidDel="00B477D4">
          <w:rPr>
            <w:rFonts w:eastAsia="Calibri" w:cs="Arial"/>
            <w:color w:val="000000" w:themeColor="text1"/>
          </w:rPr>
          <w:delText xml:space="preserve"> </w:delText>
        </w:r>
      </w:del>
      <w:ins w:id="302" w:author="Common, Jack" w:date="2019-10-23T12:12:00Z">
        <w:r w:rsidR="00491AD6">
          <w:rPr>
            <w:rFonts w:eastAsia="Calibri" w:cs="Arial"/>
            <w:color w:val="000000" w:themeColor="text1"/>
          </w:rPr>
          <w:t xml:space="preserve">Further, </w:t>
        </w:r>
        <w:r w:rsidR="00491AD6">
          <w:rPr>
            <w:rFonts w:cs="Arial"/>
          </w:rPr>
          <w:t xml:space="preserve">because increasing host diversity dilutes susceptible hosts, </w:t>
        </w:r>
      </w:ins>
      <w:ins w:id="303" w:author="Common, Jack" w:date="2019-10-23T12:16:00Z">
        <w:r w:rsidR="00740C73">
          <w:rPr>
            <w:rFonts w:cs="Arial"/>
          </w:rPr>
          <w:t>pathogens</w:t>
        </w:r>
      </w:ins>
      <w:ins w:id="304" w:author="Common, Jack" w:date="2019-10-23T12:12:00Z">
        <w:r w:rsidR="00491AD6">
          <w:rPr>
            <w:rFonts w:cs="Arial"/>
          </w:rPr>
          <w:t xml:space="preserve"> may reach smaller population size</w:t>
        </w:r>
      </w:ins>
      <w:ins w:id="305" w:author="Common, Jack" w:date="2019-10-23T12:13:00Z">
        <w:r w:rsidR="00604670">
          <w:rPr>
            <w:rFonts w:cs="Arial"/>
          </w:rPr>
          <w:t>s</w:t>
        </w:r>
      </w:ins>
      <w:ins w:id="306" w:author="Common, Jack" w:date="2019-10-23T12:14:00Z">
        <w:r w:rsidR="00450AEC">
          <w:rPr>
            <w:rFonts w:cs="Arial"/>
          </w:rPr>
          <w:t xml:space="preserve"> and </w:t>
        </w:r>
      </w:ins>
      <w:ins w:id="307" w:author="Common, Jack" w:date="2019-10-23T12:13:00Z">
        <w:r w:rsidR="00604670">
          <w:rPr>
            <w:rFonts w:cs="Arial"/>
          </w:rPr>
          <w:t>generate</w:t>
        </w:r>
      </w:ins>
      <w:ins w:id="308" w:author="Common, Jack" w:date="2019-10-23T12:14:00Z">
        <w:r w:rsidR="00450AEC">
          <w:rPr>
            <w:rFonts w:cs="Arial"/>
          </w:rPr>
          <w:t xml:space="preserve"> fewer</w:t>
        </w:r>
      </w:ins>
      <w:ins w:id="309" w:author="Common, Jack" w:date="2019-10-23T12:13:00Z">
        <w:r w:rsidR="00604670">
          <w:rPr>
            <w:rFonts w:cs="Arial"/>
          </w:rPr>
          <w:t xml:space="preserve"> </w:t>
        </w:r>
      </w:ins>
      <w:ins w:id="310" w:author="Common, Jack" w:date="2019-10-23T12:16:00Z">
        <w:r w:rsidR="00740C73">
          <w:rPr>
            <w:rFonts w:cs="Arial"/>
          </w:rPr>
          <w:t>novel variants</w:t>
        </w:r>
      </w:ins>
      <w:ins w:id="311" w:author="Common, Jack" w:date="2019-10-23T12:12:00Z">
        <w:r w:rsidR="00491AD6">
          <w:rPr>
            <w:rFonts w:cs="Arial"/>
          </w:rPr>
          <w:t xml:space="preserve"> on which selection can act. </w:t>
        </w:r>
      </w:ins>
      <w:ins w:id="312" w:author="Common, Jack" w:date="2019-10-23T12:14:00Z">
        <w:r w:rsidR="00CB3E52">
          <w:rPr>
            <w:rFonts w:cs="Arial"/>
          </w:rPr>
          <w:t>Simultaneously, i</w:t>
        </w:r>
      </w:ins>
      <w:ins w:id="313" w:author="Common, Jack" w:date="2019-10-23T12:12:00Z">
        <w:r w:rsidR="00491AD6">
          <w:rPr>
            <w:rFonts w:cs="Arial"/>
          </w:rPr>
          <w:t xml:space="preserve">ncreasing host diversity can increase selection for </w:t>
        </w:r>
      </w:ins>
      <w:ins w:id="314" w:author="Common, Jack" w:date="2019-10-23T12:16:00Z">
        <w:r w:rsidR="00740C73">
          <w:rPr>
            <w:rFonts w:cs="Arial"/>
          </w:rPr>
          <w:t>novel variants</w:t>
        </w:r>
      </w:ins>
      <w:ins w:id="315" w:author="Common, Jack" w:date="2019-10-23T12:12:00Z">
        <w:r w:rsidR="00491AD6">
          <w:rPr>
            <w:rFonts w:cs="Arial"/>
          </w:rPr>
          <w:t>.</w:t>
        </w:r>
      </w:ins>
      <w:ins w:id="316" w:author="Common, Jack" w:date="2019-10-23T12:23:00Z">
        <w:r w:rsidR="00D82B93">
          <w:rPr>
            <w:rFonts w:cs="Arial"/>
          </w:rPr>
          <w:t xml:space="preserve"> </w:t>
        </w:r>
      </w:ins>
      <w:ins w:id="317" w:author="Common, Jack" w:date="2019-10-23T12:12:00Z">
        <w:r w:rsidR="00491AD6">
          <w:rPr>
            <w:rFonts w:cs="Arial"/>
          </w:rPr>
          <w:t xml:space="preserve">These two effects can maximise evolutionary emergence at intermediate host diversity </w:t>
        </w:r>
        <w:r w:rsidR="00491AD6">
          <w:rPr>
            <w:rFonts w:cs="Arial"/>
            <w:color w:val="000000" w:themeColor="text1"/>
          </w:rPr>
          <w:fldChar w:fldCharType="begin">
            <w:fldData xml:space="preserve">PEVuZE5vdGU+PENpdGU+PEF1dGhvcj5DaGFiYXM8L0F1dGhvcj48WWVhcj4yMDE4PC9ZZWFyPjxS
ZWNOdW0+MzQ4PC9SZWNOdW0+PERpc3BsYXlUZXh0PigzMSwgMzIpPC9EaXNwbGF5VGV4dD48cmVj
b3JkPjxyZWMtbnVtYmVyPjM0ODwvcmVjLW51bWJlcj48Zm9yZWlnbi1rZXlzPjxrZXkgYXBwPSJF
TiIgZGItaWQ9InhycjJzd3dleGEycmQ4ZWQyZDZ4ZndmMjByOXY1ZGV2dDJlMiIgdGltZXN0YW1w
PSIxNTU2MjI5Mjk4IiBndWlkPSI1OTk3MWJjZS0wNjkyLTRlODUtYmE5NC05OGU1YzhmODVhNTQi
PjM0ODwva2V5PjwvZm9yZWlnbi1rZXlzPjxyZWYtdHlwZSBuYW1lPSJKb3VybmFsIEFydGljbGUi
PjE3PC9yZWYtdHlwZT48Y29udHJpYnV0b3JzPjxhdXRob3JzPjxhdXRob3I+Q2hhYmFzLCBIw6ls
w6huZTwvYXV0aG9yPjxhdXRob3I+TGlvbiwgU8OpYmFzdGllbjwvYXV0aG9yPjxhdXRob3I+Tmlj
b3QsIEFudG9pbmU8L2F1dGhvcj48YXV0aG9yPk1lYWRlbiwgU2VhbjwvYXV0aG9yPjxhdXRob3I+
dmFuIEhvdXRlLCBTdGluZWtlPC9hdXRob3I+PGF1dGhvcj5Nb2luZWF1LCBTeWx2YWluPC9hdXRo
b3I+PGF1dGhvcj5XYWhsLCBMaW5kaSBNPC9hdXRob3I+PGF1dGhvcj5XZXN0cmEsIEVkemUgUjwv
YXV0aG9yPjxhdXRob3I+R2FuZG9uLCBTeWx2YWluPC9hdXRob3I+PC9hdXRob3JzPjwvY29udHJp
YnV0b3JzPjx0aXRsZXM+PHRpdGxlPkV2b2x1dGlvbmFyeSBlbWVyZ2VuY2Ugb2YgaW5mZWN0aW91
cyBkaXNlYXNlcyBpbiBoZXRlcm9nZW5lb3VzIGhvc3QgcG9wdWxhdGlvbnM8L3RpdGxlPjxzZWNv
bmRhcnktdGl0bGU+UExPUyBCaW9sb2d5PC9zZWNvbmRhcnktdGl0bGU+PC90aXRsZXM+PHBlcmlv
ZGljYWw+PGZ1bGwtdGl0bGU+UExPUyBCaW9sb2d5PC9mdWxsLXRpdGxlPjwvcGVyaW9kaWNhbD48
cGFnZXM+ZTIwMDY3Mzg8L3BhZ2VzPjx2b2x1bWU+MTY8L3ZvbHVtZT48bnVtYmVyPjk8L251bWJl
cj48ZGF0ZXM+PHllYXI+MjAxODwveWVhcj48L2RhdGVzPjxwdWJsaXNoZXI+UHVibGljIExpYnJh
cnkgb2YgU2NpZW5jZTwvcHVibGlzaGVyPjx1cmxzPjxyZWxhdGVkLXVybHM+PHVybD5odHRwczov
L2RvaS5vcmcvMTAuMTM3MS9qb3VybmFsLnBiaW8uMjAwNjczODwvdXJsPjwvcmVsYXRlZC11cmxz
PjwvdXJscz48ZWxlY3Ryb25pYy1yZXNvdXJjZS1udW0+MTAuMTM3MS9qb3VybmFsLnBiaW8uMjAw
NjczODwvZWxlY3Ryb25pYy1yZXNvdXJjZS1udW0+PC9yZWNvcmQ+PC9DaXRlPjxDaXRlPjxBdXRo
b3I+QmVubWF5b3I8L0F1dGhvcj48WWVhcj4yMDA5PC9ZZWFyPjxSZWNOdW0+MzQyPC9SZWNOdW0+
PHJlY29yZD48cmVjLW51bWJlcj4zNDI8L3JlYy1udW1iZXI+PGZvcmVpZ24ta2V5cz48a2V5IGFw
cD0iRU4iIGRiLWlkPSJ4cnIyc3d3ZXhhMnJkOGVkMmQ2eGZ3ZjIwcjl2NWRldnQyZTIiIHRpbWVz
dGFtcD0iMTU1NjIyOTI5OCIgZ3VpZD0iZmJkODAwZmEtOWU5Ny00MjFjLThhOGQtMDhmNjI5NGNl
NDJhIj4zNDI8L2tleT48L2ZvcmVpZ24ta2V5cz48cmVmLXR5cGUgbmFtZT0iSm91cm5hbCBBcnRp
Y2xlIj4xNzwvcmVmLXR5cGU+PGNvbnRyaWJ1dG9ycz48YXV0aG9ycz48YXV0aG9yPkJlbm1heW9y
LCBSZWJlY2NhPC9hdXRob3I+PGF1dGhvcj5Ib2Rnc29uLCBEYXZpZCBKPC9hdXRob3I+PGF1dGhv
cj5QZXJyb24sIEdhYnJpZWwgRzwvYXV0aG9yPjxhdXRob3I+QnVja2xpbmcsIEFuZ3VzPC9hdXRo
b3I+PC9hdXRob3JzPjwvY29udHJpYnV0b3JzPjx0aXRsZXM+PHRpdGxlPkhvc3QgbWl4aW5nIGFu
ZCBkaXNlYXNlIGVtZXJnZW5jZTwvdGl0bGU+PHNlY29uZGFyeS10aXRsZT5DdXJyZW50IEJpb2xv
Z3k8L3NlY29uZGFyeS10aXRsZT48L3RpdGxlcz48cGVyaW9kaWNhbD48ZnVsbC10aXRsZT5DdXJy
ZW50IEJpb2xvZ3k8L2Z1bGwtdGl0bGU+PC9wZXJpb2RpY2FsPjxwYWdlcz43NjQtNzY3PC9wYWdl
cz48dm9sdW1lPjE5PC92b2x1bWU+PG51bWJlcj45PC9udW1iZXI+PGRhdGVzPjx5ZWFyPjIwMDk8
L3llYXI+PC9kYXRlcz48aXNibj4wOTYwLTk4MjI8L2lzYm4+PHVybHM+PC91cmxzPjwvcmVjb3Jk
PjwvQ2l0ZT48L0VuZE5vdGU+
</w:fldData>
          </w:fldChar>
        </w:r>
      </w:ins>
      <w:r w:rsidR="00820E6F">
        <w:rPr>
          <w:rFonts w:cs="Arial"/>
          <w:color w:val="000000" w:themeColor="text1"/>
        </w:rPr>
        <w:instrText xml:space="preserve"> ADDIN EN.CITE </w:instrText>
      </w:r>
      <w:r w:rsidR="00820E6F">
        <w:rPr>
          <w:rFonts w:cs="Arial"/>
          <w:color w:val="000000" w:themeColor="text1"/>
        </w:rPr>
        <w:fldChar w:fldCharType="begin">
          <w:fldData xml:space="preserve">PEVuZE5vdGU+PENpdGU+PEF1dGhvcj5DaGFiYXM8L0F1dGhvcj48WWVhcj4yMDE4PC9ZZWFyPjxS
ZWNOdW0+MzQ4PC9SZWNOdW0+PERpc3BsYXlUZXh0PigzMSwgMzIpPC9EaXNwbGF5VGV4dD48cmVj
b3JkPjxyZWMtbnVtYmVyPjM0ODwvcmVjLW51bWJlcj48Zm9yZWlnbi1rZXlzPjxrZXkgYXBwPSJF
TiIgZGItaWQ9InhycjJzd3dleGEycmQ4ZWQyZDZ4ZndmMjByOXY1ZGV2dDJlMiIgdGltZXN0YW1w
PSIxNTU2MjI5Mjk4IiBndWlkPSI1OTk3MWJjZS0wNjkyLTRlODUtYmE5NC05OGU1YzhmODVhNTQi
PjM0ODwva2V5PjwvZm9yZWlnbi1rZXlzPjxyZWYtdHlwZSBuYW1lPSJKb3VybmFsIEFydGljbGUi
PjE3PC9yZWYtdHlwZT48Y29udHJpYnV0b3JzPjxhdXRob3JzPjxhdXRob3I+Q2hhYmFzLCBIw6ls
w6huZTwvYXV0aG9yPjxhdXRob3I+TGlvbiwgU8OpYmFzdGllbjwvYXV0aG9yPjxhdXRob3I+Tmlj
b3QsIEFudG9pbmU8L2F1dGhvcj48YXV0aG9yPk1lYWRlbiwgU2VhbjwvYXV0aG9yPjxhdXRob3I+
dmFuIEhvdXRlLCBTdGluZWtlPC9hdXRob3I+PGF1dGhvcj5Nb2luZWF1LCBTeWx2YWluPC9hdXRo
b3I+PGF1dGhvcj5XYWhsLCBMaW5kaSBNPC9hdXRob3I+PGF1dGhvcj5XZXN0cmEsIEVkemUgUjwv
YXV0aG9yPjxhdXRob3I+R2FuZG9uLCBTeWx2YWluPC9hdXRob3I+PC9hdXRob3JzPjwvY29udHJp
YnV0b3JzPjx0aXRsZXM+PHRpdGxlPkV2b2x1dGlvbmFyeSBlbWVyZ2VuY2Ugb2YgaW5mZWN0aW91
cyBkaXNlYXNlcyBpbiBoZXRlcm9nZW5lb3VzIGhvc3QgcG9wdWxhdGlvbnM8L3RpdGxlPjxzZWNv
bmRhcnktdGl0bGU+UExPUyBCaW9sb2d5PC9zZWNvbmRhcnktdGl0bGU+PC90aXRsZXM+PHBlcmlv
ZGljYWw+PGZ1bGwtdGl0bGU+UExPUyBCaW9sb2d5PC9mdWxsLXRpdGxlPjwvcGVyaW9kaWNhbD48
cGFnZXM+ZTIwMDY3Mzg8L3BhZ2VzPjx2b2x1bWU+MTY8L3ZvbHVtZT48bnVtYmVyPjk8L251bWJl
cj48ZGF0ZXM+PHllYXI+MjAxODwveWVhcj48L2RhdGVzPjxwdWJsaXNoZXI+UHVibGljIExpYnJh
cnkgb2YgU2NpZW5jZTwvcHVibGlzaGVyPjx1cmxzPjxyZWxhdGVkLXVybHM+PHVybD5odHRwczov
L2RvaS5vcmcvMTAuMTM3MS9qb3VybmFsLnBiaW8uMjAwNjczODwvdXJsPjwvcmVsYXRlZC11cmxz
PjwvdXJscz48ZWxlY3Ryb25pYy1yZXNvdXJjZS1udW0+MTAuMTM3MS9qb3VybmFsLnBiaW8uMjAw
NjczODwvZWxlY3Ryb25pYy1yZXNvdXJjZS1udW0+PC9yZWNvcmQ+PC9DaXRlPjxDaXRlPjxBdXRo
b3I+QmVubWF5b3I8L0F1dGhvcj48WWVhcj4yMDA5PC9ZZWFyPjxSZWNOdW0+MzQyPC9SZWNOdW0+
PHJlY29yZD48cmVjLW51bWJlcj4zNDI8L3JlYy1udW1iZXI+PGZvcmVpZ24ta2V5cz48a2V5IGFw
cD0iRU4iIGRiLWlkPSJ4cnIyc3d3ZXhhMnJkOGVkMmQ2eGZ3ZjIwcjl2NWRldnQyZTIiIHRpbWVz
dGFtcD0iMTU1NjIyOTI5OCIgZ3VpZD0iZmJkODAwZmEtOWU5Ny00MjFjLThhOGQtMDhmNjI5NGNl
NDJhIj4zNDI8L2tleT48L2ZvcmVpZ24ta2V5cz48cmVmLXR5cGUgbmFtZT0iSm91cm5hbCBBcnRp
Y2xlIj4xNzwvcmVmLXR5cGU+PGNvbnRyaWJ1dG9ycz48YXV0aG9ycz48YXV0aG9yPkJlbm1heW9y
LCBSZWJlY2NhPC9hdXRob3I+PGF1dGhvcj5Ib2Rnc29uLCBEYXZpZCBKPC9hdXRob3I+PGF1dGhv
cj5QZXJyb24sIEdhYnJpZWwgRzwvYXV0aG9yPjxhdXRob3I+QnVja2xpbmcsIEFuZ3VzPC9hdXRo
b3I+PC9hdXRob3JzPjwvY29udHJpYnV0b3JzPjx0aXRsZXM+PHRpdGxlPkhvc3QgbWl4aW5nIGFu
ZCBkaXNlYXNlIGVtZXJnZW5jZTwvdGl0bGU+PHNlY29uZGFyeS10aXRsZT5DdXJyZW50IEJpb2xv
Z3k8L3NlY29uZGFyeS10aXRsZT48L3RpdGxlcz48cGVyaW9kaWNhbD48ZnVsbC10aXRsZT5DdXJy
ZW50IEJpb2xvZ3k8L2Z1bGwtdGl0bGU+PC9wZXJpb2RpY2FsPjxwYWdlcz43NjQtNzY3PC9wYWdl
cz48dm9sdW1lPjE5PC92b2x1bWU+PG51bWJlcj45PC9udW1iZXI+PGRhdGVzPjx5ZWFyPjIwMDk8
L3llYXI+PC9kYXRlcz48aXNibj4wOTYwLTk4MjI8L2lzYm4+PHVybHM+PC91cmxzPjwvcmVjb3Jk
PjwvQ2l0ZT48L0VuZE5vdGU+
</w:fldData>
        </w:fldChar>
      </w:r>
      <w:r w:rsidR="00820E6F">
        <w:rPr>
          <w:rFonts w:cs="Arial"/>
          <w:color w:val="000000" w:themeColor="text1"/>
        </w:rPr>
        <w:instrText xml:space="preserve"> ADDIN EN.CITE.DATA </w:instrText>
      </w:r>
      <w:r w:rsidR="00820E6F">
        <w:rPr>
          <w:rFonts w:cs="Arial"/>
          <w:color w:val="000000" w:themeColor="text1"/>
        </w:rPr>
      </w:r>
      <w:r w:rsidR="00820E6F">
        <w:rPr>
          <w:rFonts w:cs="Arial"/>
          <w:color w:val="000000" w:themeColor="text1"/>
        </w:rPr>
        <w:fldChar w:fldCharType="end"/>
      </w:r>
      <w:ins w:id="318" w:author="Common, Jack" w:date="2019-10-23T12:12:00Z">
        <w:r w:rsidR="00491AD6">
          <w:rPr>
            <w:rFonts w:cs="Arial"/>
            <w:color w:val="000000" w:themeColor="text1"/>
          </w:rPr>
        </w:r>
        <w:r w:rsidR="00491AD6">
          <w:rPr>
            <w:rFonts w:cs="Arial"/>
            <w:color w:val="000000" w:themeColor="text1"/>
          </w:rPr>
          <w:fldChar w:fldCharType="separate"/>
        </w:r>
      </w:ins>
      <w:r w:rsidR="00820E6F">
        <w:rPr>
          <w:rFonts w:cs="Arial"/>
          <w:noProof/>
          <w:color w:val="000000" w:themeColor="text1"/>
        </w:rPr>
        <w:t>(31, 32)</w:t>
      </w:r>
      <w:ins w:id="319" w:author="Common, Jack" w:date="2019-10-23T12:12:00Z">
        <w:r w:rsidR="00491AD6">
          <w:rPr>
            <w:rFonts w:cs="Arial"/>
            <w:color w:val="000000" w:themeColor="text1"/>
          </w:rPr>
          <w:fldChar w:fldCharType="end"/>
        </w:r>
      </w:ins>
      <w:ins w:id="320" w:author="Common, Jack" w:date="2019-10-23T12:14:00Z">
        <w:r w:rsidR="007C3A10">
          <w:rPr>
            <w:rFonts w:cs="Arial"/>
            <w:color w:val="000000" w:themeColor="text1"/>
          </w:rPr>
          <w:t xml:space="preserve">. </w:t>
        </w:r>
      </w:ins>
    </w:p>
    <w:p w14:paraId="674418C5" w14:textId="77777777" w:rsidR="00AE3500" w:rsidRPr="009C0FC6" w:rsidRDefault="00AE3500">
      <w:pPr>
        <w:jc w:val="both"/>
        <w:rPr>
          <w:rFonts w:eastAsia="Calibri" w:cs="Arial"/>
          <w:color w:val="000000" w:themeColor="text1"/>
        </w:rPr>
        <w:pPrChange w:id="321" w:author="Common, Jack" w:date="2019-10-23T10:58:00Z">
          <w:pPr>
            <w:spacing w:line="480" w:lineRule="auto"/>
            <w:jc w:val="both"/>
          </w:pPr>
        </w:pPrChange>
      </w:pPr>
    </w:p>
    <w:p w14:paraId="28BF1812" w14:textId="3B422F53" w:rsidR="00AE3500" w:rsidRDefault="00AE3500">
      <w:pPr>
        <w:jc w:val="both"/>
        <w:rPr>
          <w:rFonts w:eastAsia="Calibri" w:cs="Arial"/>
          <w:color w:val="000000" w:themeColor="text1"/>
        </w:rPr>
        <w:pPrChange w:id="322" w:author="Common, Jack" w:date="2019-10-23T10:58:00Z">
          <w:pPr>
            <w:spacing w:line="480" w:lineRule="auto"/>
            <w:jc w:val="both"/>
          </w:pPr>
        </w:pPrChange>
      </w:pPr>
      <w:r w:rsidRPr="009C0FC6">
        <w:rPr>
          <w:rFonts w:eastAsia="Calibri" w:cs="Arial"/>
          <w:color w:val="000000" w:themeColor="text1"/>
        </w:rPr>
        <w:t xml:space="preserve">The interaction between lytic bacteriophage (phage) and the bacterial CRISPR-Cas </w:t>
      </w:r>
      <w:r w:rsidR="003A796C">
        <w:rPr>
          <w:rFonts w:eastAsia="Calibri" w:cs="Arial"/>
          <w:color w:val="000000" w:themeColor="text1"/>
        </w:rPr>
        <w:t xml:space="preserve">(Clustered Regularly Interspaced Short </w:t>
      </w:r>
      <w:r w:rsidR="00347E07">
        <w:rPr>
          <w:rFonts w:eastAsia="Calibri" w:cs="Arial"/>
          <w:color w:val="000000" w:themeColor="text1"/>
        </w:rPr>
        <w:t xml:space="preserve">Palindromic </w:t>
      </w:r>
      <w:r w:rsidR="003A796C">
        <w:rPr>
          <w:rFonts w:eastAsia="Calibri" w:cs="Arial"/>
          <w:color w:val="000000" w:themeColor="text1"/>
        </w:rPr>
        <w:t xml:space="preserve">Repeats; CRISPR-associated) </w:t>
      </w:r>
      <w:r w:rsidRPr="009C0FC6">
        <w:rPr>
          <w:rFonts w:eastAsia="Calibri" w:cs="Arial"/>
          <w:color w:val="000000" w:themeColor="text1"/>
        </w:rPr>
        <w:t xml:space="preserve">immune system </w:t>
      </w:r>
      <w:r w:rsidR="00347E07">
        <w:rPr>
          <w:rFonts w:eastAsia="Calibri" w:cs="Arial"/>
          <w:color w:val="000000" w:themeColor="text1"/>
        </w:rPr>
        <w:t>re</w:t>
      </w:r>
      <w:r w:rsidRPr="009C0FC6">
        <w:rPr>
          <w:rFonts w:eastAsia="Calibri" w:cs="Arial"/>
          <w:color w:val="000000" w:themeColor="text1"/>
        </w:rPr>
        <w:t xml:space="preserve">presents a tractable model system </w:t>
      </w:r>
      <w:r w:rsidR="00BC23BC">
        <w:rPr>
          <w:rFonts w:eastAsia="Calibri" w:cs="Arial"/>
          <w:color w:val="000000" w:themeColor="text1"/>
        </w:rPr>
        <w:t xml:space="preserve">to study the evolutionary </w:t>
      </w:r>
      <w:del w:id="323" w:author="Common, Jack" w:date="2019-10-23T12:24:00Z">
        <w:r w:rsidR="00BC23BC" w:rsidDel="00D82B93">
          <w:rPr>
            <w:rFonts w:eastAsia="Calibri" w:cs="Arial"/>
            <w:color w:val="000000" w:themeColor="text1"/>
          </w:rPr>
          <w:delText>epidemiology</w:delText>
        </w:r>
      </w:del>
      <w:ins w:id="324" w:author="Common, Jack" w:date="2019-10-23T12:24:00Z">
        <w:r w:rsidR="00D82B93">
          <w:rPr>
            <w:rFonts w:eastAsia="Calibri" w:cs="Arial"/>
            <w:color w:val="000000" w:themeColor="text1"/>
          </w:rPr>
          <w:t>ecology</w:t>
        </w:r>
      </w:ins>
      <w:r w:rsidR="00BC23BC">
        <w:rPr>
          <w:rFonts w:eastAsia="Calibri" w:cs="Arial"/>
          <w:color w:val="000000" w:themeColor="text1"/>
        </w:rPr>
        <w:t xml:space="preserve"> of infectious diseases, including the</w:t>
      </w:r>
      <w:r w:rsidRPr="009C0FC6">
        <w:rPr>
          <w:rFonts w:eastAsia="Calibri" w:cs="Arial"/>
          <w:color w:val="000000" w:themeColor="text1"/>
        </w:rPr>
        <w:t xml:space="preserve"> role of host diversity</w:t>
      </w:r>
      <w:r w:rsidR="004C1642">
        <w:rPr>
          <w:rFonts w:eastAsia="Calibri" w:cs="Arial"/>
          <w:color w:val="000000" w:themeColor="text1"/>
        </w:rPr>
        <w:t xml:space="preserve"> </w:t>
      </w:r>
      <w:r w:rsidR="004C1642">
        <w:rPr>
          <w:rFonts w:eastAsia="Calibri" w:cs="Arial"/>
          <w:color w:val="000000" w:themeColor="text1"/>
        </w:rPr>
        <w:fldChar w:fldCharType="begin">
          <w:fldData xml:space="preserve">PEVuZE5vdGU+PENpdGU+PEF1dGhvcj5DaGFiYXM8L0F1dGhvcj48WWVhcj4yMDE4PC9ZZWFyPjxS
ZWNOdW0+MzQ4PC9SZWNOdW0+PERpc3BsYXlUZXh0PigxNywgMzEsIDMzKTwvRGlzcGxheVRleHQ+
PHJlY29yZD48cmVjLW51bWJlcj4zNDg8L3JlYy1udW1iZXI+PGZvcmVpZ24ta2V5cz48a2V5IGFw
cD0iRU4iIGRiLWlkPSJ4cnIyc3d3ZXhhMnJkOGVkMmQ2eGZ3ZjIwcjl2NWRldnQyZTIiIHRpbWVz
dGFtcD0iMTU1NjIyOTI5OCIgZ3VpZD0iNTk5NzFiY2UtMDY5Mi00ZTg1LWJhOTQtOThlNWM4Zjg1
YTU0Ij4zNDg8L2tleT48L2ZvcmVpZ24ta2V5cz48cmVmLXR5cGUgbmFtZT0iSm91cm5hbCBBcnRp
Y2xlIj4xNzwvcmVmLXR5cGU+PGNvbnRyaWJ1dG9ycz48YXV0aG9ycz48YXV0aG9yPkNoYWJhcywg
SMOpbMOobmU8L2F1dGhvcj48YXV0aG9yPkxpb24sIFPDqWJhc3RpZW48L2F1dGhvcj48YXV0aG9y
Pk5pY290LCBBbnRvaW5lPC9hdXRob3I+PGF1dGhvcj5NZWFkZW4sIFNlYW48L2F1dGhvcj48YXV0
aG9yPnZhbiBIb3V0ZSwgU3RpbmVrZTwvYXV0aG9yPjxhdXRob3I+TW9pbmVhdSwgU3lsdmFpbjwv
YXV0aG9yPjxhdXRob3I+V2FobCwgTGluZGkgTTwvYXV0aG9yPjxhdXRob3I+V2VzdHJhLCBFZHpl
IFI8L2F1dGhvcj48YXV0aG9yPkdhbmRvbiwgU3lsdmFpbjwvYXV0aG9yPjwvYXV0aG9ycz48L2Nv
bnRyaWJ1dG9ycz48dGl0bGVzPjx0aXRsZT5Fdm9sdXRpb25hcnkgZW1lcmdlbmNlIG9mIGluZmVj
dGlvdXMgZGlzZWFzZXMgaW4gaGV0ZXJvZ2VuZW91cyBob3N0IHBvcHVsYXRpb25zPC90aXRsZT48
c2Vjb25kYXJ5LXRpdGxlPlBMT1MgQmlvbG9neTwvc2Vjb25kYXJ5LXRpdGxlPjwvdGl0bGVzPjxw
ZXJpb2RpY2FsPjxmdWxsLXRpdGxlPlBMT1MgQmlvbG9neTwvZnVsbC10aXRsZT48L3BlcmlvZGlj
YWw+PHBhZ2VzPmUyMDA2NzM4PC9wYWdlcz48dm9sdW1lPjE2PC92b2x1bWU+PG51bWJlcj45PC9u
dW1iZXI+PGRhdGVzPjx5ZWFyPjIwMTg8L3llYXI+PC9kYXRlcz48cHVibGlzaGVyPlB1YmxpYyBM
aWJyYXJ5IG9mIFNjaWVuY2U8L3B1Ymxpc2hlcj48dXJscz48cmVsYXRlZC11cmxzPjx1cmw+aHR0
cHM6Ly9kb2kub3JnLzEwLjEzNzEvam91cm5hbC5wYmlvLjIwMDY3Mzg8L3VybD48L3JlbGF0ZWQt
dXJscz48L3VybHM+PGVsZWN0cm9uaWMtcmVzb3VyY2UtbnVtPjEwLjEzNzEvam91cm5hbC5wYmlv
LjIwMDY3Mzg8L2VsZWN0cm9uaWMtcmVzb3VyY2UtbnVtPjwvcmVjb3JkPjwvQ2l0ZT48Q2l0ZT48
QXV0aG9yPnZhbiBIb3V0ZTwvQXV0aG9yPjxZZWFyPjIwMTY8L1llYXI+PFJlY051bT4zNTA8L1Jl
Y051bT48cmVjb3JkPjxyZWMtbnVtYmVyPjM1MDwvcmVjLW51bWJlcj48Zm9yZWlnbi1rZXlzPjxr
ZXkgYXBwPSJFTiIgZGItaWQ9InhycjJzd3dleGEycmQ4ZWQyZDZ4ZndmMjByOXY1ZGV2dDJlMiIg
dGltZXN0YW1wPSIxNTU2MjI5Mjk4IiBndWlkPSI4YTcyMjczMi1jNTQ4LTQwM2QtYTEyZC1mNmI1
YjRmN2UxM2YiPjM1MDwva2V5PjwvZm9yZWlnbi1rZXlzPjxyZWYtdHlwZSBuYW1lPSJKb3VybmFs
IEFydGljbGUiPjE3PC9yZWYtdHlwZT48Y29udHJpYnV0b3JzPjxhdXRob3JzPjxhdXRob3I+dmFu
IEhvdXRlLCBTdGluZWtlPC9hdXRob3I+PGF1dGhvcj5Fa3JvdGgsIEFsaWNlIEsgRTwvYXV0aG9y
PjxhdXRob3I+QnJvbmlld3NraSwgSmVubnkgTTwvYXV0aG9yPjxhdXRob3I+Q2hhYmFzLCBIw6ls
w6huZTwvYXV0aG9yPjxhdXRob3I+QXNoYnksIEJlbjwvYXV0aG9yPjxhdXRob3I+Qm9uZHktRGVu
b215LCBKb3NlcGg8L2F1dGhvcj48YXV0aG9yPkdhbmRvbiwgU3lsdmFpbjwvYXV0aG9yPjxhdXRo
b3I+Qm9vdHMsIE1pa2U8L2F1dGhvcj48YXV0aG9yPlBhdGVyc29uLCBTdGV2ZTwvYXV0aG9yPjxh
dXRob3I+QnVja2xpbmcsIEFuZ3VzPC9hdXRob3I+PGF1dGhvcj5XZXN0cmEsIEVkemUgUjwvYXV0
aG9yPjwvYXV0aG9ycz48L2NvbnRyaWJ1dG9ycz48dGl0bGVzPjx0aXRsZT5UaGUgZGl2ZXJzaXR5
LWdlbmVyYXRpbmcgYmVuZWZpdHMgb2YgYSBwcm9rYXJ5b3RpYyBhZGFwdGl2ZSBpbW11bmUgc3lz
dGVtPC90aXRsZT48c2Vjb25kYXJ5LXRpdGxlPk5hdHVyZTwvc2Vjb25kYXJ5LXRpdGxlPjwvdGl0
bGVzPjxwZXJpb2RpY2FsPjxmdWxsLXRpdGxlPk5hdHVyZTwvZnVsbC10aXRsZT48L3BlcmlvZGlj
YWw+PHBhZ2VzPjM4NS0zODg8L3BhZ2VzPjx2b2x1bWU+NTMyPC92b2x1bWU+PG51bWJlcj43NTk5
PC9udW1iZXI+PGRhdGVzPjx5ZWFyPjIwMTY8L3llYXI+PHB1Yi1kYXRlcz48ZGF0ZT4wNC8yMS9w
cmludDwvZGF0ZT48L3B1Yi1kYXRlcz48L2RhdGVzPjxwdWJsaXNoZXI+TmF0dXJlIFB1Ymxpc2hp
bmcgR3JvdXAsIGEgZGl2aXNpb24gb2YgTWFjbWlsbGFuIFB1Ymxpc2hlcnMgTGltaXRlZC4gQWxs
IFJpZ2h0cyBSZXNlcnZlZC48L3B1Ymxpc2hlcj48aXNibj4wMDI4LTA4MzY8L2lzYm4+PHdvcmst
dHlwZT5MZXR0ZXI8L3dvcmstdHlwZT48dXJscz48cmVsYXRlZC11cmxzPjx1cmw+aHR0cDovL2R4
LmRvaS5vcmcvMTAuMTAzOC9uYXR1cmUxNzQzNjwvdXJsPjwvcmVsYXRlZC11cmxzPjwvdXJscz48
ZWxlY3Ryb25pYy1yZXNvdXJjZS1udW0+MTAuMTAzOC9uYXR1cmUxNzQzNjwvZWxlY3Ryb25pYy1y
ZXNvdXJjZS1udW0+PC9yZWNvcmQ+PC9DaXRlPjxDaXRlPjxBdXRob3I+V2VzdHJhPC9BdXRob3I+
PFllYXI+MjAxNzwvWWVhcj48UmVjTnVtPjI2NTwvUmVjTnVtPjxyZWNvcmQ+PHJlYy1udW1iZXI+
MjY1PC9yZWMtbnVtYmVyPjxmb3JlaWduLWtleXM+PGtleSBhcHA9IkVOIiBkYi1pZD0ieHJyMnN3
d2V4YTJyZDhlZDJkNnhmd2YyMHI5djVkZXZ0MmUyIiB0aW1lc3RhbXA9IjE1NTYyMjkyNzkiIGd1
aWQ9ImQ0ZDA4ZGJjLWUwYjktNDIxNi05YjJjLTQzZGIzNDkwN2M3YiI+MjY1PC9rZXk+PC9mb3Jl
aWduLWtleXM+PHJlZi10eXBlIG5hbWU9IkpvdXJuYWwgQXJ0aWNsZSI+MTc8L3JlZi10eXBlPjxj
b250cmlidXRvcnM+PGF1dGhvcnM+PGF1dGhvcj5XZXN0cmEsIEVkemUgUjwvYXV0aG9yPjxhdXRo
b3I+U8O8bmRlcmhhdWYsIERhdmlkPC9hdXRob3I+PGF1dGhvcj5MYW5kc2JlcmdlciwgTWFyaWFu
bjwvYXV0aG9yPjxhdXRob3I+QnVja2xpbmcsIEFuZ3VzPC9hdXRob3I+PC9hdXRob3JzPjwvY29u
dHJpYnV0b3JzPjx0aXRsZXM+PHRpdGxlPk1lY2hhbmlzbXMgYW5kIGNvbnNlcXVlbmNlcyBvZiBk
aXZlcnNpdHktZ2VuZXJhdGluZyBpbW11bmUgc3RyYXRlZ2llczwvdGl0bGU+PHNlY29uZGFyeS10
aXRsZT5OYXR1cmUgUmV2aWV3cyBJbW11bm9sb2d5PC9zZWNvbmRhcnktdGl0bGU+PC90aXRsZXM+
PHBlcmlvZGljYWw+PGZ1bGwtdGl0bGU+TmF0dXJlIFJldmlld3MgSW1tdW5vbG9neTwvZnVsbC10
aXRsZT48L3BlcmlvZGljYWw+PHBhZ2VzPjcxOTwvcGFnZXM+PHZvbHVtZT4xNzwvdm9sdW1lPjxu
dW1iZXI+MTE8L251bWJlcj48ZGF0ZXM+PHllYXI+MjAxNzwveWVhcj48L2RhdGVzPjxpc2JuPjE0
NzQtMTc0MTwvaXNibj48dXJscz48L3VybHM+PC9yZWNvcmQ+PC9DaXRlPjwvRW5kTm90ZT5=
</w:fldData>
        </w:fldChar>
      </w:r>
      <w:r w:rsidR="00820E6F">
        <w:rPr>
          <w:rFonts w:eastAsia="Calibri" w:cs="Arial"/>
          <w:color w:val="000000" w:themeColor="text1"/>
        </w:rPr>
        <w:instrText xml:space="preserve"> ADDIN EN.CITE </w:instrText>
      </w:r>
      <w:r w:rsidR="00820E6F">
        <w:rPr>
          <w:rFonts w:eastAsia="Calibri" w:cs="Arial"/>
          <w:color w:val="000000" w:themeColor="text1"/>
        </w:rPr>
        <w:fldChar w:fldCharType="begin">
          <w:fldData xml:space="preserve">PEVuZE5vdGU+PENpdGU+PEF1dGhvcj5DaGFiYXM8L0F1dGhvcj48WWVhcj4yMDE4PC9ZZWFyPjxS
ZWNOdW0+MzQ4PC9SZWNOdW0+PERpc3BsYXlUZXh0PigxNywgMzEsIDMzKTwvRGlzcGxheVRleHQ+
PHJlY29yZD48cmVjLW51bWJlcj4zNDg8L3JlYy1udW1iZXI+PGZvcmVpZ24ta2V5cz48a2V5IGFw
cD0iRU4iIGRiLWlkPSJ4cnIyc3d3ZXhhMnJkOGVkMmQ2eGZ3ZjIwcjl2NWRldnQyZTIiIHRpbWVz
dGFtcD0iMTU1NjIyOTI5OCIgZ3VpZD0iNTk5NzFiY2UtMDY5Mi00ZTg1LWJhOTQtOThlNWM4Zjg1
YTU0Ij4zNDg8L2tleT48L2ZvcmVpZ24ta2V5cz48cmVmLXR5cGUgbmFtZT0iSm91cm5hbCBBcnRp
Y2xlIj4xNzwvcmVmLXR5cGU+PGNvbnRyaWJ1dG9ycz48YXV0aG9ycz48YXV0aG9yPkNoYWJhcywg
SMOpbMOobmU8L2F1dGhvcj48YXV0aG9yPkxpb24sIFPDqWJhc3RpZW48L2F1dGhvcj48YXV0aG9y
Pk5pY290LCBBbnRvaW5lPC9hdXRob3I+PGF1dGhvcj5NZWFkZW4sIFNlYW48L2F1dGhvcj48YXV0
aG9yPnZhbiBIb3V0ZSwgU3RpbmVrZTwvYXV0aG9yPjxhdXRob3I+TW9pbmVhdSwgU3lsdmFpbjwv
YXV0aG9yPjxhdXRob3I+V2FobCwgTGluZGkgTTwvYXV0aG9yPjxhdXRob3I+V2VzdHJhLCBFZHpl
IFI8L2F1dGhvcj48YXV0aG9yPkdhbmRvbiwgU3lsdmFpbjwvYXV0aG9yPjwvYXV0aG9ycz48L2Nv
bnRyaWJ1dG9ycz48dGl0bGVzPjx0aXRsZT5Fdm9sdXRpb25hcnkgZW1lcmdlbmNlIG9mIGluZmVj
dGlvdXMgZGlzZWFzZXMgaW4gaGV0ZXJvZ2VuZW91cyBob3N0IHBvcHVsYXRpb25zPC90aXRsZT48
c2Vjb25kYXJ5LXRpdGxlPlBMT1MgQmlvbG9neTwvc2Vjb25kYXJ5LXRpdGxlPjwvdGl0bGVzPjxw
ZXJpb2RpY2FsPjxmdWxsLXRpdGxlPlBMT1MgQmlvbG9neTwvZnVsbC10aXRsZT48L3BlcmlvZGlj
YWw+PHBhZ2VzPmUyMDA2NzM4PC9wYWdlcz48dm9sdW1lPjE2PC92b2x1bWU+PG51bWJlcj45PC9u
dW1iZXI+PGRhdGVzPjx5ZWFyPjIwMTg8L3llYXI+PC9kYXRlcz48cHVibGlzaGVyPlB1YmxpYyBM
aWJyYXJ5IG9mIFNjaWVuY2U8L3B1Ymxpc2hlcj48dXJscz48cmVsYXRlZC11cmxzPjx1cmw+aHR0
cHM6Ly9kb2kub3JnLzEwLjEzNzEvam91cm5hbC5wYmlvLjIwMDY3Mzg8L3VybD48L3JlbGF0ZWQt
dXJscz48L3VybHM+PGVsZWN0cm9uaWMtcmVzb3VyY2UtbnVtPjEwLjEzNzEvam91cm5hbC5wYmlv
LjIwMDY3Mzg8L2VsZWN0cm9uaWMtcmVzb3VyY2UtbnVtPjwvcmVjb3JkPjwvQ2l0ZT48Q2l0ZT48
QXV0aG9yPnZhbiBIb3V0ZTwvQXV0aG9yPjxZZWFyPjIwMTY8L1llYXI+PFJlY051bT4zNTA8L1Jl
Y051bT48cmVjb3JkPjxyZWMtbnVtYmVyPjM1MDwvcmVjLW51bWJlcj48Zm9yZWlnbi1rZXlzPjxr
ZXkgYXBwPSJFTiIgZGItaWQ9InhycjJzd3dleGEycmQ4ZWQyZDZ4ZndmMjByOXY1ZGV2dDJlMiIg
dGltZXN0YW1wPSIxNTU2MjI5Mjk4IiBndWlkPSI4YTcyMjczMi1jNTQ4LTQwM2QtYTEyZC1mNmI1
YjRmN2UxM2YiPjM1MDwva2V5PjwvZm9yZWlnbi1rZXlzPjxyZWYtdHlwZSBuYW1lPSJKb3VybmFs
IEFydGljbGUiPjE3PC9yZWYtdHlwZT48Y29udHJpYnV0b3JzPjxhdXRob3JzPjxhdXRob3I+dmFu
IEhvdXRlLCBTdGluZWtlPC9hdXRob3I+PGF1dGhvcj5Fa3JvdGgsIEFsaWNlIEsgRTwvYXV0aG9y
PjxhdXRob3I+QnJvbmlld3NraSwgSmVubnkgTTwvYXV0aG9yPjxhdXRob3I+Q2hhYmFzLCBIw6ls
w6huZTwvYXV0aG9yPjxhdXRob3I+QXNoYnksIEJlbjwvYXV0aG9yPjxhdXRob3I+Qm9uZHktRGVu
b215LCBKb3NlcGg8L2F1dGhvcj48YXV0aG9yPkdhbmRvbiwgU3lsdmFpbjwvYXV0aG9yPjxhdXRo
b3I+Qm9vdHMsIE1pa2U8L2F1dGhvcj48YXV0aG9yPlBhdGVyc29uLCBTdGV2ZTwvYXV0aG9yPjxh
dXRob3I+QnVja2xpbmcsIEFuZ3VzPC9hdXRob3I+PGF1dGhvcj5XZXN0cmEsIEVkemUgUjwvYXV0
aG9yPjwvYXV0aG9ycz48L2NvbnRyaWJ1dG9ycz48dGl0bGVzPjx0aXRsZT5UaGUgZGl2ZXJzaXR5
LWdlbmVyYXRpbmcgYmVuZWZpdHMgb2YgYSBwcm9rYXJ5b3RpYyBhZGFwdGl2ZSBpbW11bmUgc3lz
dGVtPC90aXRsZT48c2Vjb25kYXJ5LXRpdGxlPk5hdHVyZTwvc2Vjb25kYXJ5LXRpdGxlPjwvdGl0
bGVzPjxwZXJpb2RpY2FsPjxmdWxsLXRpdGxlPk5hdHVyZTwvZnVsbC10aXRsZT48L3BlcmlvZGlj
YWw+PHBhZ2VzPjM4NS0zODg8L3BhZ2VzPjx2b2x1bWU+NTMyPC92b2x1bWU+PG51bWJlcj43NTk5
PC9udW1iZXI+PGRhdGVzPjx5ZWFyPjIwMTY8L3llYXI+PHB1Yi1kYXRlcz48ZGF0ZT4wNC8yMS9w
cmludDwvZGF0ZT48L3B1Yi1kYXRlcz48L2RhdGVzPjxwdWJsaXNoZXI+TmF0dXJlIFB1Ymxpc2hp
bmcgR3JvdXAsIGEgZGl2aXNpb24gb2YgTWFjbWlsbGFuIFB1Ymxpc2hlcnMgTGltaXRlZC4gQWxs
IFJpZ2h0cyBSZXNlcnZlZC48L3B1Ymxpc2hlcj48aXNibj4wMDI4LTA4MzY8L2lzYm4+PHdvcmst
dHlwZT5MZXR0ZXI8L3dvcmstdHlwZT48dXJscz48cmVsYXRlZC11cmxzPjx1cmw+aHR0cDovL2R4
LmRvaS5vcmcvMTAuMTAzOC9uYXR1cmUxNzQzNjwvdXJsPjwvcmVsYXRlZC11cmxzPjwvdXJscz48
ZWxlY3Ryb25pYy1yZXNvdXJjZS1udW0+MTAuMTAzOC9uYXR1cmUxNzQzNjwvZWxlY3Ryb25pYy1y
ZXNvdXJjZS1udW0+PC9yZWNvcmQ+PC9DaXRlPjxDaXRlPjxBdXRob3I+V2VzdHJhPC9BdXRob3I+
PFllYXI+MjAxNzwvWWVhcj48UmVjTnVtPjI2NTwvUmVjTnVtPjxyZWNvcmQ+PHJlYy1udW1iZXI+
MjY1PC9yZWMtbnVtYmVyPjxmb3JlaWduLWtleXM+PGtleSBhcHA9IkVOIiBkYi1pZD0ieHJyMnN3
d2V4YTJyZDhlZDJkNnhmd2YyMHI5djVkZXZ0MmUyIiB0aW1lc3RhbXA9IjE1NTYyMjkyNzkiIGd1
aWQ9ImQ0ZDA4ZGJjLWUwYjktNDIxNi05YjJjLTQzZGIzNDkwN2M3YiI+MjY1PC9rZXk+PC9mb3Jl
aWduLWtleXM+PHJlZi10eXBlIG5hbWU9IkpvdXJuYWwgQXJ0aWNsZSI+MTc8L3JlZi10eXBlPjxj
b250cmlidXRvcnM+PGF1dGhvcnM+PGF1dGhvcj5XZXN0cmEsIEVkemUgUjwvYXV0aG9yPjxhdXRo
b3I+U8O8bmRlcmhhdWYsIERhdmlkPC9hdXRob3I+PGF1dGhvcj5MYW5kc2JlcmdlciwgTWFyaWFu
bjwvYXV0aG9yPjxhdXRob3I+QnVja2xpbmcsIEFuZ3VzPC9hdXRob3I+PC9hdXRob3JzPjwvY29u
dHJpYnV0b3JzPjx0aXRsZXM+PHRpdGxlPk1lY2hhbmlzbXMgYW5kIGNvbnNlcXVlbmNlcyBvZiBk
aXZlcnNpdHktZ2VuZXJhdGluZyBpbW11bmUgc3RyYXRlZ2llczwvdGl0bGU+PHNlY29uZGFyeS10
aXRsZT5OYXR1cmUgUmV2aWV3cyBJbW11bm9sb2d5PC9zZWNvbmRhcnktdGl0bGU+PC90aXRsZXM+
PHBlcmlvZGljYWw+PGZ1bGwtdGl0bGU+TmF0dXJlIFJldmlld3MgSW1tdW5vbG9neTwvZnVsbC10
aXRsZT48L3BlcmlvZGljYWw+PHBhZ2VzPjcxOTwvcGFnZXM+PHZvbHVtZT4xNzwvdm9sdW1lPjxu
dW1iZXI+MTE8L251bWJlcj48ZGF0ZXM+PHllYXI+MjAxNzwveWVhcj48L2RhdGVzPjxpc2JuPjE0
NzQtMTc0MTwvaXNibj48dXJscz48L3VybHM+PC9yZWNvcmQ+PC9DaXRlPjwvRW5kTm90ZT5=
</w:fldData>
        </w:fldChar>
      </w:r>
      <w:r w:rsidR="00820E6F">
        <w:rPr>
          <w:rFonts w:eastAsia="Calibri" w:cs="Arial"/>
          <w:color w:val="000000" w:themeColor="text1"/>
        </w:rPr>
        <w:instrText xml:space="preserve"> ADDIN EN.CITE.DATA </w:instrText>
      </w:r>
      <w:r w:rsidR="00820E6F">
        <w:rPr>
          <w:rFonts w:eastAsia="Calibri" w:cs="Arial"/>
          <w:color w:val="000000" w:themeColor="text1"/>
        </w:rPr>
      </w:r>
      <w:r w:rsidR="00820E6F">
        <w:rPr>
          <w:rFonts w:eastAsia="Calibri" w:cs="Arial"/>
          <w:color w:val="000000" w:themeColor="text1"/>
        </w:rPr>
        <w:fldChar w:fldCharType="end"/>
      </w:r>
      <w:r w:rsidR="004C1642">
        <w:rPr>
          <w:rFonts w:eastAsia="Calibri" w:cs="Arial"/>
          <w:color w:val="000000" w:themeColor="text1"/>
        </w:rPr>
      </w:r>
      <w:r w:rsidR="004C1642">
        <w:rPr>
          <w:rFonts w:eastAsia="Calibri" w:cs="Arial"/>
          <w:color w:val="000000" w:themeColor="text1"/>
        </w:rPr>
        <w:fldChar w:fldCharType="separate"/>
      </w:r>
      <w:r w:rsidR="00820E6F">
        <w:rPr>
          <w:rFonts w:eastAsia="Calibri" w:cs="Arial"/>
          <w:noProof/>
          <w:color w:val="000000" w:themeColor="text1"/>
        </w:rPr>
        <w:t>(17, 31, 33)</w:t>
      </w:r>
      <w:r w:rsidR="004C1642">
        <w:rPr>
          <w:rFonts w:eastAsia="Calibri" w:cs="Arial"/>
          <w:color w:val="000000" w:themeColor="text1"/>
        </w:rPr>
        <w:fldChar w:fldCharType="end"/>
      </w:r>
      <w:r w:rsidRPr="009C0FC6">
        <w:rPr>
          <w:rFonts w:eastAsia="Calibri" w:cs="Arial"/>
          <w:color w:val="000000" w:themeColor="text1"/>
        </w:rPr>
        <w:t>. CRISPR-Cas immune systems can incorporate short DNA fragments (spacers) of about 30 base pairs derived from the phage genome into CRISPR loci on the host genome</w:t>
      </w:r>
      <w:r w:rsidR="00634A04">
        <w:rPr>
          <w:rFonts w:eastAsia="Calibri" w:cs="Arial"/>
          <w:color w:val="000000" w:themeColor="text1"/>
        </w:rPr>
        <w:t xml:space="preserve"> </w:t>
      </w:r>
      <w:r w:rsidR="00634A04">
        <w:rPr>
          <w:rFonts w:eastAsia="Calibri" w:cs="Arial"/>
          <w:color w:val="000000" w:themeColor="text1"/>
        </w:rPr>
        <w:fldChar w:fldCharType="begin">
          <w:fldData xml:space="preserve">PEVuZE5vdGU+PENpdGU+PEF1dGhvcj5Ib3J2YXRoPC9BdXRob3I+PFllYXI+MjAwODwvWWVhcj48
UmVjTnVtPjMxNTwvUmVjTnVtPjxEaXNwbGF5VGV4dD4oMzQpPC9EaXNwbGF5VGV4dD48cmVjb3Jk
PjxyZWMtbnVtYmVyPjMxNTwvcmVjLW51bWJlcj48Zm9yZWlnbi1rZXlzPjxrZXkgYXBwPSJFTiIg
ZGItaWQ9InhycjJzd3dleGEycmQ4ZWQyZDZ4ZndmMjByOXY1ZGV2dDJlMiIgdGltZXN0YW1wPSIx
NTU2MjI5Mjg5IiBndWlkPSIzY2UyZjhlYy1jMWFiLTQ1NTUtYWNiOC05Yjc1MGYyMWExZDMiPjMx
NTwva2V5PjwvZm9yZWlnbi1rZXlzPjxyZWYtdHlwZSBuYW1lPSJKb3VybmFsIEFydGljbGUiPjE3
PC9yZWYtdHlwZT48Y29udHJpYnV0b3JzPjxhdXRob3JzPjxhdXRob3I+SG9ydmF0aCwgUC48L2F1
dGhvcj48YXV0aG9yPlJvbWVybywgRC4gQS48L2F1dGhvcj48YXV0aG9yPkNvdXRlLU1vbnZvaXNp
biwgQS4gQy48L2F1dGhvcj48YXV0aG9yPlJpY2hhcmRzLCBNLjwvYXV0aG9yPjxhdXRob3I+RGV2
ZWF1LCBILjwvYXV0aG9yPjxhdXRob3I+TW9pbmVhdSwgUy48L2F1dGhvcj48YXV0aG9yPkJveWF2
YWwsIFAuPC9hdXRob3I+PGF1dGhvcj5GcmVtYXV4LCBDLjwvYXV0aG9yPjxhdXRob3I+QmFycmFu
Z291LCBSLjwvYXV0aG9yPjwvYXV0aG9ycz48L2NvbnRyaWJ1dG9ycz48YXV0aC1hZGRyZXNzPkRh
bmlzY28gRnJhbmNlIFNBUywgQlAxMCwgRi04NjIyMCBEYW5nZS1TYWludC1Sb21haW4sIEZyYW5j
ZS48L2F1dGgtYWRkcmVzcz48dGl0bGVzPjx0aXRsZT48c3R5bGUgZmFjZT0ibm9ybWFsIiBmb250
PSJkZWZhdWx0IiBzaXplPSIxMDAlIj5EaXZlcnNpdHksIGFjdGl2aXR5LCBhbmQgZXZvbHV0aW9u
IG9mIENSSVNQUiBsb2NpIGluIDwvc3R5bGU+PHN0eWxlIGZhY2U9Iml0YWxpYyIgZm9udD0iZGVm
YXVsdCIgc2l6ZT0iMTAwJSI+U3RyZXB0b2NvY2N1cyB0aGVybW9waGlsdXM8L3N0eWxlPjwvdGl0
bGU+PHNlY29uZGFyeS10aXRsZT5Kb3VybmFsIG9mIEJhY3RlcmlvbG9neTwvc2Vjb25kYXJ5LXRp
dGxlPjwvdGl0bGVzPjxwZXJpb2RpY2FsPjxmdWxsLXRpdGxlPkpvdXJuYWwgb2YgYmFjdGVyaW9s
b2d5PC9mdWxsLXRpdGxlPjwvcGVyaW9kaWNhbD48cGFnZXM+MTQwMS0xMjwvcGFnZXM+PHZvbHVt
ZT4xOTA8L3ZvbHVtZT48bnVtYmVyPjQ8L251bWJlcj48a2V5d29yZHM+PGtleXdvcmQ+QmFzZSBT
ZXF1ZW5jZTwva2V5d29yZD48a2V5d29yZD5ETkEsIEJhY3RlcmlhbC9jaGVtaXN0cnkvZ2VuZXRp
Y3M8L2tleXdvcmQ+PGtleXdvcmQ+RE5BLCBJbnRlcmdlbmljL2NoZW1pc3RyeS8qZ2VuZXRpY3M8
L2tleXdvcmQ+PGtleXdvcmQ+KkV2b2x1dGlvbiwgTW9sZWN1bGFyPC9rZXl3b3JkPjxrZXl3b3Jk
PkdlbmV0aWMgVmFyaWF0aW9uPC9rZXl3b3JkPjxrZXl3b3JkPkdlbm9tZSwgQmFjdGVyaWFsPC9r
ZXl3b3JkPjxrZXl3b3JkPk1vZGVscywgTW9sZWN1bGFyPC9rZXl3b3JkPjxrZXl3b3JkPk51Y2xl
aWMgQWNpZCBDb25mb3JtYXRpb248L2tleXdvcmQ+PGtleXdvcmQ+UGh5bG9nZW55PC9rZXl3b3Jk
PjxrZXl3b3JkPlJlcGV0aXRpdmUgU2VxdWVuY2VzLCBOdWNsZWljIEFjaWQvKmdlbmV0aWNzPC9r
ZXl3b3JkPjxrZXl3b3JkPlNlcXVlbmNlIEFuYWx5c2lzLCBETkE8L2tleXdvcmQ+PGtleXdvcmQ+
U3RyZXB0b2NvY2N1cyB0aGVybW9waGlsdXMvY2xhc3NpZmljYXRpb24vKmdlbmV0aWNzPC9rZXl3
b3JkPjwva2V5d29yZHM+PGRhdGVzPjx5ZWFyPjIwMDg8L3llYXI+PHB1Yi1kYXRlcz48ZGF0ZT5G
ZWI8L2RhdGU+PC9wdWItZGF0ZXM+PC9kYXRlcz48aXNibj4xMDk4LTU1MzAgKEVsZWN0cm9uaWMp
JiN4RDswMDIxLTkxOTMgKExpbmtpbmcpPC9pc2JuPjxhY2Nlc3Npb24tbnVtPjE4MDY1NTM5PC9h
Y2Nlc3Npb24tbnVtPjx1cmxzPjxyZWxhdGVkLXVybHM+PHVybD5odHRwczovL3d3dy5uY2JpLm5s
bS5uaWguZ292L3B1Ym1lZC8xODA2NTUzOTwvdXJsPjwvcmVsYXRlZC11cmxzPjwvdXJscz48Y3Vz
dG9tMj5QTUMyMjM4MTk2PC9jdXN0b20yPjxlbGVjdHJvbmljLXJlc291cmNlLW51bT4xMC4xMTI4
L0pCLjAxNDE1LTA3PC9lbGVjdHJvbmljLXJlc291cmNlLW51bT48L3JlY29yZD48L0NpdGU+PC9F
bmROb3RlPn==
</w:fldData>
        </w:fldChar>
      </w:r>
      <w:r w:rsidR="00820E6F">
        <w:rPr>
          <w:rFonts w:eastAsia="Calibri" w:cs="Arial"/>
          <w:color w:val="000000" w:themeColor="text1"/>
        </w:rPr>
        <w:instrText xml:space="preserve"> ADDIN EN.CITE </w:instrText>
      </w:r>
      <w:r w:rsidR="00820E6F">
        <w:rPr>
          <w:rFonts w:eastAsia="Calibri" w:cs="Arial"/>
          <w:color w:val="000000" w:themeColor="text1"/>
        </w:rPr>
        <w:fldChar w:fldCharType="begin">
          <w:fldData xml:space="preserve">PEVuZE5vdGU+PENpdGU+PEF1dGhvcj5Ib3J2YXRoPC9BdXRob3I+PFllYXI+MjAwODwvWWVhcj48
UmVjTnVtPjMxNTwvUmVjTnVtPjxEaXNwbGF5VGV4dD4oMzQpPC9EaXNwbGF5VGV4dD48cmVjb3Jk
PjxyZWMtbnVtYmVyPjMxNTwvcmVjLW51bWJlcj48Zm9yZWlnbi1rZXlzPjxrZXkgYXBwPSJFTiIg
ZGItaWQ9InhycjJzd3dleGEycmQ4ZWQyZDZ4ZndmMjByOXY1ZGV2dDJlMiIgdGltZXN0YW1wPSIx
NTU2MjI5Mjg5IiBndWlkPSIzY2UyZjhlYy1jMWFiLTQ1NTUtYWNiOC05Yjc1MGYyMWExZDMiPjMx
NTwva2V5PjwvZm9yZWlnbi1rZXlzPjxyZWYtdHlwZSBuYW1lPSJKb3VybmFsIEFydGljbGUiPjE3
PC9yZWYtdHlwZT48Y29udHJpYnV0b3JzPjxhdXRob3JzPjxhdXRob3I+SG9ydmF0aCwgUC48L2F1
dGhvcj48YXV0aG9yPlJvbWVybywgRC4gQS48L2F1dGhvcj48YXV0aG9yPkNvdXRlLU1vbnZvaXNp
biwgQS4gQy48L2F1dGhvcj48YXV0aG9yPlJpY2hhcmRzLCBNLjwvYXV0aG9yPjxhdXRob3I+RGV2
ZWF1LCBILjwvYXV0aG9yPjxhdXRob3I+TW9pbmVhdSwgUy48L2F1dGhvcj48YXV0aG9yPkJveWF2
YWwsIFAuPC9hdXRob3I+PGF1dGhvcj5GcmVtYXV4LCBDLjwvYXV0aG9yPjxhdXRob3I+QmFycmFu
Z291LCBSLjwvYXV0aG9yPjwvYXV0aG9ycz48L2NvbnRyaWJ1dG9ycz48YXV0aC1hZGRyZXNzPkRh
bmlzY28gRnJhbmNlIFNBUywgQlAxMCwgRi04NjIyMCBEYW5nZS1TYWludC1Sb21haW4sIEZyYW5j
ZS48L2F1dGgtYWRkcmVzcz48dGl0bGVzPjx0aXRsZT48c3R5bGUgZmFjZT0ibm9ybWFsIiBmb250
PSJkZWZhdWx0IiBzaXplPSIxMDAlIj5EaXZlcnNpdHksIGFjdGl2aXR5LCBhbmQgZXZvbHV0aW9u
IG9mIENSSVNQUiBsb2NpIGluIDwvc3R5bGU+PHN0eWxlIGZhY2U9Iml0YWxpYyIgZm9udD0iZGVm
YXVsdCIgc2l6ZT0iMTAwJSI+U3RyZXB0b2NvY2N1cyB0aGVybW9waGlsdXM8L3N0eWxlPjwvdGl0
bGU+PHNlY29uZGFyeS10aXRsZT5Kb3VybmFsIG9mIEJhY3RlcmlvbG9neTwvc2Vjb25kYXJ5LXRp
dGxlPjwvdGl0bGVzPjxwZXJpb2RpY2FsPjxmdWxsLXRpdGxlPkpvdXJuYWwgb2YgYmFjdGVyaW9s
b2d5PC9mdWxsLXRpdGxlPjwvcGVyaW9kaWNhbD48cGFnZXM+MTQwMS0xMjwvcGFnZXM+PHZvbHVt
ZT4xOTA8L3ZvbHVtZT48bnVtYmVyPjQ8L251bWJlcj48a2V5d29yZHM+PGtleXdvcmQ+QmFzZSBT
ZXF1ZW5jZTwva2V5d29yZD48a2V5d29yZD5ETkEsIEJhY3RlcmlhbC9jaGVtaXN0cnkvZ2VuZXRp
Y3M8L2tleXdvcmQ+PGtleXdvcmQ+RE5BLCBJbnRlcmdlbmljL2NoZW1pc3RyeS8qZ2VuZXRpY3M8
L2tleXdvcmQ+PGtleXdvcmQ+KkV2b2x1dGlvbiwgTW9sZWN1bGFyPC9rZXl3b3JkPjxrZXl3b3Jk
PkdlbmV0aWMgVmFyaWF0aW9uPC9rZXl3b3JkPjxrZXl3b3JkPkdlbm9tZSwgQmFjdGVyaWFsPC9r
ZXl3b3JkPjxrZXl3b3JkPk1vZGVscywgTW9sZWN1bGFyPC9rZXl3b3JkPjxrZXl3b3JkPk51Y2xl
aWMgQWNpZCBDb25mb3JtYXRpb248L2tleXdvcmQ+PGtleXdvcmQ+UGh5bG9nZW55PC9rZXl3b3Jk
PjxrZXl3b3JkPlJlcGV0aXRpdmUgU2VxdWVuY2VzLCBOdWNsZWljIEFjaWQvKmdlbmV0aWNzPC9r
ZXl3b3JkPjxrZXl3b3JkPlNlcXVlbmNlIEFuYWx5c2lzLCBETkE8L2tleXdvcmQ+PGtleXdvcmQ+
U3RyZXB0b2NvY2N1cyB0aGVybW9waGlsdXMvY2xhc3NpZmljYXRpb24vKmdlbmV0aWNzPC9rZXl3
b3JkPjwva2V5d29yZHM+PGRhdGVzPjx5ZWFyPjIwMDg8L3llYXI+PHB1Yi1kYXRlcz48ZGF0ZT5G
ZWI8L2RhdGU+PC9wdWItZGF0ZXM+PC9kYXRlcz48aXNibj4xMDk4LTU1MzAgKEVsZWN0cm9uaWMp
JiN4RDswMDIxLTkxOTMgKExpbmtpbmcpPC9pc2JuPjxhY2Nlc3Npb24tbnVtPjE4MDY1NTM5PC9h
Y2Nlc3Npb24tbnVtPjx1cmxzPjxyZWxhdGVkLXVybHM+PHVybD5odHRwczovL3d3dy5uY2JpLm5s
bS5uaWguZ292L3B1Ym1lZC8xODA2NTUzOTwvdXJsPjwvcmVsYXRlZC11cmxzPjwvdXJscz48Y3Vz
dG9tMj5QTUMyMjM4MTk2PC9jdXN0b20yPjxlbGVjdHJvbmljLXJlc291cmNlLW51bT4xMC4xMTI4
L0pCLjAxNDE1LTA3PC9lbGVjdHJvbmljLXJlc291cmNlLW51bT48L3JlY29yZD48L0NpdGU+PC9F
bmROb3RlPn==
</w:fldData>
        </w:fldChar>
      </w:r>
      <w:r w:rsidR="00820E6F">
        <w:rPr>
          <w:rFonts w:eastAsia="Calibri" w:cs="Arial"/>
          <w:color w:val="000000" w:themeColor="text1"/>
        </w:rPr>
        <w:instrText xml:space="preserve"> ADDIN EN.CITE.DATA </w:instrText>
      </w:r>
      <w:r w:rsidR="00820E6F">
        <w:rPr>
          <w:rFonts w:eastAsia="Calibri" w:cs="Arial"/>
          <w:color w:val="000000" w:themeColor="text1"/>
        </w:rPr>
      </w:r>
      <w:r w:rsidR="00820E6F">
        <w:rPr>
          <w:rFonts w:eastAsia="Calibri" w:cs="Arial"/>
          <w:color w:val="000000" w:themeColor="text1"/>
        </w:rPr>
        <w:fldChar w:fldCharType="end"/>
      </w:r>
      <w:r w:rsidR="00634A04">
        <w:rPr>
          <w:rFonts w:eastAsia="Calibri" w:cs="Arial"/>
          <w:color w:val="000000" w:themeColor="text1"/>
        </w:rPr>
      </w:r>
      <w:r w:rsidR="00634A04">
        <w:rPr>
          <w:rFonts w:eastAsia="Calibri" w:cs="Arial"/>
          <w:color w:val="000000" w:themeColor="text1"/>
        </w:rPr>
        <w:fldChar w:fldCharType="separate"/>
      </w:r>
      <w:r w:rsidR="00820E6F">
        <w:rPr>
          <w:rFonts w:eastAsia="Calibri" w:cs="Arial"/>
          <w:noProof/>
          <w:color w:val="000000" w:themeColor="text1"/>
        </w:rPr>
        <w:t>(34)</w:t>
      </w:r>
      <w:r w:rsidR="00634A04">
        <w:rPr>
          <w:rFonts w:eastAsia="Calibri" w:cs="Arial"/>
          <w:color w:val="000000" w:themeColor="text1"/>
        </w:rPr>
        <w:fldChar w:fldCharType="end"/>
      </w:r>
      <w:r w:rsidR="004C1642">
        <w:rPr>
          <w:rFonts w:eastAsia="Calibri" w:cs="Arial"/>
          <w:color w:val="000000" w:themeColor="text1"/>
        </w:rPr>
        <w:t xml:space="preserve">. </w:t>
      </w:r>
      <w:r w:rsidR="00157B87">
        <w:rPr>
          <w:rFonts w:eastAsia="Calibri" w:cs="Arial"/>
          <w:color w:val="000000" w:themeColor="text1"/>
        </w:rPr>
        <w:t>Processed CRISPR transcripts guide Cas immune complexes to</w:t>
      </w:r>
      <w:r w:rsidRPr="009C0FC6">
        <w:rPr>
          <w:rFonts w:eastAsia="Calibri" w:cs="Arial"/>
          <w:color w:val="000000" w:themeColor="text1"/>
        </w:rPr>
        <w:t xml:space="preserve"> </w:t>
      </w:r>
      <w:r w:rsidR="00157B87">
        <w:rPr>
          <w:rFonts w:eastAsia="Calibri" w:cs="Arial"/>
          <w:color w:val="000000" w:themeColor="text1"/>
        </w:rPr>
        <w:t>identify</w:t>
      </w:r>
      <w:r w:rsidR="00157B87" w:rsidRPr="009C0FC6">
        <w:rPr>
          <w:rFonts w:eastAsia="Calibri" w:cs="Arial"/>
          <w:color w:val="000000" w:themeColor="text1"/>
        </w:rPr>
        <w:t xml:space="preserve"> </w:t>
      </w:r>
      <w:r w:rsidRPr="009C0FC6">
        <w:rPr>
          <w:rFonts w:eastAsia="Calibri" w:cs="Arial"/>
          <w:color w:val="000000" w:themeColor="text1"/>
        </w:rPr>
        <w:t xml:space="preserve">and cleave the invading phage genome, preventing successful re-infections </w:t>
      </w:r>
      <w:r w:rsidRPr="004C1642">
        <w:rPr>
          <w:rFonts w:eastAsia="Calibri" w:cs="Arial"/>
          <w:color w:val="000000" w:themeColor="text1"/>
        </w:rPr>
        <w:fldChar w:fldCharType="begin">
          <w:fldData xml:space="preserve">PEVuZE5vdGU+PENpdGU+PEF1dGhvcj5Ccm91bnM8L0F1dGhvcj48WWVhcj4yMDA4PC9ZZWFyPjxS
ZWNOdW0+NjI4PC9SZWNOdW0+PERpc3BsYXlUZXh0PigzNS0zOCk8L0Rpc3BsYXlUZXh0PjxyZWNv
cmQ+PHJlYy1udW1iZXI+NjI4PC9yZWMtbnVtYmVyPjxmb3JlaWduLWtleXM+PGtleSBhcHA9IkVO
IiBkYi1pZD0id3YyeHRycDI2ZjJ2cG1lYXcwZXYwd3dxZmZzMjVmcnMyNXZhIiB0aW1lc3RhbXA9
IjE1NTU4NTY4ODgiPjYyODwva2V5PjwvZm9yZWlnbi1rZXlzPjxyZWYtdHlwZSBuYW1lPSJKb3Vy
bmFsIEFydGljbGUiPjE3PC9yZWYtdHlwZT48Y29udHJpYnV0b3JzPjxhdXRob3JzPjxhdXRob3I+
QnJvdW5zLCBTdGFuIEouIEouPC9hdXRob3I+PGF1dGhvcj5Kb3JlLCBNYXR0aGlqcyBNLjwvYXV0
aG9yPjxhdXRob3I+THVuZGdyZW4sIE1hZ251czwvYXV0aG9yPjxhdXRob3I+V2VzdHJhLCBFZHpl
IFIuPC9hdXRob3I+PGF1dGhvcj5TbGlqa2h1aXMsIFJpayBKLiBILjwvYXV0aG9yPjxhdXRob3I+
U25pamRlcnMsIEFtYnJvc2l1cyBQLiBMLjwvYXV0aG9yPjxhdXRob3I+RGlja21hbiwgTWFyayBK
LjwvYXV0aG9yPjxhdXRob3I+TWFrYXJvdmEsIEtpcmEgUy48L2F1dGhvcj48YXV0aG9yPktvb25p
biwgRXVnZW5lIFYuPC9hdXRob3I+PGF1dGhvcj52YW4gZGVyIE9vc3QsIEpvaG48L2F1dGhvcj48
L2F1dGhvcnM+PC9jb250cmlidXRvcnM+PHRpdGxlcz48dGl0bGU+U21hbGwgQ1JJU1BSIFJOQXMg
R3VpZGUgQW50aXZpcmFsIERlZmVuc2UgaW4gUHJva2FyeW90ZXM8L3RpdGxlPjxzZWNvbmRhcnkt
dGl0bGU+U2NpZW5jZTwvc2Vjb25kYXJ5LXRpdGxlPjwvdGl0bGVzPjxwZXJpb2RpY2FsPjxmdWxs
LXRpdGxlPlNjaWVuY2U8L2Z1bGwtdGl0bGU+PC9wZXJpb2RpY2FsPjxwYWdlcz45NjAtOTY0PC9w
YWdlcz48dm9sdW1lPjMyMTwvdm9sdW1lPjxudW1iZXI+NTg5MTwvbnVtYmVyPjxkYXRlcz48eWVh
cj4yMDA4PC95ZWFyPjxwdWItZGF0ZXM+PGRhdGU+QXVndXN0IDE1LCAyMDA4PC9kYXRlPjwvcHVi
LWRhdGVzPjwvZGF0ZXM+PHVybHM+PHJlbGF0ZWQtdXJscz48dXJsPmh0dHA6Ly93d3cuc2NpZW5j
ZW1hZy5vcmcvY29udGVudC8zMjEvNTg5MS85NjAuYWJzdHJhY3Q8L3VybD48L3JlbGF0ZWQtdXJs
cz48L3VybHM+PGVsZWN0cm9uaWMtcmVzb3VyY2UtbnVtPjEwLjExMjYvc2NpZW5jZS4xMTU5Njg5
PC9lbGVjdHJvbmljLXJlc291cmNlLW51bT48L3JlY29yZD48L0NpdGU+PENpdGU+PEF1dGhvcj5H
YXJuZWF1PC9BdXRob3I+PFllYXI+MjAxMDwvWWVhcj48UmVjTnVtPjE0NDwvUmVjTnVtPjxyZWNv
cmQ+PHJlYy1udW1iZXI+MTQ0PC9yZWMtbnVtYmVyPjxmb3JlaWduLWtleXM+PGtleSBhcHA9IkVO
IiBkYi1pZD0ieHJyMnN3d2V4YTJyZDhlZDJkNnhmd2YyMHI5djVkZXZ0MmUyIiB0aW1lc3RhbXA9
IjE1NTYyMjkyMzMiIGd1aWQ9Ijc5ODFlY2VjLWJkYzItNGIxMS05YTg1LTQzNTRmODNmNjFmOSI+
MTQ0PC9rZXk+PC9mb3JlaWduLWtleXM+PHJlZi10eXBlIG5hbWU9IkpvdXJuYWwgQXJ0aWNsZSI+
MTc8L3JlZi10eXBlPjxjb250cmlidXRvcnM+PGF1dGhvcnM+PGF1dGhvcj5HYXJuZWF1LCBKb3Np
YW5lIEUuPC9hdXRob3I+PGF1dGhvcj5EdXB1aXMsIE1hcmllLUV2ZTwvYXV0aG9yPjxhdXRob3I+
VmlsbGlvbiwgTWFudWVsYTwvYXV0aG9yPjxhdXRob3I+Um9tZXJvLCBEZW5uaXMgQS48L2F1dGhv
cj48YXV0aG9yPkJhcnJhbmdvdSwgUm9kb2xwaGU8L2F1dGhvcj48YXV0aG9yPkJveWF2YWwsIFBh
dHJpY2s8L2F1dGhvcj48YXV0aG9yPkZyZW1hdXgsIENocmlzdG9waGU8L2F1dGhvcj48YXV0aG9y
PkhvcnZhdGgsIFBoaWxpcHBlPC9hdXRob3I+PGF1dGhvcj5NYWdhZGFuLCBBbGZvbnNvIEguPC9h
dXRob3I+PGF1dGhvcj5Nb2luZWF1LCBTeWx2YWluPC9hdXRob3I+PC9hdXRob3JzPjwvY29udHJp
YnV0b3JzPjx0aXRsZXM+PHRpdGxlPlRoZSBDUklTUFIvQ2FzIGJhY3RlcmlhbCBpbW11bmUgc3lz
dGVtIGNsZWF2ZXMgYmFjdGVyaW9waGFnZSBhbmQgcGxhc21pZCBETkE8L3RpdGxlPjxzZWNvbmRh
cnktdGl0bGU+TmF0dXJlPC9zZWNvbmRhcnktdGl0bGU+PC90aXRsZXM+PHBlcmlvZGljYWw+PGZ1
bGwtdGl0bGU+TmF0dXJlPC9mdWxsLXRpdGxlPjwvcGVyaW9kaWNhbD48cGFnZXM+NjctNzE8L3Bh
Z2VzPjx2b2x1bWU+NDY4PC92b2x1bWU+PG51bWJlcj43MzIwPC9udW1iZXI+PGRhdGVzPjx5ZWFy
PjIwMTA8L3llYXI+PHB1Yi1kYXRlcz48ZGF0ZT4xMS8wNC9wcmludDwvZGF0ZT48L3B1Yi1kYXRl
cz48L2RhdGVzPjxwdWJsaXNoZXI+TmF0dXJlIFB1Ymxpc2hpbmcgR3JvdXAsIGEgZGl2aXNpb24g
b2YgTWFjbWlsbGFuIFB1Ymxpc2hlcnMgTGltaXRlZC4gQWxsIFJpZ2h0cyBSZXNlcnZlZC48L3B1
Ymxpc2hlcj48aXNibj4wMDI4LTA4MzY8L2lzYm4+PHdvcmstdHlwZT4xMC4xMDM4L25hdHVyZTA5
NTIzPC93b3JrLXR5cGU+PHVybHM+PHJlbGF0ZWQtdXJscz48dXJsPmh0dHA6Ly9keC5kb2kub3Jn
LzEwLjEwMzgvbmF0dXJlMDk1MjM8L3VybD48L3JlbGF0ZWQtdXJscz48L3VybHM+PGVsZWN0cm9u
aWMtcmVzb3VyY2UtbnVtPmh0dHA6Ly93d3cubmF0dXJlLmNvbS9uYXR1cmUvam91cm5hbC92NDY4
L243MzIwL2Ficy9uYXR1cmUwOTUyMy5odG1sI3N1cHBsZW1lbnRhcnktaW5mb3JtYXRpb248L2Vs
ZWN0cm9uaWMtcmVzb3VyY2UtbnVtPjwvcmVjb3JkPjwvQ2l0ZT48Q2l0ZT48QXV0aG9yPkRhdHNl
bmtvPC9BdXRob3I+PFllYXI+MjAxMjwvWWVhcj48UmVjTnVtPjE2ODk8L1JlY051bT48cmVjb3Jk
PjxyZWMtbnVtYmVyPjE2ODk8L3JlYy1udW1iZXI+PGZvcmVpZ24ta2V5cz48a2V5IGFwcD0iRU4i
IGRiLWlkPSJ4cnIyc3d3ZXhhMnJkOGVkMmQ2eGZ3ZjIwcjl2NWRldnQyZTIiIHRpbWVzdGFtcD0i
MTU1NjYzMjcxMyIgZ3VpZD0iNmRiZTgxYzItMWU1NC00NzRiLWI4NmYtZmJkMWMzZmI4MWMyIj4x
Njg5PC9rZXk+PC9mb3JlaWduLWtleXM+PHJlZi10eXBlIG5hbWU9IkpvdXJuYWwgQXJ0aWNsZSI+
MTc8L3JlZi10eXBlPjxjb250cmlidXRvcnM+PGF1dGhvcnM+PGF1dGhvcj5EYXRzZW5rbywgS2ly
aWxsIEEuPC9hdXRob3I+PGF1dGhvcj5Qb3VnYWNoLCBLc2VuaWE8L2F1dGhvcj48YXV0aG9yPlRp
a2hvbm92LCBBbnRvbjwvYXV0aG9yPjxhdXRob3I+V2FubmVyLCBCYXJyeSBMLjwvYXV0aG9yPjxh
dXRob3I+U2V2ZXJpbm92LCBLb25zdGFudGluPC9hdXRob3I+PGF1dGhvcj5TZW1lbm92YSwgRWth
dGVyaW5hPC9hdXRob3I+PC9hdXRob3JzPjwvY29udHJpYnV0b3JzPjx0aXRsZXM+PHRpdGxlPk1v
bGVjdWxhciBtZW1vcnkgb2YgcHJpb3IgaW5mZWN0aW9ucyBhY3RpdmF0ZXMgdGhlIENSSVNQUi9D
YXMgYWRhcHRpdmUgYmFjdGVyaWFsIGltbXVuaXR5IHN5c3RlbTwvdGl0bGU+PHNlY29uZGFyeS10
aXRsZT5OYXQgQ29tbXVuPC9zZWNvbmRhcnktdGl0bGU+PHNob3J0LXRpdGxlPk1vbGVjdWxhciBt
ZW1vcnkgb2YgcHJpb3IgaW5mZWN0aW9ucyBhY3RpdmF0ZXMgdGhlIENSSVNQUi9DYXMgYWRhcHRp
dmUgYmFjdGVyaWFsIGltbXVuaXR5IHN5c3RlbTwvc2hvcnQtdGl0bGU+PC90aXRsZXM+PHBlcmlv
ZGljYWw+PGZ1bGwtdGl0bGU+TmF0IENvbW11bjwvZnVsbC10aXRsZT48L3BlcmlvZGljYWw+PHBh
Z2VzPjk0NTwvcGFnZXM+PHZvbHVtZT4zPC92b2x1bWU+PGRhdGVzPjx5ZWFyPjIwMTI8L3llYXI+
PHB1Yi1kYXRlcz48ZGF0ZT4wNy8xMC9vbmxpbmU8L2RhdGU+PC9wdWItZGF0ZXM+PC9kYXRlcz48
d29yay10eXBlPjEwLjEwMzgvbmNvbW1zMTkzNzwvd29yay10eXBlPjx1cmxzPjxyZWxhdGVkLXVy
bHM+PHVybD5odHRwOi8vZHguZG9pLm9yZy8xMC4xMDM4L25jb21tczE5Mzc8L3VybD48L3JlbGF0
ZWQtdXJscz48L3VybHM+PGVsZWN0cm9uaWMtcmVzb3VyY2UtbnVtPmh0dHA6Ly93d3cubmF0dXJl
LmNvbS9uY29tbXMvam91cm5hbC92My9uNy9zdXBwaW5mby9uY29tbXMxOTM3X1MxLmh0bWw8L2Vs
ZWN0cm9uaWMtcmVzb3VyY2UtbnVtPjwvcmVjb3JkPjwvQ2l0ZT48Q2l0ZT48QXV0aG9yPk1hcnJh
ZmZpbmk8L0F1dGhvcj48WWVhcj4yMDA4PC9ZZWFyPjxSZWNOdW0+MTcyMTwvUmVjTnVtPjxyZWNv
cmQ+PHJlYy1udW1iZXI+MTcyMTwvcmVjLW51bWJlcj48Zm9yZWlnbi1rZXlzPjxrZXkgYXBwPSJF
TiIgZGItaWQ9ImVzNTI5cHR4b3Z2cmVnZXhhZTl2MjB2Znd3emRkdzJ6djU5eiIgdGltZXN0YW1w
PSIxNTYzMjg3NDI0Ij4xNzIxPC9rZXk+PC9mb3JlaWduLWtleXM+PHJlZi10eXBlIG5hbWU9Ikpv
dXJuYWwgQXJ0aWNsZSI+MTc8L3JlZi10eXBlPjxjb250cmlidXRvcnM+PGF1dGhvcnM+PGF1dGhv
cj5NYXJyYWZmaW5pLCBMdWNpYW5vIEE8L2F1dGhvcj48YXV0aG9yPlNvbnRoZWltZXIsIEVyaWsg
SjwvYXV0aG9yPjwvYXV0aG9ycz48L2NvbnRyaWJ1dG9ycz48dGl0bGVzPjx0aXRsZT5DUklTUFIg
aW50ZXJmZXJlbmNlIGxpbWl0cyBob3Jpem9udGFsIGdlbmUgdHJhbnNmZXIgaW4gc3RhcGh5bG9j
b2NjaSBieSB0YXJnZXRpbmcgRE5BPC90aXRsZT48c2Vjb25kYXJ5LXRpdGxlPnNjaWVuY2U8L3Nl
Y29uZGFyeS10aXRsZT48L3RpdGxlcz48cGVyaW9kaWNhbD48ZnVsbC10aXRsZT5TY2llbmNlPC9m
dWxsLXRpdGxlPjxhYmJyLTE+U2NpZW5jZTwvYWJici0xPjxhYmJyLTI+U2NpZW5jZTwvYWJici0y
PjwvcGVyaW9kaWNhbD48cGFnZXM+MTg0My0xODQ1PC9wYWdlcz48dm9sdW1lPjMyMjwvdm9sdW1l
PjxudW1iZXI+NTkwOTwvbnVtYmVyPjxkYXRlcz48eWVhcj4yMDA4PC95ZWFyPjwvZGF0ZXM+PGlz
Ym4+MDAzNi04MDc1PC9pc2JuPjx1cmxzPjwvdXJscz48L3JlY29yZD48L0NpdGU+PC9FbmROb3Rl
Pn==
</w:fldData>
        </w:fldChar>
      </w:r>
      <w:r w:rsidR="00820E6F">
        <w:rPr>
          <w:rFonts w:eastAsia="Calibri" w:cs="Arial"/>
          <w:color w:val="000000" w:themeColor="text1"/>
        </w:rPr>
        <w:instrText xml:space="preserve"> ADDIN EN.CITE </w:instrText>
      </w:r>
      <w:r w:rsidR="00820E6F">
        <w:rPr>
          <w:rFonts w:eastAsia="Calibri" w:cs="Arial"/>
          <w:color w:val="000000" w:themeColor="text1"/>
        </w:rPr>
        <w:fldChar w:fldCharType="begin">
          <w:fldData xml:space="preserve">PEVuZE5vdGU+PENpdGU+PEF1dGhvcj5Ccm91bnM8L0F1dGhvcj48WWVhcj4yMDA4PC9ZZWFyPjxS
ZWNOdW0+NjI4PC9SZWNOdW0+PERpc3BsYXlUZXh0PigzNS0zOCk8L0Rpc3BsYXlUZXh0PjxyZWNv
cmQ+PHJlYy1udW1iZXI+NjI4PC9yZWMtbnVtYmVyPjxmb3JlaWduLWtleXM+PGtleSBhcHA9IkVO
IiBkYi1pZD0id3YyeHRycDI2ZjJ2cG1lYXcwZXYwd3dxZmZzMjVmcnMyNXZhIiB0aW1lc3RhbXA9
IjE1NTU4NTY4ODgiPjYyODwva2V5PjwvZm9yZWlnbi1rZXlzPjxyZWYtdHlwZSBuYW1lPSJKb3Vy
bmFsIEFydGljbGUiPjE3PC9yZWYtdHlwZT48Y29udHJpYnV0b3JzPjxhdXRob3JzPjxhdXRob3I+
QnJvdW5zLCBTdGFuIEouIEouPC9hdXRob3I+PGF1dGhvcj5Kb3JlLCBNYXR0aGlqcyBNLjwvYXV0
aG9yPjxhdXRob3I+THVuZGdyZW4sIE1hZ251czwvYXV0aG9yPjxhdXRob3I+V2VzdHJhLCBFZHpl
IFIuPC9hdXRob3I+PGF1dGhvcj5TbGlqa2h1aXMsIFJpayBKLiBILjwvYXV0aG9yPjxhdXRob3I+
U25pamRlcnMsIEFtYnJvc2l1cyBQLiBMLjwvYXV0aG9yPjxhdXRob3I+RGlja21hbiwgTWFyayBK
LjwvYXV0aG9yPjxhdXRob3I+TWFrYXJvdmEsIEtpcmEgUy48L2F1dGhvcj48YXV0aG9yPktvb25p
biwgRXVnZW5lIFYuPC9hdXRob3I+PGF1dGhvcj52YW4gZGVyIE9vc3QsIEpvaG48L2F1dGhvcj48
L2F1dGhvcnM+PC9jb250cmlidXRvcnM+PHRpdGxlcz48dGl0bGU+U21hbGwgQ1JJU1BSIFJOQXMg
R3VpZGUgQW50aXZpcmFsIERlZmVuc2UgaW4gUHJva2FyeW90ZXM8L3RpdGxlPjxzZWNvbmRhcnkt
dGl0bGU+U2NpZW5jZTwvc2Vjb25kYXJ5LXRpdGxlPjwvdGl0bGVzPjxwZXJpb2RpY2FsPjxmdWxs
LXRpdGxlPlNjaWVuY2U8L2Z1bGwtdGl0bGU+PC9wZXJpb2RpY2FsPjxwYWdlcz45NjAtOTY0PC9w
YWdlcz48dm9sdW1lPjMyMTwvdm9sdW1lPjxudW1iZXI+NTg5MTwvbnVtYmVyPjxkYXRlcz48eWVh
cj4yMDA4PC95ZWFyPjxwdWItZGF0ZXM+PGRhdGU+QXVndXN0IDE1LCAyMDA4PC9kYXRlPjwvcHVi
LWRhdGVzPjwvZGF0ZXM+PHVybHM+PHJlbGF0ZWQtdXJscz48dXJsPmh0dHA6Ly93d3cuc2NpZW5j
ZW1hZy5vcmcvY29udGVudC8zMjEvNTg5MS85NjAuYWJzdHJhY3Q8L3VybD48L3JlbGF0ZWQtdXJs
cz48L3VybHM+PGVsZWN0cm9uaWMtcmVzb3VyY2UtbnVtPjEwLjExMjYvc2NpZW5jZS4xMTU5Njg5
PC9lbGVjdHJvbmljLXJlc291cmNlLW51bT48L3JlY29yZD48L0NpdGU+PENpdGU+PEF1dGhvcj5H
YXJuZWF1PC9BdXRob3I+PFllYXI+MjAxMDwvWWVhcj48UmVjTnVtPjE0NDwvUmVjTnVtPjxyZWNv
cmQ+PHJlYy1udW1iZXI+MTQ0PC9yZWMtbnVtYmVyPjxmb3JlaWduLWtleXM+PGtleSBhcHA9IkVO
IiBkYi1pZD0ieHJyMnN3d2V4YTJyZDhlZDJkNnhmd2YyMHI5djVkZXZ0MmUyIiB0aW1lc3RhbXA9
IjE1NTYyMjkyMzMiIGd1aWQ9Ijc5ODFlY2VjLWJkYzItNGIxMS05YTg1LTQzNTRmODNmNjFmOSI+
MTQ0PC9rZXk+PC9mb3JlaWduLWtleXM+PHJlZi10eXBlIG5hbWU9IkpvdXJuYWwgQXJ0aWNsZSI+
MTc8L3JlZi10eXBlPjxjb250cmlidXRvcnM+PGF1dGhvcnM+PGF1dGhvcj5HYXJuZWF1LCBKb3Np
YW5lIEUuPC9hdXRob3I+PGF1dGhvcj5EdXB1aXMsIE1hcmllLUV2ZTwvYXV0aG9yPjxhdXRob3I+
VmlsbGlvbiwgTWFudWVsYTwvYXV0aG9yPjxhdXRob3I+Um9tZXJvLCBEZW5uaXMgQS48L2F1dGhv
cj48YXV0aG9yPkJhcnJhbmdvdSwgUm9kb2xwaGU8L2F1dGhvcj48YXV0aG9yPkJveWF2YWwsIFBh
dHJpY2s8L2F1dGhvcj48YXV0aG9yPkZyZW1hdXgsIENocmlzdG9waGU8L2F1dGhvcj48YXV0aG9y
PkhvcnZhdGgsIFBoaWxpcHBlPC9hdXRob3I+PGF1dGhvcj5NYWdhZGFuLCBBbGZvbnNvIEguPC9h
dXRob3I+PGF1dGhvcj5Nb2luZWF1LCBTeWx2YWluPC9hdXRob3I+PC9hdXRob3JzPjwvY29udHJp
YnV0b3JzPjx0aXRsZXM+PHRpdGxlPlRoZSBDUklTUFIvQ2FzIGJhY3RlcmlhbCBpbW11bmUgc3lz
dGVtIGNsZWF2ZXMgYmFjdGVyaW9waGFnZSBhbmQgcGxhc21pZCBETkE8L3RpdGxlPjxzZWNvbmRh
cnktdGl0bGU+TmF0dXJlPC9zZWNvbmRhcnktdGl0bGU+PC90aXRsZXM+PHBlcmlvZGljYWw+PGZ1
bGwtdGl0bGU+TmF0dXJlPC9mdWxsLXRpdGxlPjwvcGVyaW9kaWNhbD48cGFnZXM+NjctNzE8L3Bh
Z2VzPjx2b2x1bWU+NDY4PC92b2x1bWU+PG51bWJlcj43MzIwPC9udW1iZXI+PGRhdGVzPjx5ZWFy
PjIwMTA8L3llYXI+PHB1Yi1kYXRlcz48ZGF0ZT4xMS8wNC9wcmludDwvZGF0ZT48L3B1Yi1kYXRl
cz48L2RhdGVzPjxwdWJsaXNoZXI+TmF0dXJlIFB1Ymxpc2hpbmcgR3JvdXAsIGEgZGl2aXNpb24g
b2YgTWFjbWlsbGFuIFB1Ymxpc2hlcnMgTGltaXRlZC4gQWxsIFJpZ2h0cyBSZXNlcnZlZC48L3B1
Ymxpc2hlcj48aXNibj4wMDI4LTA4MzY8L2lzYm4+PHdvcmstdHlwZT4xMC4xMDM4L25hdHVyZTA5
NTIzPC93b3JrLXR5cGU+PHVybHM+PHJlbGF0ZWQtdXJscz48dXJsPmh0dHA6Ly9keC5kb2kub3Jn
LzEwLjEwMzgvbmF0dXJlMDk1MjM8L3VybD48L3JlbGF0ZWQtdXJscz48L3VybHM+PGVsZWN0cm9u
aWMtcmVzb3VyY2UtbnVtPmh0dHA6Ly93d3cubmF0dXJlLmNvbS9uYXR1cmUvam91cm5hbC92NDY4
L243MzIwL2Ficy9uYXR1cmUwOTUyMy5odG1sI3N1cHBsZW1lbnRhcnktaW5mb3JtYXRpb248L2Vs
ZWN0cm9uaWMtcmVzb3VyY2UtbnVtPjwvcmVjb3JkPjwvQ2l0ZT48Q2l0ZT48QXV0aG9yPkRhdHNl
bmtvPC9BdXRob3I+PFllYXI+MjAxMjwvWWVhcj48UmVjTnVtPjE2ODk8L1JlY051bT48cmVjb3Jk
PjxyZWMtbnVtYmVyPjE2ODk8L3JlYy1udW1iZXI+PGZvcmVpZ24ta2V5cz48a2V5IGFwcD0iRU4i
IGRiLWlkPSJ4cnIyc3d3ZXhhMnJkOGVkMmQ2eGZ3ZjIwcjl2NWRldnQyZTIiIHRpbWVzdGFtcD0i
MTU1NjYzMjcxMyIgZ3VpZD0iNmRiZTgxYzItMWU1NC00NzRiLWI4NmYtZmJkMWMzZmI4MWMyIj4x
Njg5PC9rZXk+PC9mb3JlaWduLWtleXM+PHJlZi10eXBlIG5hbWU9IkpvdXJuYWwgQXJ0aWNsZSI+
MTc8L3JlZi10eXBlPjxjb250cmlidXRvcnM+PGF1dGhvcnM+PGF1dGhvcj5EYXRzZW5rbywgS2ly
aWxsIEEuPC9hdXRob3I+PGF1dGhvcj5Qb3VnYWNoLCBLc2VuaWE8L2F1dGhvcj48YXV0aG9yPlRp
a2hvbm92LCBBbnRvbjwvYXV0aG9yPjxhdXRob3I+V2FubmVyLCBCYXJyeSBMLjwvYXV0aG9yPjxh
dXRob3I+U2V2ZXJpbm92LCBLb25zdGFudGluPC9hdXRob3I+PGF1dGhvcj5TZW1lbm92YSwgRWth
dGVyaW5hPC9hdXRob3I+PC9hdXRob3JzPjwvY29udHJpYnV0b3JzPjx0aXRsZXM+PHRpdGxlPk1v
bGVjdWxhciBtZW1vcnkgb2YgcHJpb3IgaW5mZWN0aW9ucyBhY3RpdmF0ZXMgdGhlIENSSVNQUi9D
YXMgYWRhcHRpdmUgYmFjdGVyaWFsIGltbXVuaXR5IHN5c3RlbTwvdGl0bGU+PHNlY29uZGFyeS10
aXRsZT5OYXQgQ29tbXVuPC9zZWNvbmRhcnktdGl0bGU+PHNob3J0LXRpdGxlPk1vbGVjdWxhciBt
ZW1vcnkgb2YgcHJpb3IgaW5mZWN0aW9ucyBhY3RpdmF0ZXMgdGhlIENSSVNQUi9DYXMgYWRhcHRp
dmUgYmFjdGVyaWFsIGltbXVuaXR5IHN5c3RlbTwvc2hvcnQtdGl0bGU+PC90aXRsZXM+PHBlcmlv
ZGljYWw+PGZ1bGwtdGl0bGU+TmF0IENvbW11bjwvZnVsbC10aXRsZT48L3BlcmlvZGljYWw+PHBh
Z2VzPjk0NTwvcGFnZXM+PHZvbHVtZT4zPC92b2x1bWU+PGRhdGVzPjx5ZWFyPjIwMTI8L3llYXI+
PHB1Yi1kYXRlcz48ZGF0ZT4wNy8xMC9vbmxpbmU8L2RhdGU+PC9wdWItZGF0ZXM+PC9kYXRlcz48
d29yay10eXBlPjEwLjEwMzgvbmNvbW1zMTkzNzwvd29yay10eXBlPjx1cmxzPjxyZWxhdGVkLXVy
bHM+PHVybD5odHRwOi8vZHguZG9pLm9yZy8xMC4xMDM4L25jb21tczE5Mzc8L3VybD48L3JlbGF0
ZWQtdXJscz48L3VybHM+PGVsZWN0cm9uaWMtcmVzb3VyY2UtbnVtPmh0dHA6Ly93d3cubmF0dXJl
LmNvbS9uY29tbXMvam91cm5hbC92My9uNy9zdXBwaW5mby9uY29tbXMxOTM3X1MxLmh0bWw8L2Vs
ZWN0cm9uaWMtcmVzb3VyY2UtbnVtPjwvcmVjb3JkPjwvQ2l0ZT48Q2l0ZT48QXV0aG9yPk1hcnJh
ZmZpbmk8L0F1dGhvcj48WWVhcj4yMDA4PC9ZZWFyPjxSZWNOdW0+MTcyMTwvUmVjTnVtPjxyZWNv
cmQ+PHJlYy1udW1iZXI+MTcyMTwvcmVjLW51bWJlcj48Zm9yZWlnbi1rZXlzPjxrZXkgYXBwPSJF
TiIgZGItaWQ9ImVzNTI5cHR4b3Z2cmVnZXhhZTl2MjB2Znd3emRkdzJ6djU5eiIgdGltZXN0YW1w
PSIxNTYzMjg3NDI0Ij4xNzIxPC9rZXk+PC9mb3JlaWduLWtleXM+PHJlZi10eXBlIG5hbWU9Ikpv
dXJuYWwgQXJ0aWNsZSI+MTc8L3JlZi10eXBlPjxjb250cmlidXRvcnM+PGF1dGhvcnM+PGF1dGhv
cj5NYXJyYWZmaW5pLCBMdWNpYW5vIEE8L2F1dGhvcj48YXV0aG9yPlNvbnRoZWltZXIsIEVyaWsg
SjwvYXV0aG9yPjwvYXV0aG9ycz48L2NvbnRyaWJ1dG9ycz48dGl0bGVzPjx0aXRsZT5DUklTUFIg
aW50ZXJmZXJlbmNlIGxpbWl0cyBob3Jpem9udGFsIGdlbmUgdHJhbnNmZXIgaW4gc3RhcGh5bG9j
b2NjaSBieSB0YXJnZXRpbmcgRE5BPC90aXRsZT48c2Vjb25kYXJ5LXRpdGxlPnNjaWVuY2U8L3Nl
Y29uZGFyeS10aXRsZT48L3RpdGxlcz48cGVyaW9kaWNhbD48ZnVsbC10aXRsZT5TY2llbmNlPC9m
dWxsLXRpdGxlPjxhYmJyLTE+U2NpZW5jZTwvYWJici0xPjxhYmJyLTI+U2NpZW5jZTwvYWJici0y
PjwvcGVyaW9kaWNhbD48cGFnZXM+MTg0My0xODQ1PC9wYWdlcz48dm9sdW1lPjMyMjwvdm9sdW1l
PjxudW1iZXI+NTkwOTwvbnVtYmVyPjxkYXRlcz48eWVhcj4yMDA4PC95ZWFyPjwvZGF0ZXM+PGlz
Ym4+MDAzNi04MDc1PC9pc2JuPjx1cmxzPjwvdXJscz48L3JlY29yZD48L0NpdGU+PC9FbmROb3Rl
Pn==
</w:fldData>
        </w:fldChar>
      </w:r>
      <w:r w:rsidR="00820E6F">
        <w:rPr>
          <w:rFonts w:eastAsia="Calibri" w:cs="Arial"/>
          <w:color w:val="000000" w:themeColor="text1"/>
        </w:rPr>
        <w:instrText xml:space="preserve"> ADDIN EN.CITE.DATA </w:instrText>
      </w:r>
      <w:r w:rsidR="00820E6F">
        <w:rPr>
          <w:rFonts w:eastAsia="Calibri" w:cs="Arial"/>
          <w:color w:val="000000" w:themeColor="text1"/>
        </w:rPr>
      </w:r>
      <w:r w:rsidR="00820E6F">
        <w:rPr>
          <w:rFonts w:eastAsia="Calibri" w:cs="Arial"/>
          <w:color w:val="000000" w:themeColor="text1"/>
        </w:rPr>
        <w:fldChar w:fldCharType="end"/>
      </w:r>
      <w:r w:rsidRPr="004C1642">
        <w:rPr>
          <w:rFonts w:eastAsia="Calibri" w:cs="Arial"/>
          <w:color w:val="000000" w:themeColor="text1"/>
        </w:rPr>
      </w:r>
      <w:r w:rsidRPr="004C1642">
        <w:rPr>
          <w:rFonts w:eastAsia="Calibri" w:cs="Arial"/>
          <w:color w:val="000000" w:themeColor="text1"/>
        </w:rPr>
        <w:fldChar w:fldCharType="separate"/>
      </w:r>
      <w:r w:rsidR="00820E6F">
        <w:rPr>
          <w:rFonts w:eastAsia="Calibri" w:cs="Arial"/>
          <w:noProof/>
          <w:color w:val="000000" w:themeColor="text1"/>
        </w:rPr>
        <w:t>(35-38)</w:t>
      </w:r>
      <w:r w:rsidRPr="004C1642">
        <w:rPr>
          <w:rFonts w:eastAsia="Calibri" w:cs="Arial"/>
          <w:color w:val="000000" w:themeColor="text1"/>
        </w:rPr>
        <w:fldChar w:fldCharType="end"/>
      </w:r>
      <w:r w:rsidR="004C1642">
        <w:rPr>
          <w:rFonts w:eastAsia="Calibri" w:cs="Arial"/>
          <w:color w:val="000000" w:themeColor="text1"/>
        </w:rPr>
        <w:t>.</w:t>
      </w:r>
      <w:r w:rsidRPr="004C1642">
        <w:rPr>
          <w:rFonts w:eastAsia="Calibri" w:cs="Arial"/>
          <w:color w:val="000000" w:themeColor="text1"/>
        </w:rPr>
        <w:t xml:space="preserve"> </w:t>
      </w:r>
      <w:r w:rsidR="00BC23BC">
        <w:rPr>
          <w:rFonts w:eastAsia="Calibri" w:cs="Arial"/>
          <w:color w:val="000000" w:themeColor="text1"/>
        </w:rPr>
        <w:t>In turn, p</w:t>
      </w:r>
      <w:r w:rsidR="00BC23BC" w:rsidRPr="00FC10B2">
        <w:rPr>
          <w:rFonts w:eastAsia="Calibri" w:cs="Arial"/>
          <w:color w:val="000000" w:themeColor="text1"/>
        </w:rPr>
        <w:t xml:space="preserve">hage can </w:t>
      </w:r>
      <w:r w:rsidR="00BC23BC">
        <w:rPr>
          <w:rFonts w:eastAsia="Calibri" w:cs="Arial"/>
          <w:color w:val="000000" w:themeColor="text1"/>
        </w:rPr>
        <w:t xml:space="preserve">evolve to </w:t>
      </w:r>
      <w:r w:rsidR="00BC23BC" w:rsidRPr="00FC10B2">
        <w:rPr>
          <w:rFonts w:eastAsia="Calibri" w:cs="Arial"/>
          <w:color w:val="000000" w:themeColor="text1"/>
        </w:rPr>
        <w:t xml:space="preserve">overcome CRISPR immunity by point mutation in the sequence targeted by the spacer (protospacer) </w:t>
      </w:r>
      <w:r w:rsidR="00677D88">
        <w:rPr>
          <w:rFonts w:eastAsia="Calibri" w:cs="Arial"/>
          <w:color w:val="000000" w:themeColor="text1"/>
        </w:rPr>
        <w:t xml:space="preserve">or </w:t>
      </w:r>
      <w:r w:rsidR="00157B87">
        <w:rPr>
          <w:rFonts w:eastAsia="Calibri" w:cs="Arial"/>
          <w:color w:val="000000" w:themeColor="text1"/>
        </w:rPr>
        <w:t xml:space="preserve">in the </w:t>
      </w:r>
      <w:r w:rsidR="00677D88">
        <w:rPr>
          <w:rFonts w:eastAsia="Calibri" w:cs="Arial"/>
          <w:color w:val="000000" w:themeColor="text1"/>
        </w:rPr>
        <w:t>protospacer-adjacent motif (PAM)</w:t>
      </w:r>
      <w:r w:rsidR="00157B87">
        <w:rPr>
          <w:rFonts w:eastAsia="Calibri" w:cs="Arial"/>
          <w:color w:val="000000" w:themeColor="text1"/>
        </w:rPr>
        <w:t>, which flanks the protospacer and functions in self/non-</w:t>
      </w:r>
      <w:proofErr w:type="spellStart"/>
      <w:r w:rsidR="00157B87">
        <w:rPr>
          <w:rFonts w:eastAsia="Calibri" w:cs="Arial"/>
          <w:color w:val="000000" w:themeColor="text1"/>
        </w:rPr>
        <w:t>self discrimination</w:t>
      </w:r>
      <w:proofErr w:type="spellEnd"/>
      <w:r w:rsidR="000B6185">
        <w:rPr>
          <w:rFonts w:eastAsia="Calibri" w:cs="Arial"/>
          <w:color w:val="000000" w:themeColor="text1"/>
        </w:rPr>
        <w:t xml:space="preserve"> </w:t>
      </w:r>
      <w:r w:rsidR="00677D88">
        <w:rPr>
          <w:rFonts w:eastAsia="Calibri" w:cs="Arial"/>
          <w:color w:val="000000" w:themeColor="text1"/>
        </w:rPr>
        <w:fldChar w:fldCharType="begin">
          <w:fldData xml:space="preserve">PEVuZE5vdGU+PENpdGU+PEF1dGhvcj5TZW1lbm92YTwvQXV0aG9yPjxZZWFyPjIwMTE8L1llYXI+
PFJlY051bT4xMDEwPC9SZWNOdW0+PERpc3BsYXlUZXh0PigzOS00Mik8L0Rpc3BsYXlUZXh0Pjxy
ZWNvcmQ+PHJlYy1udW1iZXI+MTAxMDwvcmVjLW51bWJlcj48Zm9yZWlnbi1rZXlzPjxrZXkgYXBw
PSJFTiIgZGItaWQ9InhycjJzd3dleGEycmQ4ZWQyZDZ4ZndmMjByOXY1ZGV2dDJlMiIgdGltZXN0
YW1wPSIxNTU2NjMyNjUyIiBndWlkPSIwNmZjN2U5Yy1kNjE4LTQ0MjUtOWM3ZS00ODZhYmU1ZWZm
NGYiPjEwMTA8L2tleT48a2V5IGFwcD0iRU5XZWIiIGRiLWlkPSIiPjA8L2tleT48L2ZvcmVpZ24t
a2V5cz48cmVmLXR5cGUgbmFtZT0iSm91cm5hbCBBcnRpY2xlIj4xNzwvcmVmLXR5cGU+PGNvbnRy
aWJ1dG9ycz48YXV0aG9ycz48YXV0aG9yPlNlbWVub3ZhLCBFa2F0ZXJpbmE8L2F1dGhvcj48YXV0
aG9yPkpvcmUsIE1hdHRoaWpzIE0uPC9hdXRob3I+PGF1dGhvcj5EYXRzZW5rbywgS2lyaWxsIEEu
PC9hdXRob3I+PGF1dGhvcj5TZW1lbm92YSwgQW5uYTwvYXV0aG9yPjxhdXRob3I+V2VzdHJhLCBF
ZHplIFIuPC9hdXRob3I+PGF1dGhvcj5XYW5uZXIsIEJhcnJ5PC9hdXRob3I+PGF1dGhvcj52YW4g
ZGVyIE9vc3QsIEpvaG48L2F1dGhvcj48YXV0aG9yPkJyb3VucywgU3RhbiBKLiBKLjwvYXV0aG9y
PjxhdXRob3I+U2V2ZXJpbm92LCBLb25zdGFudGluPC9hdXRob3I+PC9hdXRob3JzPjwvY29udHJp
YnV0b3JzPjx0aXRsZXM+PHRpdGxlPkludGVyZmVyZW5jZSBieSBjbHVzdGVyZWQgcmVndWxhcmx5
IGludGVyc3BhY2VkIHNob3J0IHBhbGluZHJvbWljIHJlcGVhdCAoQ1JJU1BSKSBSTkEgaXMgZ292
ZXJuZWQgYnkgYSBzZWVkIHNlcXVlbmNlPC90aXRsZT48c2Vjb25kYXJ5LXRpdGxlPlByb2NlZWRp
bmdzIG9mIHRoZSBOYXRpb25hbCBBY2FkZW15IG9mIFNjaWVuY2VzPC9zZWNvbmRhcnktdGl0bGU+
PC90aXRsZXM+PHBlcmlvZGljYWw+PGZ1bGwtdGl0bGU+UHJvY2VlZGluZ3Mgb2YgdGhlIE5hdGlv
bmFsIEFjYWRlbXkgb2YgU2NpZW5jZXM8L2Z1bGwtdGl0bGU+PC9wZXJpb2RpY2FsPjxwYWdlcz4x
MDA5OC0xMDEwMzwvcGFnZXM+PHZvbHVtZT4xMDg8L3ZvbHVtZT48bnVtYmVyPjI1PC9udW1iZXI+
PGRhdGVzPjx5ZWFyPjIwMTE8L3llYXI+PHB1Yi1kYXRlcz48ZGF0ZT5KdW5lIDIxLCAyMDExPC9k
YXRlPjwvcHViLWRhdGVzPjwvZGF0ZXM+PHVybHM+PHJlbGF0ZWQtdXJscz48dXJsPmh0dHA6Ly93
d3cucG5hcy5vcmcvY29udGVudC8xMDgvMjUvMTAwOTguYWJzdHJhY3Q8L3VybD48L3JlbGF0ZWQt
dXJscz48L3VybHM+PGVsZWN0cm9uaWMtcmVzb3VyY2UtbnVtPjEwLjEwNzMvcG5hcy4xMTA0MTQ0
MTA4PC9lbGVjdHJvbmljLXJlc291cmNlLW51bT48L3JlY29yZD48L0NpdGU+PENpdGU+PEF1dGhv
cj5XZXN0cmE8L0F1dGhvcj48WWVhcj4yMDEzPC9ZZWFyPjxSZWNOdW0+MzU1PC9SZWNOdW0+PHJl
Y29yZD48cmVjLW51bWJlcj4zNTU8L3JlYy1udW1iZXI+PGZvcmVpZ24ta2V5cz48a2V5IGFwcD0i
RU4iIGRiLWlkPSJ4cnIyc3d3ZXhhMnJkOGVkMmQ2eGZ3ZjIwcjl2NWRldnQyZTIiIHRpbWVzdGFt
cD0iMTU1NjIyOTI5OCIgZ3VpZD0iZDRlZWQ3MjgtNjNlYy00MTcyLTk4ZjYtMmUwOGRlMThkNDk0
Ij4zNTU8L2tleT48L2ZvcmVpZ24ta2V5cz48cmVmLXR5cGUgbmFtZT0iSm91cm5hbCBBcnRpY2xl
Ij4xNzwvcmVmLXR5cGU+PGNvbnRyaWJ1dG9ycz48YXV0aG9ycz48YXV0aG9yPldlc3RyYSwgRWR6
ZSBSPC9hdXRob3I+PGF1dGhvcj5TZW1lbm92YSwgRWthdGVyaW5hPC9hdXRob3I+PGF1dGhvcj5E
YXRzZW5rbywgS2lyaWxsIEE8L2F1dGhvcj48YXV0aG9yPkphY2tzb24sIFJ5YW4gTjwvYXV0aG9y
PjxhdXRob3I+V2llZGVuaGVmdCwgQmxha2U8L2F1dGhvcj48YXV0aG9yPlNldmVyaW5vdiwgS29u
c3RhbnRpbjwvYXV0aG9yPjxhdXRob3I+QnJvdW5zLCBTdGFuIEpKPC9hdXRob3I+PC9hdXRob3Jz
PjwvY29udHJpYnV0b3JzPjx0aXRsZXM+PHRpdGxlPlR5cGUgSUUgQ1JJU1BSLWNhcyBzeXN0ZW1z
IGRpc2NyaW1pbmF0ZSB0YXJnZXQgZnJvbSBub24tdGFyZ2V0IEROQSB0aHJvdWdoIGJhc2UgcGFp
cmluZy1pbmRlcGVuZGVudCBQQU0gcmVjb2duaXRpb248L3RpdGxlPjxzZWNvbmRhcnktdGl0bGU+
UExvUyBnZW5ldGljczwvc2Vjb25kYXJ5LXRpdGxlPjwvdGl0bGVzPjxwZXJpb2RpY2FsPjxmdWxs
LXRpdGxlPlBMb1MgZ2VuZXRpY3M8L2Z1bGwtdGl0bGU+PC9wZXJpb2RpY2FsPjxwYWdlcz5lMTAw
Mzc0MjwvcGFnZXM+PHZvbHVtZT45PC92b2x1bWU+PG51bWJlcj45PC9udW1iZXI+PGRhdGVzPjx5
ZWFyPjIwMTM8L3llYXI+PC9kYXRlcz48aXNibj4xNTUzLTc0MDQ8L2lzYm4+PHVybHM+PC91cmxz
PjwvcmVjb3JkPjwvQ2l0ZT48Q2l0ZT48QXV0aG9yPk1vamljYTwvQXV0aG9yPjxZZWFyPjIwMDk8
L1llYXI+PFJlY051bT4yMjQ8L1JlY051bT48cmVjb3JkPjxyZWMtbnVtYmVyPjIyNDwvcmVjLW51
bWJlcj48Zm9yZWlnbi1rZXlzPjxrZXkgYXBwPSJFTiIgZGItaWQ9InhycjJzd3dleGEycmQ4ZWQy
ZDZ4ZndmMjByOXY1ZGV2dDJlMiIgdGltZXN0YW1wPSIxNTU2MjI5Mjc4IiBndWlkPSI1OWNkMmYy
NC1mMWJhLTQ3YzUtYjI4Ni1jOTYzMmYzZTQzODQiPjIyNDwva2V5PjwvZm9yZWlnbi1rZXlzPjxy
ZWYtdHlwZSBuYW1lPSJKb3VybmFsIEFydGljbGUiPjE3PC9yZWYtdHlwZT48Y29udHJpYnV0b3Jz
PjxhdXRob3JzPjxhdXRob3I+TW9qaWNhLCBGLiBKLjwvYXV0aG9yPjxhdXRob3I+RGllei1WaWxs
YXNlbm9yLCBDLjwvYXV0aG9yPjxhdXRob3I+R2FyY2lhLU1hcnRpbmV6LCBKLjwvYXV0aG9yPjxh
dXRob3I+QWxtZW5kcm9zLCBDLjwvYXV0aG9yPjwvYXV0aG9ycz48L2NvbnRyaWJ1dG9ycz48YXV0
aC1hZGRyZXNzPkRlcGFydGFtZW50byBkZSBGaXNpb2xvZ2lhLCBHZW5ldGljYSB5IE1pY3JvYmlv
bG9naWEsIEZhY3VsdGFkIGRlIENpZW5jaWFzLCBVbml2ZXJzaWRhZCBkZSBBbGljYW50ZSwgRS0w
MzA4MCBBbGljYW50ZSwgU3BhaW4uIGZtb2ppY2FAdWEuZXM8L2F1dGgtYWRkcmVzcz48dGl0bGVz
Pjx0aXRsZT5TaG9ydCBtb3RpZiBzZXF1ZW5jZXMgZGV0ZXJtaW5lIHRoZSB0YXJnZXRzIG9mIHRo
ZSBwcm9rYXJ5b3RpYyBDUklTUFIgZGVmZW5jZSBzeXN0ZW08L3RpdGxlPjxzZWNvbmRhcnktdGl0
bGU+TWljcm9iaW9sb2d5PC9zZWNvbmRhcnktdGl0bGU+PC90aXRsZXM+PHBlcmlvZGljYWw+PGZ1
bGwtdGl0bGU+TWljcm9iaW9sb2d5PC9mdWxsLXRpdGxlPjwvcGVyaW9kaWNhbD48cGFnZXM+NzMz
LTQwPC9wYWdlcz48dm9sdW1lPjE1NTwvdm9sdW1lPjxudW1iZXI+UHQgMzwvbnVtYmVyPjxrZXl3
b3Jkcz48a2V5d29yZD5Db25zZXJ2ZWQgU2VxdWVuY2U8L2tleXdvcmQ+PGtleXdvcmQ+RE5BLCBJ
bnRlcmdlbmljLypnZW5ldGljczwva2V5d29yZD48a2V5d29yZD4qSW52ZXJ0ZWQgUmVwZWF0IFNl
cXVlbmNlczwva2V5d29yZD48a2V5d29yZD5Nb2xlY3VsYXIgU2VxdWVuY2UgRGF0YTwva2V5d29y
ZD48a2V5d29yZD5STkEsIEJhY3RlcmlhbC9nZW5ldGljczwva2V5d29yZD48a2V5d29yZD5TZXF1
ZW5jZSBBbGlnbm1lbnQ8L2tleXdvcmQ+PGtleXdvcmQ+U2VxdWVuY2UgQW5hbHlzaXMsIEROQTwv
a2V5d29yZD48a2V5d29yZD5TdHJlcHRvY29jY3VzIHRoZXJtb3BoaWx1cy8qZ2VuZXRpY3M8L2tl
eXdvcmQ+PC9rZXl3b3Jkcz48ZGF0ZXM+PHllYXI+MjAwOTwveWVhcj48cHViLWRhdGVzPjxkYXRl
Pk1hcjwvZGF0ZT48L3B1Yi1kYXRlcz48L2RhdGVzPjxpc2JuPjEzNTAtMDg3MiAoUHJpbnQpJiN4
RDsxMzUwLTA4NzIgKExpbmtpbmcpPC9pc2JuPjxhY2Nlc3Npb24tbnVtPjE5MjQ2NzQ0PC9hY2Nl
c3Npb24tbnVtPjx1cmxzPjxyZWxhdGVkLXVybHM+PHVybD5odHRwczovL3d3dy5uY2JpLm5sbS5u
aWguZ292L3B1Ym1lZC8xOTI0Njc0NDwvdXJsPjwvcmVsYXRlZC11cmxzPjwvdXJscz48ZWxlY3Ry
b25pYy1yZXNvdXJjZS1udW0+MTAuMTA5OS9taWMuMC4wMjM5NjAtMDwvZWxlY3Ryb25pYy1yZXNv
dXJjZS1udW0+PC9yZWNvcmQ+PC9DaXRlPjxDaXRlPjxBdXRob3I+RGV2ZWF1PC9BdXRob3I+PFll
YXI+MjAwODwvWWVhcj48UmVjTnVtPjMxNDwvUmVjTnVtPjxyZWNvcmQ+PHJlYy1udW1iZXI+MzE0
PC9yZWMtbnVtYmVyPjxmb3JlaWduLWtleXM+PGtleSBhcHA9IkVOIiBkYi1pZD0ieHJyMnN3d2V4
YTJyZDhlZDJkNnhmd2YyMHI5djVkZXZ0MmUyIiB0aW1lc3RhbXA9IjE1NTYyMjkyODkiIGd1aWQ9
IjEzZmQ4OWU0LWRiMWUtNGJiMi05ZDFlLWEwNmY4NzU0OWM0NCI+MzE0PC9rZXk+PC9mb3JlaWdu
LWtleXM+PHJlZi10eXBlIG5hbWU9IkpvdXJuYWwgQXJ0aWNsZSI+MTc8L3JlZi10eXBlPjxjb250
cmlidXRvcnM+PGF1dGhvcnM+PGF1dGhvcj5EZXZlYXUsIEjDqWzDqG5lPC9hdXRob3I+PGF1dGhv
cj5CYXJyYW5nb3UsIFJvZG9scGhlPC9hdXRob3I+PGF1dGhvcj5HYXJuZWF1LCBKb3NpYW5lIEUu
PC9hdXRob3I+PGF1dGhvcj5MYWJvbnTDqSwgSmVzc2ljYTwvYXV0aG9yPjxhdXRob3I+RnJlbWF1
eCwgQ2hyaXN0b3BoZTwvYXV0aG9yPjxhdXRob3I+Qm95YXZhbCwgUGF0cmljazwvYXV0aG9yPjxh
dXRob3I+Um9tZXJvLCBEZW5uaXMgQS48L2F1dGhvcj48YXV0aG9yPkhvcnZhdGgsIFBoaWxpcHBl
PC9hdXRob3I+PGF1dGhvcj5Nb2luZWF1LCBTeWx2YWluPC9hdXRob3I+PC9hdXRob3JzPjwvY29u
dHJpYnV0b3JzPjx0aXRsZXM+PHRpdGxlPjxzdHlsZSBmYWNlPSJub3JtYWwiIGZvbnQ9ImRlZmF1
bHQiIHNpemU9IjEwMCUiPlBoYWdlIFJlc3BvbnNlIHRvIENSSVNQUi1FbmNvZGVkIFJlc2lzdGFu
Y2UgaW4gPC9zdHlsZT48c3R5bGUgZmFjZT0iaXRhbGljIiBmb250PSJkZWZhdWx0IiBzaXplPSIx
MDAlIj5TdHJlcHRvY29jY3VzIHRoZXJtb3BoaWx1czwvc3R5bGU+PC90aXRsZT48c2Vjb25kYXJ5
LXRpdGxlPkpvdXJuYWwgb2YgQmFjdGVyaW9sb2d5PC9zZWNvbmRhcnktdGl0bGU+PC90aXRsZXM+
PHBlcmlvZGljYWw+PGZ1bGwtdGl0bGU+Sm91cm5hbCBvZiBiYWN0ZXJpb2xvZ3k8L2Z1bGwtdGl0
bGU+PC9wZXJpb2RpY2FsPjxwYWdlcz4xMzkwLTE0MDA8L3BhZ2VzPjx2b2x1bWU+MTkwPC92b2x1
bWU+PG51bWJlcj40PC9udW1iZXI+PGRhdGVzPjx5ZWFyPjIwMDg8L3llYXI+PHB1Yi1kYXRlcz48
ZGF0ZT5GZWJydWFyeSAxNSwgMjAwODwvZGF0ZT48L3B1Yi1kYXRlcz48L2RhdGVzPjx1cmxzPjxy
ZWxhdGVkLXVybHM+PHVybD5odHRwOi8vamIuYXNtLm9yZy9jb250ZW50LzE5MC80LzEzOTAuYWJz
dHJhY3Q8L3VybD48L3JlbGF0ZWQtdXJscz48L3VybHM+PGVsZWN0cm9uaWMtcmVzb3VyY2UtbnVt
PjEwLjExMjgvamIuMDE0MTItMDc8L2VsZWN0cm9uaWMtcmVzb3VyY2UtbnVtPjwvcmVjb3JkPjwv
Q2l0ZT48L0VuZE5vdGU+
</w:fldData>
        </w:fldChar>
      </w:r>
      <w:r w:rsidR="00820E6F">
        <w:rPr>
          <w:rFonts w:eastAsia="Calibri" w:cs="Arial"/>
          <w:color w:val="000000" w:themeColor="text1"/>
        </w:rPr>
        <w:instrText xml:space="preserve"> ADDIN EN.CITE </w:instrText>
      </w:r>
      <w:r w:rsidR="00820E6F">
        <w:rPr>
          <w:rFonts w:eastAsia="Calibri" w:cs="Arial"/>
          <w:color w:val="000000" w:themeColor="text1"/>
        </w:rPr>
        <w:fldChar w:fldCharType="begin">
          <w:fldData xml:space="preserve">PEVuZE5vdGU+PENpdGU+PEF1dGhvcj5TZW1lbm92YTwvQXV0aG9yPjxZZWFyPjIwMTE8L1llYXI+
PFJlY051bT4xMDEwPC9SZWNOdW0+PERpc3BsYXlUZXh0PigzOS00Mik8L0Rpc3BsYXlUZXh0Pjxy
ZWNvcmQ+PHJlYy1udW1iZXI+MTAxMDwvcmVjLW51bWJlcj48Zm9yZWlnbi1rZXlzPjxrZXkgYXBw
PSJFTiIgZGItaWQ9InhycjJzd3dleGEycmQ4ZWQyZDZ4ZndmMjByOXY1ZGV2dDJlMiIgdGltZXN0
YW1wPSIxNTU2NjMyNjUyIiBndWlkPSIwNmZjN2U5Yy1kNjE4LTQ0MjUtOWM3ZS00ODZhYmU1ZWZm
NGYiPjEwMTA8L2tleT48a2V5IGFwcD0iRU5XZWIiIGRiLWlkPSIiPjA8L2tleT48L2ZvcmVpZ24t
a2V5cz48cmVmLXR5cGUgbmFtZT0iSm91cm5hbCBBcnRpY2xlIj4xNzwvcmVmLXR5cGU+PGNvbnRy
aWJ1dG9ycz48YXV0aG9ycz48YXV0aG9yPlNlbWVub3ZhLCBFa2F0ZXJpbmE8L2F1dGhvcj48YXV0
aG9yPkpvcmUsIE1hdHRoaWpzIE0uPC9hdXRob3I+PGF1dGhvcj5EYXRzZW5rbywgS2lyaWxsIEEu
PC9hdXRob3I+PGF1dGhvcj5TZW1lbm92YSwgQW5uYTwvYXV0aG9yPjxhdXRob3I+V2VzdHJhLCBF
ZHplIFIuPC9hdXRob3I+PGF1dGhvcj5XYW5uZXIsIEJhcnJ5PC9hdXRob3I+PGF1dGhvcj52YW4g
ZGVyIE9vc3QsIEpvaG48L2F1dGhvcj48YXV0aG9yPkJyb3VucywgU3RhbiBKLiBKLjwvYXV0aG9y
PjxhdXRob3I+U2V2ZXJpbm92LCBLb25zdGFudGluPC9hdXRob3I+PC9hdXRob3JzPjwvY29udHJp
YnV0b3JzPjx0aXRsZXM+PHRpdGxlPkludGVyZmVyZW5jZSBieSBjbHVzdGVyZWQgcmVndWxhcmx5
IGludGVyc3BhY2VkIHNob3J0IHBhbGluZHJvbWljIHJlcGVhdCAoQ1JJU1BSKSBSTkEgaXMgZ292
ZXJuZWQgYnkgYSBzZWVkIHNlcXVlbmNlPC90aXRsZT48c2Vjb25kYXJ5LXRpdGxlPlByb2NlZWRp
bmdzIG9mIHRoZSBOYXRpb25hbCBBY2FkZW15IG9mIFNjaWVuY2VzPC9zZWNvbmRhcnktdGl0bGU+
PC90aXRsZXM+PHBlcmlvZGljYWw+PGZ1bGwtdGl0bGU+UHJvY2VlZGluZ3Mgb2YgdGhlIE5hdGlv
bmFsIEFjYWRlbXkgb2YgU2NpZW5jZXM8L2Z1bGwtdGl0bGU+PC9wZXJpb2RpY2FsPjxwYWdlcz4x
MDA5OC0xMDEwMzwvcGFnZXM+PHZvbHVtZT4xMDg8L3ZvbHVtZT48bnVtYmVyPjI1PC9udW1iZXI+
PGRhdGVzPjx5ZWFyPjIwMTE8L3llYXI+PHB1Yi1kYXRlcz48ZGF0ZT5KdW5lIDIxLCAyMDExPC9k
YXRlPjwvcHViLWRhdGVzPjwvZGF0ZXM+PHVybHM+PHJlbGF0ZWQtdXJscz48dXJsPmh0dHA6Ly93
d3cucG5hcy5vcmcvY29udGVudC8xMDgvMjUvMTAwOTguYWJzdHJhY3Q8L3VybD48L3JlbGF0ZWQt
dXJscz48L3VybHM+PGVsZWN0cm9uaWMtcmVzb3VyY2UtbnVtPjEwLjEwNzMvcG5hcy4xMTA0MTQ0
MTA4PC9lbGVjdHJvbmljLXJlc291cmNlLW51bT48L3JlY29yZD48L0NpdGU+PENpdGU+PEF1dGhv
cj5XZXN0cmE8L0F1dGhvcj48WWVhcj4yMDEzPC9ZZWFyPjxSZWNOdW0+MzU1PC9SZWNOdW0+PHJl
Y29yZD48cmVjLW51bWJlcj4zNTU8L3JlYy1udW1iZXI+PGZvcmVpZ24ta2V5cz48a2V5IGFwcD0i
RU4iIGRiLWlkPSJ4cnIyc3d3ZXhhMnJkOGVkMmQ2eGZ3ZjIwcjl2NWRldnQyZTIiIHRpbWVzdGFt
cD0iMTU1NjIyOTI5OCIgZ3VpZD0iZDRlZWQ3MjgtNjNlYy00MTcyLTk4ZjYtMmUwOGRlMThkNDk0
Ij4zNTU8L2tleT48L2ZvcmVpZ24ta2V5cz48cmVmLXR5cGUgbmFtZT0iSm91cm5hbCBBcnRpY2xl
Ij4xNzwvcmVmLXR5cGU+PGNvbnRyaWJ1dG9ycz48YXV0aG9ycz48YXV0aG9yPldlc3RyYSwgRWR6
ZSBSPC9hdXRob3I+PGF1dGhvcj5TZW1lbm92YSwgRWthdGVyaW5hPC9hdXRob3I+PGF1dGhvcj5E
YXRzZW5rbywgS2lyaWxsIEE8L2F1dGhvcj48YXV0aG9yPkphY2tzb24sIFJ5YW4gTjwvYXV0aG9y
PjxhdXRob3I+V2llZGVuaGVmdCwgQmxha2U8L2F1dGhvcj48YXV0aG9yPlNldmVyaW5vdiwgS29u
c3RhbnRpbjwvYXV0aG9yPjxhdXRob3I+QnJvdW5zLCBTdGFuIEpKPC9hdXRob3I+PC9hdXRob3Jz
PjwvY29udHJpYnV0b3JzPjx0aXRsZXM+PHRpdGxlPlR5cGUgSUUgQ1JJU1BSLWNhcyBzeXN0ZW1z
IGRpc2NyaW1pbmF0ZSB0YXJnZXQgZnJvbSBub24tdGFyZ2V0IEROQSB0aHJvdWdoIGJhc2UgcGFp
cmluZy1pbmRlcGVuZGVudCBQQU0gcmVjb2duaXRpb248L3RpdGxlPjxzZWNvbmRhcnktdGl0bGU+
UExvUyBnZW5ldGljczwvc2Vjb25kYXJ5LXRpdGxlPjwvdGl0bGVzPjxwZXJpb2RpY2FsPjxmdWxs
LXRpdGxlPlBMb1MgZ2VuZXRpY3M8L2Z1bGwtdGl0bGU+PC9wZXJpb2RpY2FsPjxwYWdlcz5lMTAw
Mzc0MjwvcGFnZXM+PHZvbHVtZT45PC92b2x1bWU+PG51bWJlcj45PC9udW1iZXI+PGRhdGVzPjx5
ZWFyPjIwMTM8L3llYXI+PC9kYXRlcz48aXNibj4xNTUzLTc0MDQ8L2lzYm4+PHVybHM+PC91cmxz
PjwvcmVjb3JkPjwvQ2l0ZT48Q2l0ZT48QXV0aG9yPk1vamljYTwvQXV0aG9yPjxZZWFyPjIwMDk8
L1llYXI+PFJlY051bT4yMjQ8L1JlY051bT48cmVjb3JkPjxyZWMtbnVtYmVyPjIyNDwvcmVjLW51
bWJlcj48Zm9yZWlnbi1rZXlzPjxrZXkgYXBwPSJFTiIgZGItaWQ9InhycjJzd3dleGEycmQ4ZWQy
ZDZ4ZndmMjByOXY1ZGV2dDJlMiIgdGltZXN0YW1wPSIxNTU2MjI5Mjc4IiBndWlkPSI1OWNkMmYy
NC1mMWJhLTQ3YzUtYjI4Ni1jOTYzMmYzZTQzODQiPjIyNDwva2V5PjwvZm9yZWlnbi1rZXlzPjxy
ZWYtdHlwZSBuYW1lPSJKb3VybmFsIEFydGljbGUiPjE3PC9yZWYtdHlwZT48Y29udHJpYnV0b3Jz
PjxhdXRob3JzPjxhdXRob3I+TW9qaWNhLCBGLiBKLjwvYXV0aG9yPjxhdXRob3I+RGllei1WaWxs
YXNlbm9yLCBDLjwvYXV0aG9yPjxhdXRob3I+R2FyY2lhLU1hcnRpbmV6LCBKLjwvYXV0aG9yPjxh
dXRob3I+QWxtZW5kcm9zLCBDLjwvYXV0aG9yPjwvYXV0aG9ycz48L2NvbnRyaWJ1dG9ycz48YXV0
aC1hZGRyZXNzPkRlcGFydGFtZW50byBkZSBGaXNpb2xvZ2lhLCBHZW5ldGljYSB5IE1pY3JvYmlv
bG9naWEsIEZhY3VsdGFkIGRlIENpZW5jaWFzLCBVbml2ZXJzaWRhZCBkZSBBbGljYW50ZSwgRS0w
MzA4MCBBbGljYW50ZSwgU3BhaW4uIGZtb2ppY2FAdWEuZXM8L2F1dGgtYWRkcmVzcz48dGl0bGVz
Pjx0aXRsZT5TaG9ydCBtb3RpZiBzZXF1ZW5jZXMgZGV0ZXJtaW5lIHRoZSB0YXJnZXRzIG9mIHRo
ZSBwcm9rYXJ5b3RpYyBDUklTUFIgZGVmZW5jZSBzeXN0ZW08L3RpdGxlPjxzZWNvbmRhcnktdGl0
bGU+TWljcm9iaW9sb2d5PC9zZWNvbmRhcnktdGl0bGU+PC90aXRsZXM+PHBlcmlvZGljYWw+PGZ1
bGwtdGl0bGU+TWljcm9iaW9sb2d5PC9mdWxsLXRpdGxlPjwvcGVyaW9kaWNhbD48cGFnZXM+NzMz
LTQwPC9wYWdlcz48dm9sdW1lPjE1NTwvdm9sdW1lPjxudW1iZXI+UHQgMzwvbnVtYmVyPjxrZXl3
b3Jkcz48a2V5d29yZD5Db25zZXJ2ZWQgU2VxdWVuY2U8L2tleXdvcmQ+PGtleXdvcmQ+RE5BLCBJ
bnRlcmdlbmljLypnZW5ldGljczwva2V5d29yZD48a2V5d29yZD4qSW52ZXJ0ZWQgUmVwZWF0IFNl
cXVlbmNlczwva2V5d29yZD48a2V5d29yZD5Nb2xlY3VsYXIgU2VxdWVuY2UgRGF0YTwva2V5d29y
ZD48a2V5d29yZD5STkEsIEJhY3RlcmlhbC9nZW5ldGljczwva2V5d29yZD48a2V5d29yZD5TZXF1
ZW5jZSBBbGlnbm1lbnQ8L2tleXdvcmQ+PGtleXdvcmQ+U2VxdWVuY2UgQW5hbHlzaXMsIEROQTwv
a2V5d29yZD48a2V5d29yZD5TdHJlcHRvY29jY3VzIHRoZXJtb3BoaWx1cy8qZ2VuZXRpY3M8L2tl
eXdvcmQ+PC9rZXl3b3Jkcz48ZGF0ZXM+PHllYXI+MjAwOTwveWVhcj48cHViLWRhdGVzPjxkYXRl
Pk1hcjwvZGF0ZT48L3B1Yi1kYXRlcz48L2RhdGVzPjxpc2JuPjEzNTAtMDg3MiAoUHJpbnQpJiN4
RDsxMzUwLTA4NzIgKExpbmtpbmcpPC9pc2JuPjxhY2Nlc3Npb24tbnVtPjE5MjQ2NzQ0PC9hY2Nl
c3Npb24tbnVtPjx1cmxzPjxyZWxhdGVkLXVybHM+PHVybD5odHRwczovL3d3dy5uY2JpLm5sbS5u
aWguZ292L3B1Ym1lZC8xOTI0Njc0NDwvdXJsPjwvcmVsYXRlZC11cmxzPjwvdXJscz48ZWxlY3Ry
b25pYy1yZXNvdXJjZS1udW0+MTAuMTA5OS9taWMuMC4wMjM5NjAtMDwvZWxlY3Ryb25pYy1yZXNv
dXJjZS1udW0+PC9yZWNvcmQ+PC9DaXRlPjxDaXRlPjxBdXRob3I+RGV2ZWF1PC9BdXRob3I+PFll
YXI+MjAwODwvWWVhcj48UmVjTnVtPjMxNDwvUmVjTnVtPjxyZWNvcmQ+PHJlYy1udW1iZXI+MzE0
PC9yZWMtbnVtYmVyPjxmb3JlaWduLWtleXM+PGtleSBhcHA9IkVOIiBkYi1pZD0ieHJyMnN3d2V4
YTJyZDhlZDJkNnhmd2YyMHI5djVkZXZ0MmUyIiB0aW1lc3RhbXA9IjE1NTYyMjkyODkiIGd1aWQ9
IjEzZmQ4OWU0LWRiMWUtNGJiMi05ZDFlLWEwNmY4NzU0OWM0NCI+MzE0PC9rZXk+PC9mb3JlaWdu
LWtleXM+PHJlZi10eXBlIG5hbWU9IkpvdXJuYWwgQXJ0aWNsZSI+MTc8L3JlZi10eXBlPjxjb250
cmlidXRvcnM+PGF1dGhvcnM+PGF1dGhvcj5EZXZlYXUsIEjDqWzDqG5lPC9hdXRob3I+PGF1dGhv
cj5CYXJyYW5nb3UsIFJvZG9scGhlPC9hdXRob3I+PGF1dGhvcj5HYXJuZWF1LCBKb3NpYW5lIEUu
PC9hdXRob3I+PGF1dGhvcj5MYWJvbnTDqSwgSmVzc2ljYTwvYXV0aG9yPjxhdXRob3I+RnJlbWF1
eCwgQ2hyaXN0b3BoZTwvYXV0aG9yPjxhdXRob3I+Qm95YXZhbCwgUGF0cmljazwvYXV0aG9yPjxh
dXRob3I+Um9tZXJvLCBEZW5uaXMgQS48L2F1dGhvcj48YXV0aG9yPkhvcnZhdGgsIFBoaWxpcHBl
PC9hdXRob3I+PGF1dGhvcj5Nb2luZWF1LCBTeWx2YWluPC9hdXRob3I+PC9hdXRob3JzPjwvY29u
dHJpYnV0b3JzPjx0aXRsZXM+PHRpdGxlPjxzdHlsZSBmYWNlPSJub3JtYWwiIGZvbnQ9ImRlZmF1
bHQiIHNpemU9IjEwMCUiPlBoYWdlIFJlc3BvbnNlIHRvIENSSVNQUi1FbmNvZGVkIFJlc2lzdGFu
Y2UgaW4gPC9zdHlsZT48c3R5bGUgZmFjZT0iaXRhbGljIiBmb250PSJkZWZhdWx0IiBzaXplPSIx
MDAlIj5TdHJlcHRvY29jY3VzIHRoZXJtb3BoaWx1czwvc3R5bGU+PC90aXRsZT48c2Vjb25kYXJ5
LXRpdGxlPkpvdXJuYWwgb2YgQmFjdGVyaW9sb2d5PC9zZWNvbmRhcnktdGl0bGU+PC90aXRsZXM+
PHBlcmlvZGljYWw+PGZ1bGwtdGl0bGU+Sm91cm5hbCBvZiBiYWN0ZXJpb2xvZ3k8L2Z1bGwtdGl0
bGU+PC9wZXJpb2RpY2FsPjxwYWdlcz4xMzkwLTE0MDA8L3BhZ2VzPjx2b2x1bWU+MTkwPC92b2x1
bWU+PG51bWJlcj40PC9udW1iZXI+PGRhdGVzPjx5ZWFyPjIwMDg8L3llYXI+PHB1Yi1kYXRlcz48
ZGF0ZT5GZWJydWFyeSAxNSwgMjAwODwvZGF0ZT48L3B1Yi1kYXRlcz48L2RhdGVzPjx1cmxzPjxy
ZWxhdGVkLXVybHM+PHVybD5odHRwOi8vamIuYXNtLm9yZy9jb250ZW50LzE5MC80LzEzOTAuYWJz
dHJhY3Q8L3VybD48L3JlbGF0ZWQtdXJscz48L3VybHM+PGVsZWN0cm9uaWMtcmVzb3VyY2UtbnVt
PjEwLjExMjgvamIuMDE0MTItMDc8L2VsZWN0cm9uaWMtcmVzb3VyY2UtbnVtPjwvcmVjb3JkPjwv
Q2l0ZT48L0VuZE5vdGU+
</w:fldData>
        </w:fldChar>
      </w:r>
      <w:r w:rsidR="00820E6F">
        <w:rPr>
          <w:rFonts w:eastAsia="Calibri" w:cs="Arial"/>
          <w:color w:val="000000" w:themeColor="text1"/>
        </w:rPr>
        <w:instrText xml:space="preserve"> ADDIN EN.CITE.DATA </w:instrText>
      </w:r>
      <w:r w:rsidR="00820E6F">
        <w:rPr>
          <w:rFonts w:eastAsia="Calibri" w:cs="Arial"/>
          <w:color w:val="000000" w:themeColor="text1"/>
        </w:rPr>
      </w:r>
      <w:r w:rsidR="00820E6F">
        <w:rPr>
          <w:rFonts w:eastAsia="Calibri" w:cs="Arial"/>
          <w:color w:val="000000" w:themeColor="text1"/>
        </w:rPr>
        <w:fldChar w:fldCharType="end"/>
      </w:r>
      <w:r w:rsidR="00677D88">
        <w:rPr>
          <w:rFonts w:eastAsia="Calibri" w:cs="Arial"/>
          <w:color w:val="000000" w:themeColor="text1"/>
        </w:rPr>
      </w:r>
      <w:r w:rsidR="00677D88">
        <w:rPr>
          <w:rFonts w:eastAsia="Calibri" w:cs="Arial"/>
          <w:color w:val="000000" w:themeColor="text1"/>
        </w:rPr>
        <w:fldChar w:fldCharType="separate"/>
      </w:r>
      <w:r w:rsidR="00820E6F">
        <w:rPr>
          <w:rFonts w:eastAsia="Calibri" w:cs="Arial"/>
          <w:noProof/>
          <w:color w:val="000000" w:themeColor="text1"/>
        </w:rPr>
        <w:t>(39-42)</w:t>
      </w:r>
      <w:r w:rsidR="00677D88">
        <w:rPr>
          <w:rFonts w:eastAsia="Calibri" w:cs="Arial"/>
          <w:color w:val="000000" w:themeColor="text1"/>
        </w:rPr>
        <w:fldChar w:fldCharType="end"/>
      </w:r>
      <w:r w:rsidR="00157B87">
        <w:rPr>
          <w:rFonts w:eastAsia="Calibri" w:cs="Arial"/>
          <w:color w:val="000000" w:themeColor="text1"/>
        </w:rPr>
        <w:t xml:space="preserve">. Phage evolution to overcome CRISPR </w:t>
      </w:r>
      <w:r w:rsidR="001B052E">
        <w:rPr>
          <w:rFonts w:eastAsia="Calibri" w:cs="Arial"/>
          <w:color w:val="000000" w:themeColor="text1"/>
        </w:rPr>
        <w:t>immunity</w:t>
      </w:r>
      <w:r w:rsidR="00BC23BC">
        <w:rPr>
          <w:rFonts w:eastAsia="Calibri" w:cs="Arial"/>
          <w:color w:val="000000" w:themeColor="text1"/>
        </w:rPr>
        <w:t xml:space="preserve"> can lead to</w:t>
      </w:r>
      <w:r w:rsidR="00BC23BC" w:rsidRPr="00087F53">
        <w:rPr>
          <w:rFonts w:eastAsia="Calibri" w:cs="Arial"/>
          <w:color w:val="000000" w:themeColor="text1"/>
        </w:rPr>
        <w:t xml:space="preserve"> </w:t>
      </w:r>
      <w:r w:rsidR="00BC23BC">
        <w:rPr>
          <w:rFonts w:eastAsia="Calibri" w:cs="Arial"/>
          <w:color w:val="000000" w:themeColor="text1"/>
        </w:rPr>
        <w:t xml:space="preserve">CRISPR-phage </w:t>
      </w:r>
      <w:r w:rsidR="00BC23BC" w:rsidRPr="00087F53">
        <w:rPr>
          <w:rFonts w:eastAsia="Calibri" w:cs="Arial"/>
          <w:color w:val="000000" w:themeColor="text1"/>
        </w:rPr>
        <w:t xml:space="preserve">coevolution </w:t>
      </w:r>
      <w:r w:rsidR="00BC23BC" w:rsidRPr="00087F53">
        <w:rPr>
          <w:rFonts w:eastAsia="Calibri" w:cs="Arial"/>
          <w:color w:val="000000" w:themeColor="text1"/>
        </w:rPr>
        <w:fldChar w:fldCharType="begin">
          <w:fldData xml:space="preserve">PEVuZE5vdGU+PENpdGU+PEF1dGhvcj5Db21tb248L0F1dGhvcj48WWVhcj4yMDE5PC9ZZWFyPjxS
ZWNOdW0+MzUzPC9SZWNOdW0+PERpc3BsYXlUZXh0Pig0My00Nik8L0Rpc3BsYXlUZXh0PjxyZWNv
cmQ+PHJlYy1udW1iZXI+MzUzPC9yZWMtbnVtYmVyPjxmb3JlaWduLWtleXM+PGtleSBhcHA9IkVO
IiBkYi1pZD0ieHJyMnN3d2V4YTJyZDhlZDJkNnhmd2YyMHI5djVkZXZ0MmUyIiB0aW1lc3RhbXA9
IjE1NTYyMjkyOTgiIGd1aWQ9ImIzNmQ2NDgxLTQ1NGMtNDcwZS05MGE2LTJmYjYwOTM5Y2E4ZiI+
MzUzPC9rZXk+PC9mb3JlaWduLWtleXM+PHJlZi10eXBlIG5hbWU9IkpvdXJuYWwgQXJ0aWNsZSI+
MTc8L3JlZi10eXBlPjxjb250cmlidXRvcnM+PGF1dGhvcnM+PGF1dGhvcj5Db21tb24sIEphY2s8
L2F1dGhvcj48YXV0aG9yPk1vcmxleSwgRGFuaWVsPC9hdXRob3I+PGF1dGhvcj52YW4gSG91dGUs
IFN0aW5la2U8L2F1dGhvcj48YXV0aG9yPldlc3RyYSwgRWR6ZSBSPC9hdXRob3I+PC9hdXRob3Jz
PjwvY29udHJpYnV0b3JzPjx0aXRsZXM+PHRpdGxlPjxzdHlsZSBmYWNlPSJub3JtYWwiIGZvbnQ9
ImRlZmF1bHQiIHNpemU9IjEwMCUiPkNSSVNQUi1DYXMgaW1tdW5pdHkgbGVhZHMgdG8gYSBjb2V2
b2x1dGlvbmFyeSBhcm1zIHJhY2UgYmV0d2VlbiA8L3N0eWxlPjxzdHlsZSBmYWNlPSJpdGFsaWMi
IGZvbnQ9ImRlZmF1bHQiIHNpemU9IjEwMCUiPlN0cmVwdG9jb2NjdXM8L3N0eWxlPjxzdHlsZSBm
YWNlPSJub3JtYWwiIGZvbnQ9ImRlZmF1bHQiIHNpemU9IjEwMCUiPiA8L3N0eWxlPjxzdHlsZSBm
YWNlPSJpdGFsaWMiIGZvbnQ9ImRlZmF1bHQiIHNpemU9IjEwMCUiPnRoZXJtb3BoaWx1czwvc3R5
bGU+PHN0eWxlIGZhY2U9Im5vcm1hbCIgZm9udD0iZGVmYXVsdCIgc2l6ZT0iMTAwJSI+IGFuZCBs
eXRpYyBwaGFnZTwvc3R5bGU+PC90aXRsZT48c2Vjb25kYXJ5LXRpdGxlPlBoaWxvc29waGljYWwg
VHJhbnNhY3Rpb25zIG9mIHRoZSBSb3lhbCBTb2NpZXR5IEI6IEJpb2xvZ2ljYWwgU2NpZW5jZXM8
L3NlY29uZGFyeS10aXRsZT48L3RpdGxlcz48cGVyaW9kaWNhbD48ZnVsbC10aXRsZT5QaGlsb3Nv
cGhpY2FsIFRyYW5zYWN0aW9ucyBvZiB0aGUgUm95YWwgU29jaWV0eSBCOiBCaW9sb2dpY2FsIFNj
aWVuY2VzPC9mdWxsLXRpdGxlPjwvcGVyaW9kaWNhbD48ZGF0ZXM+PHllYXI+MjAxOTwveWVhcj48
L2RhdGVzPjx1cmxzPjwvdXJscz48ZWxlY3Ryb25pYy1yZXNvdXJjZS1udW0+MTAuMTA5OC9yc3Ri
LjIwMTguMDA5ODwvZWxlY3Ryb25pYy1yZXNvdXJjZS1udW0+PC9yZWNvcmQ+PC9DaXRlPjxDaXRl
PjxBdXRob3I+UGFlei1Fc3Bpbm88L0F1dGhvcj48WWVhcj4yMDEzPC9ZZWFyPjxSZWNOdW0+Mjcw
PC9SZWNOdW0+PHJlY29yZD48cmVjLW51bWJlcj4yNzA8L3JlYy1udW1iZXI+PGZvcmVpZ24ta2V5
cz48a2V5IGFwcD0iRU4iIGRiLWlkPSJ4cnIyc3d3ZXhhMnJkOGVkMmQ2eGZ3ZjIwcjl2NWRldnQy
ZTIiIHRpbWVzdGFtcD0iMTU1NjIyOTI4MiIgZ3VpZD0iZGY5MTg2NmEtOGE0NC00YzMzLWJkOTQt
OWYxZTJlMGQ5ZWZiIj4yNzA8L2tleT48L2ZvcmVpZ24ta2V5cz48cmVmLXR5cGUgbmFtZT0iSm91
cm5hbCBBcnRpY2xlIj4xNzwvcmVmLXR5cGU+PGNvbnRyaWJ1dG9ycz48YXV0aG9ycz48YXV0aG9y
PlBhZXotRXNwaW5vLCBEYXZpZDwvYXV0aG9yPjxhdXRob3I+TW9yb3ZpYywgV2VzbGV5PC9hdXRo
b3I+PGF1dGhvcj5TdW4sIENocmlzdGluZSBMPC9hdXRob3I+PGF1dGhvcj5UaG9tYXMsIEJyaWFu
IEM8L2F1dGhvcj48YXV0aG9yPlVlZGEsIEtlbi1pY2hpPC9hdXRob3I+PGF1dGhvcj5TdGFobCwg
QnVmZnk8L2F1dGhvcj48YXV0aG9yPkJhcnJhbmdvdSwgUm9kb2xwaGU8L2F1dGhvcj48YXV0aG9y
PkJhbmZpZWxkLCBKaWxsaWFuIEY8L2F1dGhvcj48L2F1dGhvcnM+PC9jb250cmlidXRvcnM+PHRp
dGxlcz48dGl0bGU+U3Ryb25nIGJpYXMgaW4gdGhlIGJhY3RlcmlhbCBDUklTUFIgZWxlbWVudHMg
dGhhdCBjb25mZXIgaW1tdW5pdHkgdG8gcGhhZ2U8L3RpdGxlPjxzZWNvbmRhcnktdGl0bGU+TmF0
dXJlIGNvbW11bmljYXRpb25zPC9zZWNvbmRhcnktdGl0bGU+PC90aXRsZXM+PHBlcmlvZGljYWw+
PGZ1bGwtdGl0bGU+TmF0dXJlIGNvbW11bmljYXRpb25zPC9mdWxsLXRpdGxlPjwvcGVyaW9kaWNh
bD48cGFnZXM+MTQzMDwvcGFnZXM+PHZvbHVtZT40PC92b2x1bWU+PGRhdGVzPjx5ZWFyPjIwMTM8
L3llYXI+PC9kYXRlcz48aXNibj4yMDQxLTE3MjM8L2lzYm4+PHVybHM+PC91cmxzPjwvcmVjb3Jk
PjwvQ2l0ZT48Q2l0ZT48QXV0aG9yPlBhZXotRXNwaW5vPC9BdXRob3I+PFllYXI+MjAxNTwvWWVh
cj48UmVjTnVtPjMzMzwvUmVjTnVtPjxyZWNvcmQ+PHJlYy1udW1iZXI+MzMzPC9yZWMtbnVtYmVy
Pjxmb3JlaWduLWtleXM+PGtleSBhcHA9IkVOIiBkYi1pZD0ieHJyMnN3d2V4YTJyZDhlZDJkNnhm
d2YyMHI5djVkZXZ0MmUyIiB0aW1lc3RhbXA9IjE1NTYyMjkyOTciIGd1aWQ9ImRlMjQ1OGViLTE0
MGMtNGNiOS05MDlhLTQ2MmQ1YzY2YmFmOSI+MzMzPC9rZXk+PC9mb3JlaWduLWtleXM+PHJlZi10
eXBlIG5hbWU9IkpvdXJuYWwgQXJ0aWNsZSI+MTc8L3JlZi10eXBlPjxjb250cmlidXRvcnM+PGF1
dGhvcnM+PGF1dGhvcj5QYWV6LUVzcGlubywgRGF2aWQ8L2F1dGhvcj48YXV0aG9yPlNoYXJvbiwg
SS48L2F1dGhvcj48YXV0aG9yPk1vcm92aWMsIFcuPC9hdXRob3I+PGF1dGhvcj5TdGFobCwgQi48
L2F1dGhvcj48YXV0aG9yPlRob21hcywgQi4gQy48L2F1dGhvcj48YXV0aG9yPkJhcnJhbmdvdSwg
Ui48L2F1dGhvcj48YXV0aG9yPkJhbmZpZWxkLCBKLiBGLjwvYXV0aG9yPjwvYXV0aG9ycz48L2Nv
bnRyaWJ1dG9ycz48YXV0aC1hZGRyZXNzPlVuaXZlcnNpdHkgb2YgQ2FsaWZvcm5pYSwgQmVya2Vs
ZXksIENhbGlmb3JuaWEsIFVTQS4mI3hEO0R1UG9udCBOdXRyaXRpb24gYW5kIEhlYWx0aCwgTWFk
aXNvbiwgV2lzY29uc2luLCBVU0EuJiN4RDtEZXBhcnRtZW50IG9mIEZvb2QsIEJpb3Byb2Nlc3Np
bmcgYW5kIE51dHJpdGlvbiBTY2llbmNlcywgTm9ydGggQ2Fyb2xpbmEgU3RhdGUgVW5pdmVyc2l0
eSwgUmFsZWlnaCwgTm9ydGggQ2Fyb2xpbmEsIFVTQSByYmFycmFuQG5jc3UuZWR1IGpiYW5maWVs
ZEBiZXJrZWxleS5lZHUuJiN4RDtVbml2ZXJzaXR5IG9mIENhbGlmb3JuaWEsIEJlcmtlbGV5LCBD
YWxpZm9ybmlhLCBVU0EgcmJhcnJhbkBuY3N1LmVkdSBqYmFuZmllbGRAYmVya2VsZXkuZWR1Ljwv
YXV0aC1hZGRyZXNzPjx0aXRsZXM+PHRpdGxlPkNSSVNQUiBpbW11bml0eSBkcml2ZXMgcmFwaWQg
cGhhZ2UgZ2Vub21lIGV2b2x1dGlvbiBpbiBTdHJlcHRvY29jY3VzIHRoZXJtb3BoaWx1czwvdGl0
bGU+PHNlY29uZGFyeS10aXRsZT5NQmlvPC9zZWNvbmRhcnktdGl0bGU+PC90aXRsZXM+PHBlcmlv
ZGljYWw+PGZ1bGwtdGl0bGU+TUJpbzwvZnVsbC10aXRsZT48L3BlcmlvZGljYWw+PHZvbHVtZT42
PC92b2x1bWU+PG51bWJlcj4yPC9udW1iZXI+PGtleXdvcmRzPjxrZXl3b3JkPipBZGFwdGF0aW9u
LCBCaW9sb2dpY2FsPC9rZXl3b3JkPjxrZXl3b3JkPipDUklTUFItQ2FzIFN5c3RlbXM8L2tleXdv
cmQ+PGtleXdvcmQ+KkV2b2x1dGlvbiwgTW9sZWN1bGFyPC9rZXl3b3JkPjxrZXl3b3JkPkdlbm9t
ZSwgVmlyYWw8L2tleXdvcmQ+PGtleXdvcmQ+Kkhvc3QtUGFyYXNpdGUgSW50ZXJhY3Rpb25zPC9r
ZXl3b3JkPjxrZXl3b3JkPk11dGF0aW9uIFJhdGU8L2tleXdvcmQ+PGtleXdvcmQ+KlBvbHltb3Jw
aGlzbSwgU2luZ2xlIE51Y2xlb3RpZGU8L2tleXdvcmQ+PGtleXdvcmQ+UmVjb21iaW5hdGlvbiwg
R2VuZXRpYzwva2V5d29yZD48a2V5d29yZD5TdHJlcHRvY29jY3VzIHRoZXJtb3BoaWx1cy8qZ2Vu
ZXRpY3MvKnZpcm9sb2d5PC9rZXl3b3JkPjwva2V5d29yZHM+PGRhdGVzPjx5ZWFyPjIwMTU8L3ll
YXI+PHB1Yi1kYXRlcz48ZGF0ZT5BcHIgMjE8L2RhdGU+PC9wdWItZGF0ZXM+PC9kYXRlcz48aXNi
bj4yMTUwLTc1MTEgKEVsZWN0cm9uaWMpPC9pc2JuPjxhY2Nlc3Npb24tbnVtPjI1OTAwNjUyPC9h
Y2Nlc3Npb24tbnVtPjx1cmxzPjxyZWxhdGVkLXVybHM+PHVybD5odHRwczovL3d3dy5uY2JpLm5s
bS5uaWguZ292L3B1Ym1lZC8yNTkwMDY1MjwvdXJsPjwvcmVsYXRlZC11cmxzPjwvdXJscz48Y3Vz
dG9tMj5QTUM0NDUzNTc3PC9jdXN0b20yPjxlbGVjdHJvbmljLXJlc291cmNlLW51bT4xMC4xMTI4
L21CaW8uMDAyNjItMTU8L2VsZWN0cm9uaWMtcmVzb3VyY2UtbnVtPjwvcmVjb3JkPjwvQ2l0ZT48
Q2l0ZT48QXV0aG9yPlN1bjwvQXV0aG9yPjxZZWFyPjIwMTY8L1llYXI+PFJlY051bT4yMjY8L1Jl
Y051bT48cmVjb3JkPjxyZWMtbnVtYmVyPjIyNjwvcmVjLW51bWJlcj48Zm9yZWlnbi1rZXlzPjxr
ZXkgYXBwPSJFTiIgZGItaWQ9InhycjJzd3dleGEycmQ4ZWQyZDZ4ZndmMjByOXY1ZGV2dDJlMiIg
dGltZXN0YW1wPSIxNTU2MjI5Mjc4IiBndWlkPSI2MDk4MTI0NC1hNGZjLTQ1NGMtYmExNC0xN2Fk
Mjc0ODM1MmQiPjIyNjwva2V5PjwvZm9yZWlnbi1rZXlzPjxyZWYtdHlwZSBuYW1lPSJKb3VybmFs
IEFydGljbGUiPjE3PC9yZWYtdHlwZT48Y29udHJpYnV0b3JzPjxhdXRob3JzPjxhdXRob3I+U3Vu
LCBDLiBMLjwvYXV0aG9yPjxhdXRob3I+VGhvbWFzLCBCLiBDLjwvYXV0aG9yPjxhdXRob3I+QmFy
cmFuZ291LCBSLjwvYXV0aG9yPjxhdXRob3I+QmFuZmllbGQsIEouIEYuPC9hdXRob3I+PC9hdXRo
b3JzPjwvY29udHJpYnV0b3JzPjxhdXRoLWFkZHJlc3M+RGVwYXJ0bWVudCBvZiBQbGFudCBhbmQg
TWljcm9iaWFsIEJpb2xvZ3ksIFVuaXZlcnNpdHkgb2YgQ2FsaWZvcm5pYSwgQmVya2VsZXksIENB
LCBVU0EuJiN4RDtEZXBhcnRtZW50cyBvZiBFYXJ0aCBhbmQgUGxhbmV0YXJ5IFNjaWVuY2UgYW5k
IEVudmlyb25tZW50YWwgU2NpZW5jZSwgUG9saWN5IGFuZCBNYW5hZ2VtZW50LCBVbml2ZXJzaXR5
IG9mIENhbGlmb3JuaWEsIEJlcmtlbGV5LCBDQSwgVVNBLiYjeEQ7RGVwYXJ0bWVudCBvZiBGb29k
LCBCaW9wcm9jZXNzaW5nIGFuZCBOdXRyaXRpb24gU2NpZW5jZXMsIE5vcnRoIENhcm9saW5hIFN0
YXRlIFVuaXZlcnNpdHksIFJhbGVpZ2gsIE5DLCBVU0EuPC9hdXRoLWFkZHJlc3M+PHRpdGxlcz48
dGl0bGU+TWV0YWdlbm9taWMgcmVjb25zdHJ1Y3Rpb25zIG9mIGJhY3RlcmlhbCBDUklTUFIgbG9j
aSBjb25zdHJhaW4gcG9wdWxhdGlvbiBoaXN0b3JpZXM8L3RpdGxlPjxzZWNvbmRhcnktdGl0bGU+
SVNNRSBKPC9zZWNvbmRhcnktdGl0bGU+PC90aXRsZXM+PHBlcmlvZGljYWw+PGZ1bGwtdGl0bGU+
SVNNRSBKPC9mdWxsLXRpdGxlPjwvcGVyaW9kaWNhbD48cGFnZXM+ODU4LTcwPC9wYWdlcz48dm9s
dW1lPjEwPC92b2x1bWU+PG51bWJlcj40PC9udW1iZXI+PGtleXdvcmRzPjxrZXl3b3JkPkJhY3Rl
cmlhL2NsYXNzaWZpY2F0aW9uLypnZW5ldGljcy92aXJvbG9neTwva2V5d29yZD48a2V5d29yZD5C
YWN0ZXJpb3BoYWdlcy9nZW5ldGljczwva2V5d29yZD48a2V5d29yZD4qQ1JJU1BSLUNhcyBTeXN0
ZW1zPC9rZXl3b3JkPjxrZXl3b3JkPipDbHVzdGVyZWQgUmVndWxhcmx5IEludGVyc3BhY2VkIFNo
b3J0IFBhbGluZHJvbWljIFJlcGVhdHM8L2tleXdvcmQ+PGtleXdvcmQ+TWV0YWdlbm9taWNzPC9r
ZXl3b3JkPjxrZXl3b3JkPlBsYXNtaWRzPC9rZXl3b3JkPjwva2V5d29yZHM+PGRhdGVzPjx5ZWFy
PjIwMTY8L3llYXI+PHB1Yi1kYXRlcz48ZGF0ZT5BcHI8L2RhdGU+PC9wdWItZGF0ZXM+PC9kYXRl
cz48aXNibj4xNzUxLTczNzAgKEVsZWN0cm9uaWMpJiN4RDsxNzUxLTczNjIgKExpbmtpbmcpPC9p
c2JuPjxhY2Nlc3Npb24tbnVtPjI2Mzk0MDA5PC9hY2Nlc3Npb24tbnVtPjx1cmxzPjxyZWxhdGVk
LXVybHM+PHVybD5odHRwczovL3d3dy5uY2JpLm5sbS5uaWguZ292L3B1Ym1lZC8yNjM5NDAwOTwv
dXJsPjwvcmVsYXRlZC11cmxzPjwvdXJscz48Y3VzdG9tMj5QTUM0Nzk2OTI2PC9jdXN0b20yPjxl
bGVjdHJvbmljLXJlc291cmNlLW51bT4xMC4xMDM4L2lzbWVqLjIwMTUuMTYyPC9lbGVjdHJvbmlj
LXJlc291cmNlLW51bT48L3JlY29yZD48L0NpdGU+PC9FbmROb3RlPn==
</w:fldData>
        </w:fldChar>
      </w:r>
      <w:r w:rsidR="00820E6F">
        <w:rPr>
          <w:rFonts w:eastAsia="Calibri" w:cs="Arial"/>
          <w:color w:val="000000" w:themeColor="text1"/>
        </w:rPr>
        <w:instrText xml:space="preserve"> ADDIN EN.CITE </w:instrText>
      </w:r>
      <w:r w:rsidR="00820E6F">
        <w:rPr>
          <w:rFonts w:eastAsia="Calibri" w:cs="Arial"/>
          <w:color w:val="000000" w:themeColor="text1"/>
        </w:rPr>
        <w:fldChar w:fldCharType="begin">
          <w:fldData xml:space="preserve">PEVuZE5vdGU+PENpdGU+PEF1dGhvcj5Db21tb248L0F1dGhvcj48WWVhcj4yMDE5PC9ZZWFyPjxS
ZWNOdW0+MzUzPC9SZWNOdW0+PERpc3BsYXlUZXh0Pig0My00Nik8L0Rpc3BsYXlUZXh0PjxyZWNv
cmQ+PHJlYy1udW1iZXI+MzUzPC9yZWMtbnVtYmVyPjxmb3JlaWduLWtleXM+PGtleSBhcHA9IkVO
IiBkYi1pZD0ieHJyMnN3d2V4YTJyZDhlZDJkNnhmd2YyMHI5djVkZXZ0MmUyIiB0aW1lc3RhbXA9
IjE1NTYyMjkyOTgiIGd1aWQ9ImIzNmQ2NDgxLTQ1NGMtNDcwZS05MGE2LTJmYjYwOTM5Y2E4ZiI+
MzUzPC9rZXk+PC9mb3JlaWduLWtleXM+PHJlZi10eXBlIG5hbWU9IkpvdXJuYWwgQXJ0aWNsZSI+
MTc8L3JlZi10eXBlPjxjb250cmlidXRvcnM+PGF1dGhvcnM+PGF1dGhvcj5Db21tb24sIEphY2s8
L2F1dGhvcj48YXV0aG9yPk1vcmxleSwgRGFuaWVsPC9hdXRob3I+PGF1dGhvcj52YW4gSG91dGUs
IFN0aW5la2U8L2F1dGhvcj48YXV0aG9yPldlc3RyYSwgRWR6ZSBSPC9hdXRob3I+PC9hdXRob3Jz
PjwvY29udHJpYnV0b3JzPjx0aXRsZXM+PHRpdGxlPjxzdHlsZSBmYWNlPSJub3JtYWwiIGZvbnQ9
ImRlZmF1bHQiIHNpemU9IjEwMCUiPkNSSVNQUi1DYXMgaW1tdW5pdHkgbGVhZHMgdG8gYSBjb2V2
b2x1dGlvbmFyeSBhcm1zIHJhY2UgYmV0d2VlbiA8L3N0eWxlPjxzdHlsZSBmYWNlPSJpdGFsaWMi
IGZvbnQ9ImRlZmF1bHQiIHNpemU9IjEwMCUiPlN0cmVwdG9jb2NjdXM8L3N0eWxlPjxzdHlsZSBm
YWNlPSJub3JtYWwiIGZvbnQ9ImRlZmF1bHQiIHNpemU9IjEwMCUiPiA8L3N0eWxlPjxzdHlsZSBm
YWNlPSJpdGFsaWMiIGZvbnQ9ImRlZmF1bHQiIHNpemU9IjEwMCUiPnRoZXJtb3BoaWx1czwvc3R5
bGU+PHN0eWxlIGZhY2U9Im5vcm1hbCIgZm9udD0iZGVmYXVsdCIgc2l6ZT0iMTAwJSI+IGFuZCBs
eXRpYyBwaGFnZTwvc3R5bGU+PC90aXRsZT48c2Vjb25kYXJ5LXRpdGxlPlBoaWxvc29waGljYWwg
VHJhbnNhY3Rpb25zIG9mIHRoZSBSb3lhbCBTb2NpZXR5IEI6IEJpb2xvZ2ljYWwgU2NpZW5jZXM8
L3NlY29uZGFyeS10aXRsZT48L3RpdGxlcz48cGVyaW9kaWNhbD48ZnVsbC10aXRsZT5QaGlsb3Nv
cGhpY2FsIFRyYW5zYWN0aW9ucyBvZiB0aGUgUm95YWwgU29jaWV0eSBCOiBCaW9sb2dpY2FsIFNj
aWVuY2VzPC9mdWxsLXRpdGxlPjwvcGVyaW9kaWNhbD48ZGF0ZXM+PHllYXI+MjAxOTwveWVhcj48
L2RhdGVzPjx1cmxzPjwvdXJscz48ZWxlY3Ryb25pYy1yZXNvdXJjZS1udW0+MTAuMTA5OC9yc3Ri
LjIwMTguMDA5ODwvZWxlY3Ryb25pYy1yZXNvdXJjZS1udW0+PC9yZWNvcmQ+PC9DaXRlPjxDaXRl
PjxBdXRob3I+UGFlei1Fc3Bpbm88L0F1dGhvcj48WWVhcj4yMDEzPC9ZZWFyPjxSZWNOdW0+Mjcw
PC9SZWNOdW0+PHJlY29yZD48cmVjLW51bWJlcj4yNzA8L3JlYy1udW1iZXI+PGZvcmVpZ24ta2V5
cz48a2V5IGFwcD0iRU4iIGRiLWlkPSJ4cnIyc3d3ZXhhMnJkOGVkMmQ2eGZ3ZjIwcjl2NWRldnQy
ZTIiIHRpbWVzdGFtcD0iMTU1NjIyOTI4MiIgZ3VpZD0iZGY5MTg2NmEtOGE0NC00YzMzLWJkOTQt
OWYxZTJlMGQ5ZWZiIj4yNzA8L2tleT48L2ZvcmVpZ24ta2V5cz48cmVmLXR5cGUgbmFtZT0iSm91
cm5hbCBBcnRpY2xlIj4xNzwvcmVmLXR5cGU+PGNvbnRyaWJ1dG9ycz48YXV0aG9ycz48YXV0aG9y
PlBhZXotRXNwaW5vLCBEYXZpZDwvYXV0aG9yPjxhdXRob3I+TW9yb3ZpYywgV2VzbGV5PC9hdXRo
b3I+PGF1dGhvcj5TdW4sIENocmlzdGluZSBMPC9hdXRob3I+PGF1dGhvcj5UaG9tYXMsIEJyaWFu
IEM8L2F1dGhvcj48YXV0aG9yPlVlZGEsIEtlbi1pY2hpPC9hdXRob3I+PGF1dGhvcj5TdGFobCwg
QnVmZnk8L2F1dGhvcj48YXV0aG9yPkJhcnJhbmdvdSwgUm9kb2xwaGU8L2F1dGhvcj48YXV0aG9y
PkJhbmZpZWxkLCBKaWxsaWFuIEY8L2F1dGhvcj48L2F1dGhvcnM+PC9jb250cmlidXRvcnM+PHRp
dGxlcz48dGl0bGU+U3Ryb25nIGJpYXMgaW4gdGhlIGJhY3RlcmlhbCBDUklTUFIgZWxlbWVudHMg
dGhhdCBjb25mZXIgaW1tdW5pdHkgdG8gcGhhZ2U8L3RpdGxlPjxzZWNvbmRhcnktdGl0bGU+TmF0
dXJlIGNvbW11bmljYXRpb25zPC9zZWNvbmRhcnktdGl0bGU+PC90aXRsZXM+PHBlcmlvZGljYWw+
PGZ1bGwtdGl0bGU+TmF0dXJlIGNvbW11bmljYXRpb25zPC9mdWxsLXRpdGxlPjwvcGVyaW9kaWNh
bD48cGFnZXM+MTQzMDwvcGFnZXM+PHZvbHVtZT40PC92b2x1bWU+PGRhdGVzPjx5ZWFyPjIwMTM8
L3llYXI+PC9kYXRlcz48aXNibj4yMDQxLTE3MjM8L2lzYm4+PHVybHM+PC91cmxzPjwvcmVjb3Jk
PjwvQ2l0ZT48Q2l0ZT48QXV0aG9yPlBhZXotRXNwaW5vPC9BdXRob3I+PFllYXI+MjAxNTwvWWVh
cj48UmVjTnVtPjMzMzwvUmVjTnVtPjxyZWNvcmQ+PHJlYy1udW1iZXI+MzMzPC9yZWMtbnVtYmVy
Pjxmb3JlaWduLWtleXM+PGtleSBhcHA9IkVOIiBkYi1pZD0ieHJyMnN3d2V4YTJyZDhlZDJkNnhm
d2YyMHI5djVkZXZ0MmUyIiB0aW1lc3RhbXA9IjE1NTYyMjkyOTciIGd1aWQ9ImRlMjQ1OGViLTE0
MGMtNGNiOS05MDlhLTQ2MmQ1YzY2YmFmOSI+MzMzPC9rZXk+PC9mb3JlaWduLWtleXM+PHJlZi10
eXBlIG5hbWU9IkpvdXJuYWwgQXJ0aWNsZSI+MTc8L3JlZi10eXBlPjxjb250cmlidXRvcnM+PGF1
dGhvcnM+PGF1dGhvcj5QYWV6LUVzcGlubywgRGF2aWQ8L2F1dGhvcj48YXV0aG9yPlNoYXJvbiwg
SS48L2F1dGhvcj48YXV0aG9yPk1vcm92aWMsIFcuPC9hdXRob3I+PGF1dGhvcj5TdGFobCwgQi48
L2F1dGhvcj48YXV0aG9yPlRob21hcywgQi4gQy48L2F1dGhvcj48YXV0aG9yPkJhcnJhbmdvdSwg
Ui48L2F1dGhvcj48YXV0aG9yPkJhbmZpZWxkLCBKLiBGLjwvYXV0aG9yPjwvYXV0aG9ycz48L2Nv
bnRyaWJ1dG9ycz48YXV0aC1hZGRyZXNzPlVuaXZlcnNpdHkgb2YgQ2FsaWZvcm5pYSwgQmVya2Vs
ZXksIENhbGlmb3JuaWEsIFVTQS4mI3hEO0R1UG9udCBOdXRyaXRpb24gYW5kIEhlYWx0aCwgTWFk
aXNvbiwgV2lzY29uc2luLCBVU0EuJiN4RDtEZXBhcnRtZW50IG9mIEZvb2QsIEJpb3Byb2Nlc3Np
bmcgYW5kIE51dHJpdGlvbiBTY2llbmNlcywgTm9ydGggQ2Fyb2xpbmEgU3RhdGUgVW5pdmVyc2l0
eSwgUmFsZWlnaCwgTm9ydGggQ2Fyb2xpbmEsIFVTQSByYmFycmFuQG5jc3UuZWR1IGpiYW5maWVs
ZEBiZXJrZWxleS5lZHUuJiN4RDtVbml2ZXJzaXR5IG9mIENhbGlmb3JuaWEsIEJlcmtlbGV5LCBD
YWxpZm9ybmlhLCBVU0EgcmJhcnJhbkBuY3N1LmVkdSBqYmFuZmllbGRAYmVya2VsZXkuZWR1Ljwv
YXV0aC1hZGRyZXNzPjx0aXRsZXM+PHRpdGxlPkNSSVNQUiBpbW11bml0eSBkcml2ZXMgcmFwaWQg
cGhhZ2UgZ2Vub21lIGV2b2x1dGlvbiBpbiBTdHJlcHRvY29jY3VzIHRoZXJtb3BoaWx1czwvdGl0
bGU+PHNlY29uZGFyeS10aXRsZT5NQmlvPC9zZWNvbmRhcnktdGl0bGU+PC90aXRsZXM+PHBlcmlv
ZGljYWw+PGZ1bGwtdGl0bGU+TUJpbzwvZnVsbC10aXRsZT48L3BlcmlvZGljYWw+PHZvbHVtZT42
PC92b2x1bWU+PG51bWJlcj4yPC9udW1iZXI+PGtleXdvcmRzPjxrZXl3b3JkPipBZGFwdGF0aW9u
LCBCaW9sb2dpY2FsPC9rZXl3b3JkPjxrZXl3b3JkPipDUklTUFItQ2FzIFN5c3RlbXM8L2tleXdv
cmQ+PGtleXdvcmQ+KkV2b2x1dGlvbiwgTW9sZWN1bGFyPC9rZXl3b3JkPjxrZXl3b3JkPkdlbm9t
ZSwgVmlyYWw8L2tleXdvcmQ+PGtleXdvcmQ+Kkhvc3QtUGFyYXNpdGUgSW50ZXJhY3Rpb25zPC9r
ZXl3b3JkPjxrZXl3b3JkPk11dGF0aW9uIFJhdGU8L2tleXdvcmQ+PGtleXdvcmQ+KlBvbHltb3Jw
aGlzbSwgU2luZ2xlIE51Y2xlb3RpZGU8L2tleXdvcmQ+PGtleXdvcmQ+UmVjb21iaW5hdGlvbiwg
R2VuZXRpYzwva2V5d29yZD48a2V5d29yZD5TdHJlcHRvY29jY3VzIHRoZXJtb3BoaWx1cy8qZ2Vu
ZXRpY3MvKnZpcm9sb2d5PC9rZXl3b3JkPjwva2V5d29yZHM+PGRhdGVzPjx5ZWFyPjIwMTU8L3ll
YXI+PHB1Yi1kYXRlcz48ZGF0ZT5BcHIgMjE8L2RhdGU+PC9wdWItZGF0ZXM+PC9kYXRlcz48aXNi
bj4yMTUwLTc1MTEgKEVsZWN0cm9uaWMpPC9pc2JuPjxhY2Nlc3Npb24tbnVtPjI1OTAwNjUyPC9h
Y2Nlc3Npb24tbnVtPjx1cmxzPjxyZWxhdGVkLXVybHM+PHVybD5odHRwczovL3d3dy5uY2JpLm5s
bS5uaWguZ292L3B1Ym1lZC8yNTkwMDY1MjwvdXJsPjwvcmVsYXRlZC11cmxzPjwvdXJscz48Y3Vz
dG9tMj5QTUM0NDUzNTc3PC9jdXN0b20yPjxlbGVjdHJvbmljLXJlc291cmNlLW51bT4xMC4xMTI4
L21CaW8uMDAyNjItMTU8L2VsZWN0cm9uaWMtcmVzb3VyY2UtbnVtPjwvcmVjb3JkPjwvQ2l0ZT48
Q2l0ZT48QXV0aG9yPlN1bjwvQXV0aG9yPjxZZWFyPjIwMTY8L1llYXI+PFJlY051bT4yMjY8L1Jl
Y051bT48cmVjb3JkPjxyZWMtbnVtYmVyPjIyNjwvcmVjLW51bWJlcj48Zm9yZWlnbi1rZXlzPjxr
ZXkgYXBwPSJFTiIgZGItaWQ9InhycjJzd3dleGEycmQ4ZWQyZDZ4ZndmMjByOXY1ZGV2dDJlMiIg
dGltZXN0YW1wPSIxNTU2MjI5Mjc4IiBndWlkPSI2MDk4MTI0NC1hNGZjLTQ1NGMtYmExNC0xN2Fk
Mjc0ODM1MmQiPjIyNjwva2V5PjwvZm9yZWlnbi1rZXlzPjxyZWYtdHlwZSBuYW1lPSJKb3VybmFs
IEFydGljbGUiPjE3PC9yZWYtdHlwZT48Y29udHJpYnV0b3JzPjxhdXRob3JzPjxhdXRob3I+U3Vu
LCBDLiBMLjwvYXV0aG9yPjxhdXRob3I+VGhvbWFzLCBCLiBDLjwvYXV0aG9yPjxhdXRob3I+QmFy
cmFuZ291LCBSLjwvYXV0aG9yPjxhdXRob3I+QmFuZmllbGQsIEouIEYuPC9hdXRob3I+PC9hdXRo
b3JzPjwvY29udHJpYnV0b3JzPjxhdXRoLWFkZHJlc3M+RGVwYXJ0bWVudCBvZiBQbGFudCBhbmQg
TWljcm9iaWFsIEJpb2xvZ3ksIFVuaXZlcnNpdHkgb2YgQ2FsaWZvcm5pYSwgQmVya2VsZXksIENB
LCBVU0EuJiN4RDtEZXBhcnRtZW50cyBvZiBFYXJ0aCBhbmQgUGxhbmV0YXJ5IFNjaWVuY2UgYW5k
IEVudmlyb25tZW50YWwgU2NpZW5jZSwgUG9saWN5IGFuZCBNYW5hZ2VtZW50LCBVbml2ZXJzaXR5
IG9mIENhbGlmb3JuaWEsIEJlcmtlbGV5LCBDQSwgVVNBLiYjeEQ7RGVwYXJ0bWVudCBvZiBGb29k
LCBCaW9wcm9jZXNzaW5nIGFuZCBOdXRyaXRpb24gU2NpZW5jZXMsIE5vcnRoIENhcm9saW5hIFN0
YXRlIFVuaXZlcnNpdHksIFJhbGVpZ2gsIE5DLCBVU0EuPC9hdXRoLWFkZHJlc3M+PHRpdGxlcz48
dGl0bGU+TWV0YWdlbm9taWMgcmVjb25zdHJ1Y3Rpb25zIG9mIGJhY3RlcmlhbCBDUklTUFIgbG9j
aSBjb25zdHJhaW4gcG9wdWxhdGlvbiBoaXN0b3JpZXM8L3RpdGxlPjxzZWNvbmRhcnktdGl0bGU+
SVNNRSBKPC9zZWNvbmRhcnktdGl0bGU+PC90aXRsZXM+PHBlcmlvZGljYWw+PGZ1bGwtdGl0bGU+
SVNNRSBKPC9mdWxsLXRpdGxlPjwvcGVyaW9kaWNhbD48cGFnZXM+ODU4LTcwPC9wYWdlcz48dm9s
dW1lPjEwPC92b2x1bWU+PG51bWJlcj40PC9udW1iZXI+PGtleXdvcmRzPjxrZXl3b3JkPkJhY3Rl
cmlhL2NsYXNzaWZpY2F0aW9uLypnZW5ldGljcy92aXJvbG9neTwva2V5d29yZD48a2V5d29yZD5C
YWN0ZXJpb3BoYWdlcy9nZW5ldGljczwva2V5d29yZD48a2V5d29yZD4qQ1JJU1BSLUNhcyBTeXN0
ZW1zPC9rZXl3b3JkPjxrZXl3b3JkPipDbHVzdGVyZWQgUmVndWxhcmx5IEludGVyc3BhY2VkIFNo
b3J0IFBhbGluZHJvbWljIFJlcGVhdHM8L2tleXdvcmQ+PGtleXdvcmQ+TWV0YWdlbm9taWNzPC9r
ZXl3b3JkPjxrZXl3b3JkPlBsYXNtaWRzPC9rZXl3b3JkPjwva2V5d29yZHM+PGRhdGVzPjx5ZWFy
PjIwMTY8L3llYXI+PHB1Yi1kYXRlcz48ZGF0ZT5BcHI8L2RhdGU+PC9wdWItZGF0ZXM+PC9kYXRl
cz48aXNibj4xNzUxLTczNzAgKEVsZWN0cm9uaWMpJiN4RDsxNzUxLTczNjIgKExpbmtpbmcpPC9p
c2JuPjxhY2Nlc3Npb24tbnVtPjI2Mzk0MDA5PC9hY2Nlc3Npb24tbnVtPjx1cmxzPjxyZWxhdGVk
LXVybHM+PHVybD5odHRwczovL3d3dy5uY2JpLm5sbS5uaWguZ292L3B1Ym1lZC8yNjM5NDAwOTwv
dXJsPjwvcmVsYXRlZC11cmxzPjwvdXJscz48Y3VzdG9tMj5QTUM0Nzk2OTI2PC9jdXN0b20yPjxl
bGVjdHJvbmljLXJlc291cmNlLW51bT4xMC4xMDM4L2lzbWVqLjIwMTUuMTYyPC9lbGVjdHJvbmlj
LXJlc291cmNlLW51bT48L3JlY29yZD48L0NpdGU+PC9FbmROb3RlPn==
</w:fldData>
        </w:fldChar>
      </w:r>
      <w:r w:rsidR="00820E6F">
        <w:rPr>
          <w:rFonts w:eastAsia="Calibri" w:cs="Arial"/>
          <w:color w:val="000000" w:themeColor="text1"/>
        </w:rPr>
        <w:instrText xml:space="preserve"> ADDIN EN.CITE.DATA </w:instrText>
      </w:r>
      <w:r w:rsidR="00820E6F">
        <w:rPr>
          <w:rFonts w:eastAsia="Calibri" w:cs="Arial"/>
          <w:color w:val="000000" w:themeColor="text1"/>
        </w:rPr>
      </w:r>
      <w:r w:rsidR="00820E6F">
        <w:rPr>
          <w:rFonts w:eastAsia="Calibri" w:cs="Arial"/>
          <w:color w:val="000000" w:themeColor="text1"/>
        </w:rPr>
        <w:fldChar w:fldCharType="end"/>
      </w:r>
      <w:r w:rsidR="00BC23BC" w:rsidRPr="00087F53">
        <w:rPr>
          <w:rFonts w:eastAsia="Calibri" w:cs="Arial"/>
          <w:color w:val="000000" w:themeColor="text1"/>
        </w:rPr>
      </w:r>
      <w:r w:rsidR="00BC23BC" w:rsidRPr="00087F53">
        <w:rPr>
          <w:rFonts w:eastAsia="Calibri" w:cs="Arial"/>
          <w:color w:val="000000" w:themeColor="text1"/>
        </w:rPr>
        <w:fldChar w:fldCharType="separate"/>
      </w:r>
      <w:r w:rsidR="00820E6F">
        <w:rPr>
          <w:rFonts w:eastAsia="Calibri" w:cs="Arial"/>
          <w:noProof/>
          <w:color w:val="000000" w:themeColor="text1"/>
        </w:rPr>
        <w:t>(43-46)</w:t>
      </w:r>
      <w:r w:rsidR="00BC23BC" w:rsidRPr="00087F53">
        <w:rPr>
          <w:rFonts w:eastAsia="Calibri" w:cs="Arial"/>
          <w:color w:val="000000" w:themeColor="text1"/>
        </w:rPr>
        <w:fldChar w:fldCharType="end"/>
      </w:r>
      <w:r w:rsidR="00BC23BC" w:rsidRPr="00087F53">
        <w:rPr>
          <w:rFonts w:eastAsia="Calibri" w:cs="Arial"/>
          <w:color w:val="000000" w:themeColor="text1"/>
        </w:rPr>
        <w:t>.</w:t>
      </w:r>
      <w:r w:rsidR="00BC23BC">
        <w:rPr>
          <w:rFonts w:eastAsia="Calibri" w:cs="Arial"/>
          <w:color w:val="000000" w:themeColor="text1"/>
        </w:rPr>
        <w:t xml:space="preserve"> However, </w:t>
      </w:r>
      <w:r w:rsidR="00BC23BC" w:rsidRPr="00FB3E26">
        <w:rPr>
          <w:rFonts w:eastAsia="Calibri" w:cs="Arial"/>
          <w:color w:val="000000" w:themeColor="text1"/>
        </w:rPr>
        <w:t xml:space="preserve">CRISPR loci in </w:t>
      </w:r>
      <w:r w:rsidR="00BC23BC">
        <w:rPr>
          <w:rFonts w:eastAsia="Calibri" w:cs="Arial"/>
          <w:color w:val="000000" w:themeColor="text1"/>
        </w:rPr>
        <w:t xml:space="preserve">both </w:t>
      </w:r>
      <w:r w:rsidR="00BC23BC" w:rsidRPr="00FB3E26">
        <w:rPr>
          <w:rFonts w:eastAsia="Calibri" w:cs="Arial"/>
          <w:color w:val="000000" w:themeColor="text1"/>
        </w:rPr>
        <w:t xml:space="preserve">natural and experimental populations </w:t>
      </w:r>
      <w:r w:rsidR="00BC23BC">
        <w:rPr>
          <w:rFonts w:eastAsia="Calibri" w:cs="Arial"/>
          <w:color w:val="000000" w:themeColor="text1"/>
        </w:rPr>
        <w:t>can be highly</w:t>
      </w:r>
      <w:r w:rsidR="00BC23BC" w:rsidRPr="00FB3E26">
        <w:rPr>
          <w:rFonts w:eastAsia="Calibri" w:cs="Arial"/>
          <w:color w:val="000000" w:themeColor="text1"/>
        </w:rPr>
        <w:t xml:space="preserve"> diverse </w:t>
      </w:r>
      <w:r w:rsidR="00BC23BC" w:rsidRPr="00FB3E26">
        <w:rPr>
          <w:rFonts w:eastAsia="Calibri" w:cs="Arial"/>
          <w:color w:val="000000" w:themeColor="text1"/>
        </w:rPr>
        <w:fldChar w:fldCharType="begin">
          <w:fldData xml:space="preserve">PEVuZE5vdGU+PENpdGU+PEF1dGhvcj5BbmRlcnNzb248L0F1dGhvcj48WWVhcj4yMDA4PC9ZZWFy
PjxSZWNOdW0+MjA1PC9SZWNOdW0+PERpc3BsYXlUZXh0Pig0MywgNDQsIDQ3LCA0OCk8L0Rpc3Bs
YXlUZXh0PjxyZWNvcmQ+PHJlYy1udW1iZXI+MjA1PC9yZWMtbnVtYmVyPjxmb3JlaWduLWtleXM+
PGtleSBhcHA9IkVOIiBkYi1pZD0ieHJyMnN3d2V4YTJyZDhlZDJkNnhmd2YyMHI5djVkZXZ0MmUy
IiB0aW1lc3RhbXA9IjE1NTYyMjkyNzgiIGd1aWQ9IjI0ZjdmZmYwLTI0ZDEtNDY2Yy1iMzBjLTMx
MTZhYTU0ODVlYSI+MjA1PC9rZXk+PC9mb3JlaWduLWtleXM+PHJlZi10eXBlIG5hbWU9IkpvdXJu
YWwgQXJ0aWNsZSI+MTc8L3JlZi10eXBlPjxjb250cmlidXRvcnM+PGF1dGhvcnM+PGF1dGhvcj5B
bmRlcnNzb24sIEEuIEYuPC9hdXRob3I+PGF1dGhvcj5CYW5maWVsZCwgSi4gRi48L2F1dGhvcj48
L2F1dGhvcnM+PC9jb250cmlidXRvcnM+PGF1dGgtYWRkcmVzcz5EZXBhcnRtZW50cyBvZiBFYXJ0
aCBhbmQgUGxhbmV0YXJ5IFNjaWVuY2UgYW5kIEVudmlyb25tZW50YWwgU2NpZW5jZSwgUG9saWN5
LCBhbmQgTWFuYWdlbWVudCwgVW5pdmVyc2l0eSBvZiBDYWxpZm9ybmlhLCBCZXJrZWxleSwgQ0Eg
OTQ3MjAsIFVTQS48L2F1dGgtYWRkcmVzcz48dGl0bGVzPjx0aXRsZT5WaXJ1cyBwb3B1bGF0aW9u
IGR5bmFtaWNzIGFuZCBhY3F1aXJlZCB2aXJ1cyByZXNpc3RhbmNlIGluIG5hdHVyYWwgbWljcm9i
aWFsIGNvbW11bml0aWVzPC90aXRsZT48c2Vjb25kYXJ5LXRpdGxlPlNjaWVuY2U8L3NlY29uZGFy
eS10aXRsZT48L3RpdGxlcz48cGVyaW9kaWNhbD48ZnVsbC10aXRsZT5TY2llbmNlPC9mdWxsLXRp
dGxlPjwvcGVyaW9kaWNhbD48cGFnZXM+MTA0Ny01MDwvcGFnZXM+PHZvbHVtZT4zMjA8L3ZvbHVt
ZT48bnVtYmVyPjU4Nzk8L251bWJlcj48a2V5d29yZHM+PGtleXdvcmQ+QW1pbm8gQWNpZCBTZXF1
ZW5jZTwva2V5d29yZD48a2V5d29yZD5BcmNoYWVhLypnZW5ldGljcy9waHlzaW9sb2d5Lyp2aXJv
bG9neTwva2V5d29yZD48a2V5d29yZD5BcmNoYWVhbCBWaXJ1c2VzL2dlbmV0aWNzLypwaHlzaW9s
b2d5PC9rZXl3b3JkPjxrZXl3b3JkPkJhY3RlcmlhLypnZW5ldGljcy8qdmlyb2xvZ3k8L2tleXdv
cmQ+PGtleXdvcmQ+QmFjdGVyaWFsIFBoeXNpb2xvZ2ljYWwgUGhlbm9tZW5hPC9rZXl3b3JkPjxr
ZXl3b3JkPkJhY3RlcmlvcGhhZ2VzL2dlbmV0aWNzLypwaHlzaW9sb2d5PC9rZXl3b3JkPjxrZXl3
b3JkPkJhc2UgU2VxdWVuY2U8L2tleXdvcmQ+PGtleXdvcmQ+QmlvZmlsbXM8L2tleXdvcmQ+PGtl
eXdvcmQ+RE5BLCBJbnRlcmdlbmljPC9rZXl3b3JkPjxrZXl3b3JkPkVjb3N5c3RlbTwva2V5d29y
ZD48a2V5d29yZD5HZW5vbWUsIEFyY2hhZWFsPC9rZXl3b3JkPjxrZXl3b3JkPkdlbm9tZSwgQmFj
dGVyaWFsPC9rZXl3b3JkPjxrZXl3b3JkPkdlbm9tZSwgVmlyYWw8L2tleXdvcmQ+PGtleXdvcmQ+
SHlkcm9nZW4tSW9uIENvbmNlbnRyYXRpb248L2tleXdvcmQ+PGtleXdvcmQ+TW9sZWN1bGFyIFNl
cXVlbmNlIERhdGE8L2tleXdvcmQ+PGtleXdvcmQ+T2xpZ29kZW94eXJpYm9udWNsZW90aWRlczwv
a2V5d29yZD48a2V5d29yZD5SZWNvbWJpbmF0aW9uLCBHZW5ldGljPC9rZXl3b3JkPjxrZXl3b3Jk
PipSZXBldGl0aXZlIFNlcXVlbmNlcywgTnVjbGVpYyBBY2lkPC9rZXl3b3JkPjxrZXl3b3JkPlRo
ZXJtb3BsYXNtYWxlcy9nZW5ldGljcy9waHlzaW9sb2d5L3Zpcm9sb2d5PC9rZXl3b3JkPjxrZXl3
b3JkPlZpcmFsIFByb3RlaW5zL2NoZW1pc3RyeS9nZW5ldGljcy9waHlzaW9sb2d5PC9rZXl3b3Jk
Pjwva2V5d29yZHM+PGRhdGVzPjx5ZWFyPjIwMDg8L3llYXI+PHB1Yi1kYXRlcz48ZGF0ZT5NYXkg
MjM8L2RhdGU+PC9wdWItZGF0ZXM+PC9kYXRlcz48aXNibj4xMDk1LTkyMDMgKEVsZWN0cm9uaWMp
JiN4RDswMDM2LTgwNzUgKExpbmtpbmcpPC9pc2JuPjxhY2Nlc3Npb24tbnVtPjE4NDk3MjkxPC9h
Y2Nlc3Npb24tbnVtPjx1cmxzPjxyZWxhdGVkLXVybHM+PHVybD5odHRwczovL3d3dy5uY2JpLm5s
bS5uaWguZ292L3B1Ym1lZC8xODQ5NzI5MTwvdXJsPjwvcmVsYXRlZC11cmxzPjwvdXJscz48ZWxl
Y3Ryb25pYy1yZXNvdXJjZS1udW0+MTAuMTEyNi9zY2llbmNlLjExNTczNTg8L2VsZWN0cm9uaWMt
cmVzb3VyY2UtbnVtPjwvcmVjb3JkPjwvQ2l0ZT48Q2l0ZT48QXV0aG9yPlBhZXotRXNwaW5vPC9B
dXRob3I+PFllYXI+MjAxMzwvWWVhcj48UmVjTnVtPjI3MDwvUmVjTnVtPjxyZWNvcmQ+PHJlYy1u
dW1iZXI+MjcwPC9yZWMtbnVtYmVyPjxmb3JlaWduLWtleXM+PGtleSBhcHA9IkVOIiBkYi1pZD0i
eHJyMnN3d2V4YTJyZDhlZDJkNnhmd2YyMHI5djVkZXZ0MmUyIiB0aW1lc3RhbXA9IjE1NTYyMjky
ODIiIGd1aWQ9ImRmOTE4NjZhLThhNDQtNGMzMy1iZDk0LTlmMWUyZTBkOWVmYiI+MjcwPC9rZXk+
PC9mb3JlaWduLWtleXM+PHJlZi10eXBlIG5hbWU9IkpvdXJuYWwgQXJ0aWNsZSI+MTc8L3JlZi10
eXBlPjxjb250cmlidXRvcnM+PGF1dGhvcnM+PGF1dGhvcj5QYWV6LUVzcGlubywgRGF2aWQ8L2F1
dGhvcj48YXV0aG9yPk1vcm92aWMsIFdlc2xleTwvYXV0aG9yPjxhdXRob3I+U3VuLCBDaHJpc3Rp
bmUgTDwvYXV0aG9yPjxhdXRob3I+VGhvbWFzLCBCcmlhbiBDPC9hdXRob3I+PGF1dGhvcj5VZWRh
LCBLZW4taWNoaTwvYXV0aG9yPjxhdXRob3I+U3RhaGwsIEJ1ZmZ5PC9hdXRob3I+PGF1dGhvcj5C
YXJyYW5nb3UsIFJvZG9scGhlPC9hdXRob3I+PGF1dGhvcj5CYW5maWVsZCwgSmlsbGlhbiBGPC9h
dXRob3I+PC9hdXRob3JzPjwvY29udHJpYnV0b3JzPjx0aXRsZXM+PHRpdGxlPlN0cm9uZyBiaWFz
IGluIHRoZSBiYWN0ZXJpYWwgQ1JJU1BSIGVsZW1lbnRzIHRoYXQgY29uZmVyIGltbXVuaXR5IHRv
IHBoYWdlPC90aXRsZT48c2Vjb25kYXJ5LXRpdGxlPk5hdHVyZSBjb21tdW5pY2F0aW9uczwvc2Vj
b25kYXJ5LXRpdGxlPjwvdGl0bGVzPjxwZXJpb2RpY2FsPjxmdWxsLXRpdGxlPk5hdHVyZSBjb21t
dW5pY2F0aW9uczwvZnVsbC10aXRsZT48L3BlcmlvZGljYWw+PHBhZ2VzPjE0MzA8L3BhZ2VzPjx2
b2x1bWU+NDwvdm9sdW1lPjxkYXRlcz48eWVhcj4yMDEzPC95ZWFyPjwvZGF0ZXM+PGlzYm4+MjA0
MS0xNzIzPC9pc2JuPjx1cmxzPjwvdXJscz48L3JlY29yZD48L0NpdGU+PENpdGU+PEF1dGhvcj5X
ZXN0cmE8L0F1dGhvcj48WWVhcj4yMDE1PC9ZZWFyPjxSZWNOdW0+MTM0NDwvUmVjTnVtPjxyZWNv
cmQ+PHJlYy1udW1iZXI+MTM0NDwvcmVjLW51bWJlcj48Zm9yZWlnbi1rZXlzPjxrZXkgYXBwPSJF
TiIgZGItaWQ9Ind2Mnh0cnAyNmYydnBtZWF3MGV2MHd3cWZmczI1ZnJzMjV2YSIgdGltZXN0YW1w
PSIxNTU1ODU2OTYxIj4xMzQ0PC9rZXk+PC9mb3JlaWduLWtleXM+PHJlZi10eXBlIG5hbWU9Ikpv
dXJuYWwgQXJ0aWNsZSI+MTc8L3JlZi10eXBlPjxjb250cmlidXRvcnM+PGF1dGhvcnM+PGF1dGhv
cj5XZXN0cmEsIEVkemUgUjwvYXV0aG9yPjxhdXRob3I+dmFuwqBIb3V0ZSwgU3RpbmVrZTwvYXV0
aG9yPjxhdXRob3I+T3llc2lrdS1CbGFrZW1vcmUsIFNhbTwvYXV0aG9yPjxhdXRob3I+TWFraW4s
IEJlbjwvYXV0aG9yPjxhdXRob3I+QnJvbmlld3NraSwgSmVubnnCoE08L2F1dGhvcj48YXV0aG9y
PkJlc3QsIEFsZXg8L2F1dGhvcj48YXV0aG9yPkJvbmR5LURlbm9teSwgSm9zZXBoPC9hdXRob3I+
PGF1dGhvcj5EYXZpZHNvbiwgQWxhbjwvYXV0aG9yPjxhdXRob3I+Qm9vdHMsIE1pa2U8L2F1dGhv
cj48YXV0aG9yPkJ1Y2tsaW5nLCBBbmd1czwvYXV0aG9yPjwvYXV0aG9ycz48L2NvbnRyaWJ1dG9y
cz48dGl0bGVzPjx0aXRsZT5QYXJhc2l0ZSBFeHBvc3VyZSBEcml2ZXMgU2VsZWN0aXZlIEV2b2x1
dGlvbiBvZiBDb25zdGl0dXRpdmUgdmVyc3VzIEluZHVjaWJsZSBEZWZlbnNlPC90aXRsZT48c2Vj
b25kYXJ5LXRpdGxlPkN1cnJlbnQgQmlvbG9neTwvc2Vjb25kYXJ5LXRpdGxlPjxzaG9ydC10aXRs
ZT5QYXJhc2l0ZSBFeHBvc3VyZSBEcml2ZXMgU2VsZWN0aXZlIEV2b2x1dGlvbiBvZiBDb25zdGl0
dXRpdmUgdmVyc3VzIEluZHVjaWJsZSBEZWZlbnNlPC9zaG9ydC10aXRsZT48L3RpdGxlcz48cGVy
aW9kaWNhbD48ZnVsbC10aXRsZT5DdXJyZW50IEJpb2xvZ3k8L2Z1bGwtdGl0bGU+PC9wZXJpb2Rp
Y2FsPjxwYWdlcz4xMDQzLTEwNDk8L3BhZ2VzPjx2b2x1bWU+MjU8L3ZvbHVtZT48bnVtYmVyPjg8
L251bWJlcj48ZGF0ZXM+PHllYXI+MjAxNTwveWVhcj48cHViLWRhdGVzPjxkYXRlPjQvMjAvPC9k
YXRlPjwvcHViLWRhdGVzPjwvZGF0ZXM+PGlzYm4+MDk2MC05ODIyPC9pc2JuPjx1cmxzPjxyZWxh
dGVkLXVybHM+PHVybD5odHRwOi8vd3d3LnNjaWVuY2VkaXJlY3QuY29tL3NjaWVuY2UvYXJ0aWNs
ZS9waWkvUzA5NjA5ODIyMTUwMDEyOTM8L3VybD48L3JlbGF0ZWQtdXJscz48L3VybHM+PGVsZWN0
cm9uaWMtcmVzb3VyY2UtbnVtPmh0dHA6Ly9keC5kb2kub3JnLzEwLjEwMTYvai5jdWIuMjAxNS4w
MS4wNjU8L2VsZWN0cm9uaWMtcmVzb3VyY2UtbnVtPjwvcmVjb3JkPjwvQ2l0ZT48Q2l0ZT48QXV0
aG9yPkNvbW1vbjwvQXV0aG9yPjxZZWFyPjIwMTk8L1llYXI+PFJlY051bT4zNTM8L1JlY051bT48
cmVjb3JkPjxyZWMtbnVtYmVyPjM1MzwvcmVjLW51bWJlcj48Zm9yZWlnbi1rZXlzPjxrZXkgYXBw
PSJFTiIgZGItaWQ9InhycjJzd3dleGEycmQ4ZWQyZDZ4ZndmMjByOXY1ZGV2dDJlMiIgdGltZXN0
YW1wPSIxNTU2MjI5Mjk4IiBndWlkPSJiMzZkNjQ4MS00NTRjLTQ3MGUtOTBhNi0yZmI2MDkzOWNh
OGYiPjM1Mzwva2V5PjwvZm9yZWlnbi1rZXlzPjxyZWYtdHlwZSBuYW1lPSJKb3VybmFsIEFydGlj
bGUiPjE3PC9yZWYtdHlwZT48Y29udHJpYnV0b3JzPjxhdXRob3JzPjxhdXRob3I+Q29tbW9uLCBK
YWNrPC9hdXRob3I+PGF1dGhvcj5Nb3JsZXksIERhbmllbDwvYXV0aG9yPjxhdXRob3I+dmFuIEhv
dXRlLCBTdGluZWtlPC9hdXRob3I+PGF1dGhvcj5XZXN0cmEsIEVkemUgUjwvYXV0aG9yPjwvYXV0
aG9ycz48L2NvbnRyaWJ1dG9ycz48dGl0bGVzPjx0aXRsZT48c3R5bGUgZmFjZT0ibm9ybWFsIiBm
b250PSJkZWZhdWx0IiBzaXplPSIxMDAlIj5DUklTUFItQ2FzIGltbXVuaXR5IGxlYWRzIHRvIGEg
Y29ldm9sdXRpb25hcnkgYXJtcyByYWNlIGJldHdlZW4gPC9zdHlsZT48c3R5bGUgZmFjZT0iaXRh
bGljIiBmb250PSJkZWZhdWx0IiBzaXplPSIxMDAlIj5TdHJlcHRvY29jY3VzPC9zdHlsZT48c3R5
bGUgZmFjZT0ibm9ybWFsIiBmb250PSJkZWZhdWx0IiBzaXplPSIxMDAlIj4gPC9zdHlsZT48c3R5
bGUgZmFjZT0iaXRhbGljIiBmb250PSJkZWZhdWx0IiBzaXplPSIxMDAlIj50aGVybW9waGlsdXM8
L3N0eWxlPjxzdHlsZSBmYWNlPSJub3JtYWwiIGZvbnQ9ImRlZmF1bHQiIHNpemU9IjEwMCUiPiBh
bmQgbHl0aWMgcGhhZ2U8L3N0eWxlPjwvdGl0bGU+PHNlY29uZGFyeS10aXRsZT5QaGlsb3NvcGhp
Y2FsIFRyYW5zYWN0aW9ucyBvZiB0aGUgUm95YWwgU29jaWV0eSBCOiBCaW9sb2dpY2FsIFNjaWVu
Y2VzPC9zZWNvbmRhcnktdGl0bGU+PC90aXRsZXM+PHBlcmlvZGljYWw+PGZ1bGwtdGl0bGU+UGhp
bG9zb3BoaWNhbCBUcmFuc2FjdGlvbnMgb2YgdGhlIFJveWFsIFNvY2lldHkgQjogQmlvbG9naWNh
bCBTY2llbmNlczwvZnVsbC10aXRsZT48L3BlcmlvZGljYWw+PGRhdGVzPjx5ZWFyPjIwMTk8L3ll
YXI+PC9kYXRlcz48dXJscz48L3VybHM+PGVsZWN0cm9uaWMtcmVzb3VyY2UtbnVtPjEwLjEwOTgv
cnN0Yi4yMDE4LjAwOTg8L2VsZWN0cm9uaWMtcmVzb3VyY2UtbnVtPjwvcmVjb3JkPjwvQ2l0ZT48
L0VuZE5vdGU+AG==
</w:fldData>
        </w:fldChar>
      </w:r>
      <w:r w:rsidR="00820E6F">
        <w:rPr>
          <w:rFonts w:eastAsia="Calibri" w:cs="Arial"/>
          <w:color w:val="000000" w:themeColor="text1"/>
        </w:rPr>
        <w:instrText xml:space="preserve"> ADDIN EN.CITE </w:instrText>
      </w:r>
      <w:r w:rsidR="00820E6F">
        <w:rPr>
          <w:rFonts w:eastAsia="Calibri" w:cs="Arial"/>
          <w:color w:val="000000" w:themeColor="text1"/>
        </w:rPr>
        <w:fldChar w:fldCharType="begin">
          <w:fldData xml:space="preserve">PEVuZE5vdGU+PENpdGU+PEF1dGhvcj5BbmRlcnNzb248L0F1dGhvcj48WWVhcj4yMDA4PC9ZZWFy
PjxSZWNOdW0+MjA1PC9SZWNOdW0+PERpc3BsYXlUZXh0Pig0MywgNDQsIDQ3LCA0OCk8L0Rpc3Bs
YXlUZXh0PjxyZWNvcmQ+PHJlYy1udW1iZXI+MjA1PC9yZWMtbnVtYmVyPjxmb3JlaWduLWtleXM+
PGtleSBhcHA9IkVOIiBkYi1pZD0ieHJyMnN3d2V4YTJyZDhlZDJkNnhmd2YyMHI5djVkZXZ0MmUy
IiB0aW1lc3RhbXA9IjE1NTYyMjkyNzgiIGd1aWQ9IjI0ZjdmZmYwLTI0ZDEtNDY2Yy1iMzBjLTMx
MTZhYTU0ODVlYSI+MjA1PC9rZXk+PC9mb3JlaWduLWtleXM+PHJlZi10eXBlIG5hbWU9IkpvdXJu
YWwgQXJ0aWNsZSI+MTc8L3JlZi10eXBlPjxjb250cmlidXRvcnM+PGF1dGhvcnM+PGF1dGhvcj5B
bmRlcnNzb24sIEEuIEYuPC9hdXRob3I+PGF1dGhvcj5CYW5maWVsZCwgSi4gRi48L2F1dGhvcj48
L2F1dGhvcnM+PC9jb250cmlidXRvcnM+PGF1dGgtYWRkcmVzcz5EZXBhcnRtZW50cyBvZiBFYXJ0
aCBhbmQgUGxhbmV0YXJ5IFNjaWVuY2UgYW5kIEVudmlyb25tZW50YWwgU2NpZW5jZSwgUG9saWN5
LCBhbmQgTWFuYWdlbWVudCwgVW5pdmVyc2l0eSBvZiBDYWxpZm9ybmlhLCBCZXJrZWxleSwgQ0Eg
OTQ3MjAsIFVTQS48L2F1dGgtYWRkcmVzcz48dGl0bGVzPjx0aXRsZT5WaXJ1cyBwb3B1bGF0aW9u
IGR5bmFtaWNzIGFuZCBhY3F1aXJlZCB2aXJ1cyByZXNpc3RhbmNlIGluIG5hdHVyYWwgbWljcm9i
aWFsIGNvbW11bml0aWVzPC90aXRsZT48c2Vjb25kYXJ5LXRpdGxlPlNjaWVuY2U8L3NlY29uZGFy
eS10aXRsZT48L3RpdGxlcz48cGVyaW9kaWNhbD48ZnVsbC10aXRsZT5TY2llbmNlPC9mdWxsLXRp
dGxlPjwvcGVyaW9kaWNhbD48cGFnZXM+MTA0Ny01MDwvcGFnZXM+PHZvbHVtZT4zMjA8L3ZvbHVt
ZT48bnVtYmVyPjU4Nzk8L251bWJlcj48a2V5d29yZHM+PGtleXdvcmQ+QW1pbm8gQWNpZCBTZXF1
ZW5jZTwva2V5d29yZD48a2V5d29yZD5BcmNoYWVhLypnZW5ldGljcy9waHlzaW9sb2d5Lyp2aXJv
bG9neTwva2V5d29yZD48a2V5d29yZD5BcmNoYWVhbCBWaXJ1c2VzL2dlbmV0aWNzLypwaHlzaW9s
b2d5PC9rZXl3b3JkPjxrZXl3b3JkPkJhY3RlcmlhLypnZW5ldGljcy8qdmlyb2xvZ3k8L2tleXdv
cmQ+PGtleXdvcmQ+QmFjdGVyaWFsIFBoeXNpb2xvZ2ljYWwgUGhlbm9tZW5hPC9rZXl3b3JkPjxr
ZXl3b3JkPkJhY3RlcmlvcGhhZ2VzL2dlbmV0aWNzLypwaHlzaW9sb2d5PC9rZXl3b3JkPjxrZXl3
b3JkPkJhc2UgU2VxdWVuY2U8L2tleXdvcmQ+PGtleXdvcmQ+QmlvZmlsbXM8L2tleXdvcmQ+PGtl
eXdvcmQ+RE5BLCBJbnRlcmdlbmljPC9rZXl3b3JkPjxrZXl3b3JkPkVjb3N5c3RlbTwva2V5d29y
ZD48a2V5d29yZD5HZW5vbWUsIEFyY2hhZWFsPC9rZXl3b3JkPjxrZXl3b3JkPkdlbm9tZSwgQmFj
dGVyaWFsPC9rZXl3b3JkPjxrZXl3b3JkPkdlbm9tZSwgVmlyYWw8L2tleXdvcmQ+PGtleXdvcmQ+
SHlkcm9nZW4tSW9uIENvbmNlbnRyYXRpb248L2tleXdvcmQ+PGtleXdvcmQ+TW9sZWN1bGFyIFNl
cXVlbmNlIERhdGE8L2tleXdvcmQ+PGtleXdvcmQ+T2xpZ29kZW94eXJpYm9udWNsZW90aWRlczwv
a2V5d29yZD48a2V5d29yZD5SZWNvbWJpbmF0aW9uLCBHZW5ldGljPC9rZXl3b3JkPjxrZXl3b3Jk
PipSZXBldGl0aXZlIFNlcXVlbmNlcywgTnVjbGVpYyBBY2lkPC9rZXl3b3JkPjxrZXl3b3JkPlRo
ZXJtb3BsYXNtYWxlcy9nZW5ldGljcy9waHlzaW9sb2d5L3Zpcm9sb2d5PC9rZXl3b3JkPjxrZXl3
b3JkPlZpcmFsIFByb3RlaW5zL2NoZW1pc3RyeS9nZW5ldGljcy9waHlzaW9sb2d5PC9rZXl3b3Jk
Pjwva2V5d29yZHM+PGRhdGVzPjx5ZWFyPjIwMDg8L3llYXI+PHB1Yi1kYXRlcz48ZGF0ZT5NYXkg
MjM8L2RhdGU+PC9wdWItZGF0ZXM+PC9kYXRlcz48aXNibj4xMDk1LTkyMDMgKEVsZWN0cm9uaWMp
JiN4RDswMDM2LTgwNzUgKExpbmtpbmcpPC9pc2JuPjxhY2Nlc3Npb24tbnVtPjE4NDk3MjkxPC9h
Y2Nlc3Npb24tbnVtPjx1cmxzPjxyZWxhdGVkLXVybHM+PHVybD5odHRwczovL3d3dy5uY2JpLm5s
bS5uaWguZ292L3B1Ym1lZC8xODQ5NzI5MTwvdXJsPjwvcmVsYXRlZC11cmxzPjwvdXJscz48ZWxl
Y3Ryb25pYy1yZXNvdXJjZS1udW0+MTAuMTEyNi9zY2llbmNlLjExNTczNTg8L2VsZWN0cm9uaWMt
cmVzb3VyY2UtbnVtPjwvcmVjb3JkPjwvQ2l0ZT48Q2l0ZT48QXV0aG9yPlBhZXotRXNwaW5vPC9B
dXRob3I+PFllYXI+MjAxMzwvWWVhcj48UmVjTnVtPjI3MDwvUmVjTnVtPjxyZWNvcmQ+PHJlYy1u
dW1iZXI+MjcwPC9yZWMtbnVtYmVyPjxmb3JlaWduLWtleXM+PGtleSBhcHA9IkVOIiBkYi1pZD0i
eHJyMnN3d2V4YTJyZDhlZDJkNnhmd2YyMHI5djVkZXZ0MmUyIiB0aW1lc3RhbXA9IjE1NTYyMjky
ODIiIGd1aWQ9ImRmOTE4NjZhLThhNDQtNGMzMy1iZDk0LTlmMWUyZTBkOWVmYiI+MjcwPC9rZXk+
PC9mb3JlaWduLWtleXM+PHJlZi10eXBlIG5hbWU9IkpvdXJuYWwgQXJ0aWNsZSI+MTc8L3JlZi10
eXBlPjxjb250cmlidXRvcnM+PGF1dGhvcnM+PGF1dGhvcj5QYWV6LUVzcGlubywgRGF2aWQ8L2F1
dGhvcj48YXV0aG9yPk1vcm92aWMsIFdlc2xleTwvYXV0aG9yPjxhdXRob3I+U3VuLCBDaHJpc3Rp
bmUgTDwvYXV0aG9yPjxhdXRob3I+VGhvbWFzLCBCcmlhbiBDPC9hdXRob3I+PGF1dGhvcj5VZWRh
LCBLZW4taWNoaTwvYXV0aG9yPjxhdXRob3I+U3RhaGwsIEJ1ZmZ5PC9hdXRob3I+PGF1dGhvcj5C
YXJyYW5nb3UsIFJvZG9scGhlPC9hdXRob3I+PGF1dGhvcj5CYW5maWVsZCwgSmlsbGlhbiBGPC9h
dXRob3I+PC9hdXRob3JzPjwvY29udHJpYnV0b3JzPjx0aXRsZXM+PHRpdGxlPlN0cm9uZyBiaWFz
IGluIHRoZSBiYWN0ZXJpYWwgQ1JJU1BSIGVsZW1lbnRzIHRoYXQgY29uZmVyIGltbXVuaXR5IHRv
IHBoYWdlPC90aXRsZT48c2Vjb25kYXJ5LXRpdGxlPk5hdHVyZSBjb21tdW5pY2F0aW9uczwvc2Vj
b25kYXJ5LXRpdGxlPjwvdGl0bGVzPjxwZXJpb2RpY2FsPjxmdWxsLXRpdGxlPk5hdHVyZSBjb21t
dW5pY2F0aW9uczwvZnVsbC10aXRsZT48L3BlcmlvZGljYWw+PHBhZ2VzPjE0MzA8L3BhZ2VzPjx2
b2x1bWU+NDwvdm9sdW1lPjxkYXRlcz48eWVhcj4yMDEzPC95ZWFyPjwvZGF0ZXM+PGlzYm4+MjA0
MS0xNzIzPC9pc2JuPjx1cmxzPjwvdXJscz48L3JlY29yZD48L0NpdGU+PENpdGU+PEF1dGhvcj5X
ZXN0cmE8L0F1dGhvcj48WWVhcj4yMDE1PC9ZZWFyPjxSZWNOdW0+MTM0NDwvUmVjTnVtPjxyZWNv
cmQ+PHJlYy1udW1iZXI+MTM0NDwvcmVjLW51bWJlcj48Zm9yZWlnbi1rZXlzPjxrZXkgYXBwPSJF
TiIgZGItaWQ9Ind2Mnh0cnAyNmYydnBtZWF3MGV2MHd3cWZmczI1ZnJzMjV2YSIgdGltZXN0YW1w
PSIxNTU1ODU2OTYxIj4xMzQ0PC9rZXk+PC9mb3JlaWduLWtleXM+PHJlZi10eXBlIG5hbWU9Ikpv
dXJuYWwgQXJ0aWNsZSI+MTc8L3JlZi10eXBlPjxjb250cmlidXRvcnM+PGF1dGhvcnM+PGF1dGhv
cj5XZXN0cmEsIEVkemUgUjwvYXV0aG9yPjxhdXRob3I+dmFuwqBIb3V0ZSwgU3RpbmVrZTwvYXV0
aG9yPjxhdXRob3I+T3llc2lrdS1CbGFrZW1vcmUsIFNhbTwvYXV0aG9yPjxhdXRob3I+TWFraW4s
IEJlbjwvYXV0aG9yPjxhdXRob3I+QnJvbmlld3NraSwgSmVubnnCoE08L2F1dGhvcj48YXV0aG9y
PkJlc3QsIEFsZXg8L2F1dGhvcj48YXV0aG9yPkJvbmR5LURlbm9teSwgSm9zZXBoPC9hdXRob3I+
PGF1dGhvcj5EYXZpZHNvbiwgQWxhbjwvYXV0aG9yPjxhdXRob3I+Qm9vdHMsIE1pa2U8L2F1dGhv
cj48YXV0aG9yPkJ1Y2tsaW5nLCBBbmd1czwvYXV0aG9yPjwvYXV0aG9ycz48L2NvbnRyaWJ1dG9y
cz48dGl0bGVzPjx0aXRsZT5QYXJhc2l0ZSBFeHBvc3VyZSBEcml2ZXMgU2VsZWN0aXZlIEV2b2x1
dGlvbiBvZiBDb25zdGl0dXRpdmUgdmVyc3VzIEluZHVjaWJsZSBEZWZlbnNlPC90aXRsZT48c2Vj
b25kYXJ5LXRpdGxlPkN1cnJlbnQgQmlvbG9neTwvc2Vjb25kYXJ5LXRpdGxlPjxzaG9ydC10aXRs
ZT5QYXJhc2l0ZSBFeHBvc3VyZSBEcml2ZXMgU2VsZWN0aXZlIEV2b2x1dGlvbiBvZiBDb25zdGl0
dXRpdmUgdmVyc3VzIEluZHVjaWJsZSBEZWZlbnNlPC9zaG9ydC10aXRsZT48L3RpdGxlcz48cGVy
aW9kaWNhbD48ZnVsbC10aXRsZT5DdXJyZW50IEJpb2xvZ3k8L2Z1bGwtdGl0bGU+PC9wZXJpb2Rp
Y2FsPjxwYWdlcz4xMDQzLTEwNDk8L3BhZ2VzPjx2b2x1bWU+MjU8L3ZvbHVtZT48bnVtYmVyPjg8
L251bWJlcj48ZGF0ZXM+PHllYXI+MjAxNTwveWVhcj48cHViLWRhdGVzPjxkYXRlPjQvMjAvPC9k
YXRlPjwvcHViLWRhdGVzPjwvZGF0ZXM+PGlzYm4+MDk2MC05ODIyPC9pc2JuPjx1cmxzPjxyZWxh
dGVkLXVybHM+PHVybD5odHRwOi8vd3d3LnNjaWVuY2VkaXJlY3QuY29tL3NjaWVuY2UvYXJ0aWNs
ZS9waWkvUzA5NjA5ODIyMTUwMDEyOTM8L3VybD48L3JlbGF0ZWQtdXJscz48L3VybHM+PGVsZWN0
cm9uaWMtcmVzb3VyY2UtbnVtPmh0dHA6Ly9keC5kb2kub3JnLzEwLjEwMTYvai5jdWIuMjAxNS4w
MS4wNjU8L2VsZWN0cm9uaWMtcmVzb3VyY2UtbnVtPjwvcmVjb3JkPjwvQ2l0ZT48Q2l0ZT48QXV0
aG9yPkNvbW1vbjwvQXV0aG9yPjxZZWFyPjIwMTk8L1llYXI+PFJlY051bT4zNTM8L1JlY051bT48
cmVjb3JkPjxyZWMtbnVtYmVyPjM1MzwvcmVjLW51bWJlcj48Zm9yZWlnbi1rZXlzPjxrZXkgYXBw
PSJFTiIgZGItaWQ9InhycjJzd3dleGEycmQ4ZWQyZDZ4ZndmMjByOXY1ZGV2dDJlMiIgdGltZXN0
YW1wPSIxNTU2MjI5Mjk4IiBndWlkPSJiMzZkNjQ4MS00NTRjLTQ3MGUtOTBhNi0yZmI2MDkzOWNh
OGYiPjM1Mzwva2V5PjwvZm9yZWlnbi1rZXlzPjxyZWYtdHlwZSBuYW1lPSJKb3VybmFsIEFydGlj
bGUiPjE3PC9yZWYtdHlwZT48Y29udHJpYnV0b3JzPjxhdXRob3JzPjxhdXRob3I+Q29tbW9uLCBK
YWNrPC9hdXRob3I+PGF1dGhvcj5Nb3JsZXksIERhbmllbDwvYXV0aG9yPjxhdXRob3I+dmFuIEhv
dXRlLCBTdGluZWtlPC9hdXRob3I+PGF1dGhvcj5XZXN0cmEsIEVkemUgUjwvYXV0aG9yPjwvYXV0
aG9ycz48L2NvbnRyaWJ1dG9ycz48dGl0bGVzPjx0aXRsZT48c3R5bGUgZmFjZT0ibm9ybWFsIiBm
b250PSJkZWZhdWx0IiBzaXplPSIxMDAlIj5DUklTUFItQ2FzIGltbXVuaXR5IGxlYWRzIHRvIGEg
Y29ldm9sdXRpb25hcnkgYXJtcyByYWNlIGJldHdlZW4gPC9zdHlsZT48c3R5bGUgZmFjZT0iaXRh
bGljIiBmb250PSJkZWZhdWx0IiBzaXplPSIxMDAlIj5TdHJlcHRvY29jY3VzPC9zdHlsZT48c3R5
bGUgZmFjZT0ibm9ybWFsIiBmb250PSJkZWZhdWx0IiBzaXplPSIxMDAlIj4gPC9zdHlsZT48c3R5
bGUgZmFjZT0iaXRhbGljIiBmb250PSJkZWZhdWx0IiBzaXplPSIxMDAlIj50aGVybW9waGlsdXM8
L3N0eWxlPjxzdHlsZSBmYWNlPSJub3JtYWwiIGZvbnQ9ImRlZmF1bHQiIHNpemU9IjEwMCUiPiBh
bmQgbHl0aWMgcGhhZ2U8L3N0eWxlPjwvdGl0bGU+PHNlY29uZGFyeS10aXRsZT5QaGlsb3NvcGhp
Y2FsIFRyYW5zYWN0aW9ucyBvZiB0aGUgUm95YWwgU29jaWV0eSBCOiBCaW9sb2dpY2FsIFNjaWVu
Y2VzPC9zZWNvbmRhcnktdGl0bGU+PC90aXRsZXM+PHBlcmlvZGljYWw+PGZ1bGwtdGl0bGU+UGhp
bG9zb3BoaWNhbCBUcmFuc2FjdGlvbnMgb2YgdGhlIFJveWFsIFNvY2lldHkgQjogQmlvbG9naWNh
bCBTY2llbmNlczwvZnVsbC10aXRsZT48L3BlcmlvZGljYWw+PGRhdGVzPjx5ZWFyPjIwMTk8L3ll
YXI+PC9kYXRlcz48dXJscz48L3VybHM+PGVsZWN0cm9uaWMtcmVzb3VyY2UtbnVtPjEwLjEwOTgv
cnN0Yi4yMDE4LjAwOTg8L2VsZWN0cm9uaWMtcmVzb3VyY2UtbnVtPjwvcmVjb3JkPjwvQ2l0ZT48
L0VuZE5vdGU+AG==
</w:fldData>
        </w:fldChar>
      </w:r>
      <w:r w:rsidR="00820E6F">
        <w:rPr>
          <w:rFonts w:eastAsia="Calibri" w:cs="Arial"/>
          <w:color w:val="000000" w:themeColor="text1"/>
        </w:rPr>
        <w:instrText xml:space="preserve"> ADDIN EN.CITE.DATA </w:instrText>
      </w:r>
      <w:r w:rsidR="00820E6F">
        <w:rPr>
          <w:rFonts w:eastAsia="Calibri" w:cs="Arial"/>
          <w:color w:val="000000" w:themeColor="text1"/>
        </w:rPr>
      </w:r>
      <w:r w:rsidR="00820E6F">
        <w:rPr>
          <w:rFonts w:eastAsia="Calibri" w:cs="Arial"/>
          <w:color w:val="000000" w:themeColor="text1"/>
        </w:rPr>
        <w:fldChar w:fldCharType="end"/>
      </w:r>
      <w:r w:rsidR="00BC23BC" w:rsidRPr="00FB3E26">
        <w:rPr>
          <w:rFonts w:eastAsia="Calibri" w:cs="Arial"/>
          <w:color w:val="000000" w:themeColor="text1"/>
        </w:rPr>
      </w:r>
      <w:r w:rsidR="00BC23BC" w:rsidRPr="00FB3E26">
        <w:rPr>
          <w:rFonts w:eastAsia="Calibri" w:cs="Arial"/>
          <w:color w:val="000000" w:themeColor="text1"/>
        </w:rPr>
        <w:fldChar w:fldCharType="separate"/>
      </w:r>
      <w:r w:rsidR="00820E6F">
        <w:rPr>
          <w:rFonts w:eastAsia="Calibri" w:cs="Arial"/>
          <w:noProof/>
          <w:color w:val="000000" w:themeColor="text1"/>
        </w:rPr>
        <w:t>(43, 44, 47, 48)</w:t>
      </w:r>
      <w:r w:rsidR="00BC23BC" w:rsidRPr="00FB3E26">
        <w:rPr>
          <w:rFonts w:eastAsia="Calibri" w:cs="Arial"/>
          <w:color w:val="000000" w:themeColor="text1"/>
        </w:rPr>
        <w:fldChar w:fldCharType="end"/>
      </w:r>
      <w:r w:rsidR="00BC23BC">
        <w:rPr>
          <w:rFonts w:eastAsia="Calibri" w:cs="Arial"/>
          <w:color w:val="000000" w:themeColor="text1"/>
        </w:rPr>
        <w:t xml:space="preserve">, due to different bacteria in the population acquiring different spacers </w:t>
      </w:r>
      <w:r w:rsidRPr="00831DB0">
        <w:rPr>
          <w:rFonts w:eastAsia="Calibri" w:cs="Arial"/>
          <w:color w:val="000000" w:themeColor="text1"/>
        </w:rPr>
        <w:fldChar w:fldCharType="begin"/>
      </w:r>
      <w:r w:rsidR="00820E6F">
        <w:rPr>
          <w:rFonts w:eastAsia="Calibri" w:cs="Arial"/>
          <w:color w:val="000000" w:themeColor="text1"/>
        </w:rPr>
        <w:instrText xml:space="preserve"> ADDIN EN.CITE &lt;EndNote&gt;&lt;Cite&gt;&lt;Author&gt;Westra&lt;/Author&gt;&lt;Year&gt;2017&lt;/Year&gt;&lt;RecNum&gt;265&lt;/RecNum&gt;&lt;DisplayText&gt;(33)&lt;/DisplayText&gt;&lt;record&gt;&lt;rec-number&gt;265&lt;/rec-number&gt;&lt;foreign-keys&gt;&lt;key app="EN" db-id="xrr2swwexa2rd8ed2d6xfwf20r9v5devt2e2" timestamp="1556229279" guid="d4d08dbc-e0b9-4216-9b2c-43db34907c7b"&gt;265&lt;/key&gt;&lt;/foreign-keys&gt;&lt;ref-type name="Journal Article"&gt;17&lt;/ref-type&gt;&lt;contributors&gt;&lt;authors&gt;&lt;author&gt;Westra, Edze R&lt;/author&gt;&lt;author&gt;Sünderhauf, David&lt;/author&gt;&lt;author&gt;Landsberger, Mariann&lt;/author&gt;&lt;author&gt;Buckling, Angus&lt;/author&gt;&lt;/authors&gt;&lt;/contributors&gt;&lt;titles&gt;&lt;title&gt;Mechanisms and consequences of diversity-generating immune strategies&lt;/title&gt;&lt;secondary-title&gt;Nature Reviews Immunology&lt;/secondary-title&gt;&lt;/titles&gt;&lt;periodical&gt;&lt;full-title&gt;Nature Reviews Immunology&lt;/full-title&gt;&lt;/periodical&gt;&lt;pages&gt;719&lt;/pages&gt;&lt;volume&gt;17&lt;/volume&gt;&lt;number&gt;11&lt;/number&gt;&lt;dates&gt;&lt;year&gt;2017&lt;/year&gt;&lt;/dates&gt;&lt;isbn&gt;1474-1741&lt;/isbn&gt;&lt;urls&gt;&lt;/urls&gt;&lt;/record&gt;&lt;/Cite&gt;&lt;/EndNote&gt;</w:instrText>
      </w:r>
      <w:r w:rsidRPr="00831DB0">
        <w:rPr>
          <w:rFonts w:eastAsia="Calibri" w:cs="Arial"/>
          <w:color w:val="000000" w:themeColor="text1"/>
        </w:rPr>
        <w:fldChar w:fldCharType="separate"/>
      </w:r>
      <w:r w:rsidR="00820E6F">
        <w:rPr>
          <w:rFonts w:eastAsia="Calibri" w:cs="Arial"/>
          <w:noProof/>
          <w:color w:val="000000" w:themeColor="text1"/>
        </w:rPr>
        <w:t>(33)</w:t>
      </w:r>
      <w:r w:rsidRPr="00831DB0">
        <w:rPr>
          <w:rFonts w:eastAsia="Calibri" w:cs="Arial"/>
          <w:color w:val="000000" w:themeColor="text1"/>
        </w:rPr>
        <w:fldChar w:fldCharType="end"/>
      </w:r>
      <w:r w:rsidR="00BC23BC">
        <w:rPr>
          <w:rFonts w:eastAsia="Calibri" w:cs="Arial"/>
          <w:color w:val="000000" w:themeColor="text1"/>
        </w:rPr>
        <w:t xml:space="preserve">. </w:t>
      </w:r>
      <w:r w:rsidR="00105788">
        <w:rPr>
          <w:rFonts w:eastAsia="Calibri" w:cs="Arial"/>
          <w:color w:val="000000" w:themeColor="text1"/>
        </w:rPr>
        <w:t>D</w:t>
      </w:r>
      <w:r w:rsidR="00BC23BC">
        <w:rPr>
          <w:rFonts w:eastAsia="Calibri" w:cs="Arial"/>
          <w:color w:val="000000" w:themeColor="text1"/>
        </w:rPr>
        <w:t xml:space="preserve">iversity has important implications for the coevolutionary interaction, as </w:t>
      </w:r>
      <w:r w:rsidRPr="00831DB0">
        <w:rPr>
          <w:rFonts w:eastAsia="Calibri" w:cs="Arial"/>
          <w:color w:val="000000" w:themeColor="text1"/>
        </w:rPr>
        <w:t xml:space="preserve">CRISPR diversity </w:t>
      </w:r>
      <w:r w:rsidR="00BC23BC">
        <w:rPr>
          <w:rFonts w:eastAsia="Calibri" w:cs="Arial"/>
          <w:color w:val="000000" w:themeColor="text1"/>
        </w:rPr>
        <w:t>can</w:t>
      </w:r>
      <w:r w:rsidRPr="00831DB0">
        <w:rPr>
          <w:rFonts w:eastAsia="Calibri" w:cs="Arial"/>
          <w:color w:val="000000" w:themeColor="text1"/>
        </w:rPr>
        <w:t xml:space="preserve"> </w:t>
      </w:r>
      <w:r w:rsidR="00BC23BC">
        <w:rPr>
          <w:rFonts w:eastAsia="Calibri" w:cs="Arial"/>
          <w:color w:val="000000" w:themeColor="text1"/>
        </w:rPr>
        <w:t>provide</w:t>
      </w:r>
      <w:r w:rsidRPr="00831DB0">
        <w:rPr>
          <w:rFonts w:eastAsia="Calibri" w:cs="Arial"/>
          <w:color w:val="000000" w:themeColor="text1"/>
        </w:rPr>
        <w:t xml:space="preserve"> </w:t>
      </w:r>
      <w:r w:rsidR="00E87F04">
        <w:rPr>
          <w:rFonts w:eastAsia="Calibri" w:cs="Arial"/>
          <w:color w:val="000000" w:themeColor="text1"/>
        </w:rPr>
        <w:t>increased resistance</w:t>
      </w:r>
      <w:r w:rsidRPr="00831DB0">
        <w:rPr>
          <w:rFonts w:eastAsia="Calibri" w:cs="Arial"/>
          <w:color w:val="000000" w:themeColor="text1"/>
        </w:rPr>
        <w:t xml:space="preserve"> </w:t>
      </w:r>
      <w:r w:rsidR="00E87F04">
        <w:rPr>
          <w:rFonts w:eastAsia="Calibri" w:cs="Arial"/>
          <w:color w:val="000000" w:themeColor="text1"/>
        </w:rPr>
        <w:t>by limiting the ability of phage to acquire the mutations needed to overcome CRISPR resistance</w:t>
      </w:r>
      <w:ins w:id="325" w:author="Common, Jack" w:date="2019-10-23T12:45:00Z">
        <w:r w:rsidR="008040DA">
          <w:rPr>
            <w:rFonts w:eastAsia="Calibri" w:cs="Arial"/>
            <w:color w:val="000000" w:themeColor="text1"/>
          </w:rPr>
          <w:t xml:space="preserve"> </w:t>
        </w:r>
      </w:ins>
      <w:r w:rsidR="00A53A6F">
        <w:rPr>
          <w:rFonts w:eastAsia="Calibri" w:cs="Arial"/>
          <w:color w:val="000000" w:themeColor="text1"/>
        </w:rPr>
        <w:fldChar w:fldCharType="begin"/>
      </w:r>
      <w:r w:rsidR="00820E6F">
        <w:rPr>
          <w:rFonts w:eastAsia="Calibri" w:cs="Arial"/>
          <w:color w:val="000000" w:themeColor="text1"/>
        </w:rPr>
        <w:instrText xml:space="preserve"> ADDIN EN.CITE &lt;EndNote&gt;&lt;Cite&gt;&lt;Author&gt;Common&lt;/Author&gt;&lt;Year&gt;2019&lt;/Year&gt;&lt;RecNum&gt;353&lt;/RecNum&gt;&lt;DisplayText&gt;(43)&lt;/DisplayText&gt;&lt;record&gt;&lt;rec-number&gt;353&lt;/rec-number&gt;&lt;foreign-keys&gt;&lt;key app="EN" db-id="xrr2swwexa2rd8ed2d6xfwf20r9v5devt2e2" timestamp="1556229298" guid="b36d6481-454c-470e-90a6-2fb60939ca8f"&gt;353&lt;/key&gt;&lt;/foreign-keys&gt;&lt;ref-type name="Journal Article"&gt;17&lt;/ref-type&gt;&lt;contributors&gt;&lt;authors&gt;&lt;author&gt;Common, Jack&lt;/author&gt;&lt;author&gt;Morley, Daniel&lt;/author&gt;&lt;author&gt;van Houte, Stineke&lt;/author&gt;&lt;author&gt;Westra, Edze R&lt;/author&gt;&lt;/authors&gt;&lt;/contributors&gt;&lt;titles&gt;&lt;title&gt;&lt;style face="normal" font="default" size="100%"&gt;CRISPR-Cas immunity leads to a coevolutionary arms race between &lt;/style&gt;&lt;style face="italic" font="default" size="100%"&gt;Streptococcus&lt;/style&gt;&lt;style face="normal" font="default" size="100%"&gt; &lt;/style&gt;&lt;style face="italic" font="default" size="100%"&gt;thermophilus&lt;/style&gt;&lt;style face="normal" font="default" size="100%"&gt; and lytic phage&lt;/style&gt;&lt;/title&gt;&lt;secondary-title&gt;Philosophical Transactions of the Royal Society B: Biological Sciences&lt;/secondary-title&gt;&lt;/titles&gt;&lt;periodical&gt;&lt;full-title&gt;Philosophical Transactions of the Royal Society B: Biological Sciences&lt;/full-title&gt;&lt;/periodical&gt;&lt;dates&gt;&lt;year&gt;2019&lt;/year&gt;&lt;/dates&gt;&lt;urls&gt;&lt;/urls&gt;&lt;electronic-resource-num&gt;10.1098/rstb.2018.0098&lt;/electronic-resource-num&gt;&lt;/record&gt;&lt;/Cite&gt;&lt;/EndNote&gt;</w:instrText>
      </w:r>
      <w:r w:rsidR="00A53A6F">
        <w:rPr>
          <w:rFonts w:eastAsia="Calibri" w:cs="Arial"/>
          <w:color w:val="000000" w:themeColor="text1"/>
        </w:rPr>
        <w:fldChar w:fldCharType="separate"/>
      </w:r>
      <w:r w:rsidR="00820E6F">
        <w:rPr>
          <w:rFonts w:eastAsia="Calibri" w:cs="Arial"/>
          <w:noProof/>
          <w:color w:val="000000" w:themeColor="text1"/>
        </w:rPr>
        <w:t>(43)</w:t>
      </w:r>
      <w:r w:rsidR="00A53A6F">
        <w:rPr>
          <w:rFonts w:eastAsia="Calibri" w:cs="Arial"/>
          <w:color w:val="000000" w:themeColor="text1"/>
        </w:rPr>
        <w:fldChar w:fldCharType="end"/>
      </w:r>
      <w:ins w:id="326" w:author="Common, Jack" w:date="2019-10-23T12:43:00Z">
        <w:r w:rsidR="001F5772">
          <w:rPr>
            <w:rFonts w:eastAsia="Calibri" w:cs="Arial"/>
            <w:color w:val="000000" w:themeColor="text1"/>
          </w:rPr>
          <w:t xml:space="preserve">. </w:t>
        </w:r>
      </w:ins>
      <w:del w:id="327" w:author="Common, Jack" w:date="2019-10-23T12:43:00Z">
        <w:r w:rsidR="00E87F04" w:rsidDel="001F5772">
          <w:rPr>
            <w:rFonts w:eastAsia="Calibri" w:cs="Arial"/>
            <w:color w:val="000000" w:themeColor="text1"/>
          </w:rPr>
          <w:delText>,</w:delText>
        </w:r>
      </w:del>
      <w:ins w:id="328" w:author="Common, Jack" w:date="2019-10-23T12:43:00Z">
        <w:r w:rsidR="001F5772">
          <w:rPr>
            <w:rFonts w:eastAsia="Calibri" w:cs="Arial"/>
            <w:color w:val="000000" w:themeColor="text1"/>
          </w:rPr>
          <w:t>P</w:t>
        </w:r>
      </w:ins>
      <w:ins w:id="329" w:author="Common, Jack" w:date="2019-10-23T12:42:00Z">
        <w:r w:rsidR="00A537FA" w:rsidRPr="00A537FA">
          <w:rPr>
            <w:rFonts w:eastAsia="Calibri" w:cs="Arial"/>
            <w:color w:val="000000" w:themeColor="text1"/>
          </w:rPr>
          <w:t xml:space="preserve">hage mutation is limited by mutation supply </w:t>
        </w:r>
        <w:r w:rsidR="00A537FA" w:rsidRPr="00A537FA">
          <w:rPr>
            <w:rFonts w:eastAsia="Calibri" w:cs="Arial"/>
            <w:color w:val="000000" w:themeColor="text1"/>
          </w:rPr>
          <w:fldChar w:fldCharType="begin">
            <w:fldData xml:space="preserve">PEVuZE5vdGU+PENpdGU+PEF1dGhvcj5MZW5za2k8L0F1dGhvcj48WWVhcj4xOTg1PC9ZZWFyPjxS
ZWNOdW0+MjMzPC9SZWNOdW0+PERpc3BsYXlUZXh0Pig0OS01MSk8L0Rpc3BsYXlUZXh0PjxyZWNv
cmQ+PHJlYy1udW1iZXI+MjMzPC9yZWMtbnVtYmVyPjxmb3JlaWduLWtleXM+PGtleSBhcHA9IkVO
IiBkYi1pZD0ieHJyMnN3d2V4YTJyZDhlZDJkNnhmd2YyMHI5djVkZXZ0MmUyIiB0aW1lc3RhbXA9
IjE1NTYyMjkyNzgiIGd1aWQ9Ijc4NzNiNTk1LTM2ZjktNGVkZS05MmVkLTg0NWQ2MTM4MTViNCI+
MjMzPC9rZXk+PC9mb3JlaWduLWtleXM+PHJlZi10eXBlIG5hbWU9IkpvdXJuYWwgQXJ0aWNsZSI+
MTc8L3JlZi10eXBlPjxjb250cmlidXRvcnM+PGF1dGhvcnM+PGF1dGhvcj5MZW5za2ksIFJpY2hh
cmQgRTwvYXV0aG9yPjxhdXRob3I+TGV2aW4sIEJydWNlIFI8L2F1dGhvcj48L2F1dGhvcnM+PC9j
b250cmlidXRvcnM+PHRpdGxlcz48dGl0bGU+Q29uc3RyYWludHMgb24gdGhlIGNvZXZvbHV0aW9u
IG9mIGJhY3RlcmlhIGFuZCB2aXJ1bGVudCBwaGFnZTogYSBtb2RlbCwgc29tZSBleHBlcmltZW50
cywgYW5kIHByZWRpY3Rpb25zIGZvciBuYXR1cmFsIGNvbW11bml0aWVzPC90aXRsZT48c2Vjb25k
YXJ5LXRpdGxlPlRoZSBBbWVyaWNhbiBOYXR1cmFsaXN0PC9zZWNvbmRhcnktdGl0bGU+PC90aXRs
ZXM+PHBlcmlvZGljYWw+PGZ1bGwtdGl0bGU+VGhlIEFtZXJpY2FuIE5hdHVyYWxpc3Q8L2Z1bGwt
dGl0bGU+PC9wZXJpb2RpY2FsPjxwYWdlcz41ODUtNjAyPC9wYWdlcz48dm9sdW1lPjEyNTwvdm9s
dW1lPjxudW1iZXI+NDwvbnVtYmVyPjxkYXRlcz48eWVhcj4xOTg1PC95ZWFyPjwvZGF0ZXM+PGlz
Ym4+MDAwMy0wMTQ3PC9pc2JuPjx1cmxzPjwvdXJscz48L3JlY29yZD48L0NpdGU+PENpdGU+PEF1
dGhvcj5MZXZpbjwvQXV0aG9yPjxZZWFyPjIwMTM8L1llYXI+PFJlY051bT41PC9SZWNOdW0+PHJl
Y29yZD48cmVjLW51bWJlcj41PC9yZWMtbnVtYmVyPjxmb3JlaWduLWtleXM+PGtleSBhcHA9IkVO
IiBkYi1pZD0iZnMyZXN4eHNtMHR2cmdlZXowb3YwMHM0dDVhcnphd2E5NXQ5Ij41PC9rZXk+PC9m
b3JlaWduLWtleXM+PHJlZi10eXBlIG5hbWU9IkpvdXJuYWwgQXJ0aWNsZSI+MTc8L3JlZi10eXBl
Pjxjb250cmlidXRvcnM+PGF1dGhvcnM+PGF1dGhvcj5MZXZpbiwgQnJ1Y2UgUjwvYXV0aG9yPjxh
dXRob3I+TW9pbmVhdSwgU3lsdmFpbjwvYXV0aG9yPjxhdXRob3I+QnVzaG1hbiwgTWFyeTwvYXV0
aG9yPjxhdXRob3I+QmFycmFuZ291LCBSb2RvbHBoZTwvYXV0aG9yPjwvYXV0aG9ycz48L2NvbnRy
aWJ1dG9ycz48dGl0bGVzPjx0aXRsZT5UaGUgcG9wdWxhdGlvbiBhbmQgZXZvbHV0aW9uYXJ5IGR5
bmFtaWNzIG9mIHBoYWdlIGFuZCBiYWN0ZXJpYSB3aXRoIENSSVNQUuKAk21lZGlhdGVkIGltbXVu
aXR5PC90aXRsZT48c2Vjb25kYXJ5LXRpdGxlPlBMb1MgZ2VuZXRpY3M8L3NlY29uZGFyeS10aXRs
ZT48L3RpdGxlcz48cGVyaW9kaWNhbD48ZnVsbC10aXRsZT5QTG9TIGdlbmV0aWNzPC9mdWxsLXRp
dGxlPjwvcGVyaW9kaWNhbD48cGFnZXM+ZTEwMDMzMTI8L3BhZ2VzPjx2b2x1bWU+OTwvdm9sdW1l
PjxudW1iZXI+MzwvbnVtYmVyPjxkYXRlcz48eWVhcj4yMDEzPC95ZWFyPjwvZGF0ZXM+PGlzYm4+
MTU1My03NDA0PC9pc2JuPjx1cmxzPjwvdXJscz48L3JlY29yZD48L0NpdGU+PENpdGU+PEF1dGhv
cj5DaGFiYXM8L0F1dGhvcj48WWVhcj4yMDE4PC9ZZWFyPjxSZWNOdW0+Mjg0PC9SZWNOdW0+PHJl
Y29yZD48cmVjLW51bWJlcj4yODQ8L3JlYy1udW1iZXI+PGZvcmVpZ24ta2V5cz48a2V5IGFwcD0i
RU4iIGRiLWlkPSJ4cnIyc3d3ZXhhMnJkOGVkMmQ2eGZ3ZjIwcjl2NWRldnQyZTIiIHRpbWVzdGFt
cD0iMTU1NjIyOTI4MiIgZ3VpZD0iMTE1NTQ4NjctMzQ3Ni00MmU3LWIwNDktZGU3ODFkNWRjN2Yx
Ij4yODQ8L2tleT48L2ZvcmVpZ24ta2V5cz48cmVmLXR5cGUgbmFtZT0iSm91cm5hbCBBcnRpY2xl
Ij4xNzwvcmVmLXR5cGU+PGNvbnRyaWJ1dG9ycz48YXV0aG9ycz48YXV0aG9yPkNoYWJhcywgSMOp
bMOobmU8L2F1dGhvcj48YXV0aG9yPkxpb24sIFPDqWJhc3RpZW48L2F1dGhvcj48YXV0aG9yPk5p
Y290LCBBbnRvaW5lPC9hdXRob3I+PGF1dGhvcj5NZWFkZW4sIFNlYW48L2F1dGhvcj48YXV0aG9y
PnZhbiBIb3V0ZSwgU3RpbmVrZTwvYXV0aG9yPjxhdXRob3I+TW9pbmVhdSwgU3lsdmFpbjwvYXV0
aG9yPjxhdXRob3I+V2FobCwgTGluZGkgTTwvYXV0aG9yPjxhdXRob3I+V2VzdHJhLCBFZHplIFI8
L2F1dGhvcj48YXV0aG9yPkdhbmRvbiwgU3lsdmFpbjwvYXV0aG9yPjwvYXV0aG9ycz48L2NvbnRy
aWJ1dG9ycz48dGl0bGVzPjx0aXRsZT5Fdm9sdXRpb25hcnkgZW1lcmdlbmNlIG9mIGluZmVjdGlv
dXMgZGlzZWFzZXMgaW4gaGV0ZXJvZ2VuZW91cyBob3N0IHBvcHVsYXRpb25zPC90aXRsZT48c2Vj
b25kYXJ5LXRpdGxlPmJpb1J4aXY8L3NlY29uZGFyeS10aXRsZT48L3RpdGxlcz48cGVyaW9kaWNh
bD48ZnVsbC10aXRsZT5iaW9SeGl2PC9mdWxsLXRpdGxlPjwvcGVyaW9kaWNhbD48cGFnZXM+MzE3
MDk5PC9wYWdlcz48ZGF0ZXM+PHllYXI+MjAxODwveWVhcj48L2RhdGVzPjx1cmxzPjwvdXJscz48
L3JlY29yZD48L0NpdGU+PC9FbmROb3RlPgB=
</w:fldData>
          </w:fldChar>
        </w:r>
      </w:ins>
      <w:r w:rsidR="00820E6F">
        <w:rPr>
          <w:rFonts w:eastAsia="Calibri" w:cs="Arial"/>
          <w:color w:val="000000" w:themeColor="text1"/>
        </w:rPr>
        <w:instrText xml:space="preserve"> ADDIN EN.CITE </w:instrText>
      </w:r>
      <w:r w:rsidR="00820E6F">
        <w:rPr>
          <w:rFonts w:eastAsia="Calibri" w:cs="Arial"/>
          <w:color w:val="000000" w:themeColor="text1"/>
        </w:rPr>
        <w:fldChar w:fldCharType="begin">
          <w:fldData xml:space="preserve">PEVuZE5vdGU+PENpdGU+PEF1dGhvcj5MZW5za2k8L0F1dGhvcj48WWVhcj4xOTg1PC9ZZWFyPjxS
ZWNOdW0+MjMzPC9SZWNOdW0+PERpc3BsYXlUZXh0Pig0OS01MSk8L0Rpc3BsYXlUZXh0PjxyZWNv
cmQ+PHJlYy1udW1iZXI+MjMzPC9yZWMtbnVtYmVyPjxmb3JlaWduLWtleXM+PGtleSBhcHA9IkVO
IiBkYi1pZD0ieHJyMnN3d2V4YTJyZDhlZDJkNnhmd2YyMHI5djVkZXZ0MmUyIiB0aW1lc3RhbXA9
IjE1NTYyMjkyNzgiIGd1aWQ9Ijc4NzNiNTk1LTM2ZjktNGVkZS05MmVkLTg0NWQ2MTM4MTViNCI+
MjMzPC9rZXk+PC9mb3JlaWduLWtleXM+PHJlZi10eXBlIG5hbWU9IkpvdXJuYWwgQXJ0aWNsZSI+
MTc8L3JlZi10eXBlPjxjb250cmlidXRvcnM+PGF1dGhvcnM+PGF1dGhvcj5MZW5za2ksIFJpY2hh
cmQgRTwvYXV0aG9yPjxhdXRob3I+TGV2aW4sIEJydWNlIFI8L2F1dGhvcj48L2F1dGhvcnM+PC9j
b250cmlidXRvcnM+PHRpdGxlcz48dGl0bGU+Q29uc3RyYWludHMgb24gdGhlIGNvZXZvbHV0aW9u
IG9mIGJhY3RlcmlhIGFuZCB2aXJ1bGVudCBwaGFnZTogYSBtb2RlbCwgc29tZSBleHBlcmltZW50
cywgYW5kIHByZWRpY3Rpb25zIGZvciBuYXR1cmFsIGNvbW11bml0aWVzPC90aXRsZT48c2Vjb25k
YXJ5LXRpdGxlPlRoZSBBbWVyaWNhbiBOYXR1cmFsaXN0PC9zZWNvbmRhcnktdGl0bGU+PC90aXRs
ZXM+PHBlcmlvZGljYWw+PGZ1bGwtdGl0bGU+VGhlIEFtZXJpY2FuIE5hdHVyYWxpc3Q8L2Z1bGwt
dGl0bGU+PC9wZXJpb2RpY2FsPjxwYWdlcz41ODUtNjAyPC9wYWdlcz48dm9sdW1lPjEyNTwvdm9s
dW1lPjxudW1iZXI+NDwvbnVtYmVyPjxkYXRlcz48eWVhcj4xOTg1PC95ZWFyPjwvZGF0ZXM+PGlz
Ym4+MDAwMy0wMTQ3PC9pc2JuPjx1cmxzPjwvdXJscz48L3JlY29yZD48L0NpdGU+PENpdGU+PEF1
dGhvcj5MZXZpbjwvQXV0aG9yPjxZZWFyPjIwMTM8L1llYXI+PFJlY051bT41PC9SZWNOdW0+PHJl
Y29yZD48cmVjLW51bWJlcj41PC9yZWMtbnVtYmVyPjxmb3JlaWduLWtleXM+PGtleSBhcHA9IkVO
IiBkYi1pZD0iZnMyZXN4eHNtMHR2cmdlZXowb3YwMHM0dDVhcnphd2E5NXQ5Ij41PC9rZXk+PC9m
b3JlaWduLWtleXM+PHJlZi10eXBlIG5hbWU9IkpvdXJuYWwgQXJ0aWNsZSI+MTc8L3JlZi10eXBl
Pjxjb250cmlidXRvcnM+PGF1dGhvcnM+PGF1dGhvcj5MZXZpbiwgQnJ1Y2UgUjwvYXV0aG9yPjxh
dXRob3I+TW9pbmVhdSwgU3lsdmFpbjwvYXV0aG9yPjxhdXRob3I+QnVzaG1hbiwgTWFyeTwvYXV0
aG9yPjxhdXRob3I+QmFycmFuZ291LCBSb2RvbHBoZTwvYXV0aG9yPjwvYXV0aG9ycz48L2NvbnRy
aWJ1dG9ycz48dGl0bGVzPjx0aXRsZT5UaGUgcG9wdWxhdGlvbiBhbmQgZXZvbHV0aW9uYXJ5IGR5
bmFtaWNzIG9mIHBoYWdlIGFuZCBiYWN0ZXJpYSB3aXRoIENSSVNQUuKAk21lZGlhdGVkIGltbXVu
aXR5PC90aXRsZT48c2Vjb25kYXJ5LXRpdGxlPlBMb1MgZ2VuZXRpY3M8L3NlY29uZGFyeS10aXRs
ZT48L3RpdGxlcz48cGVyaW9kaWNhbD48ZnVsbC10aXRsZT5QTG9TIGdlbmV0aWNzPC9mdWxsLXRp
dGxlPjwvcGVyaW9kaWNhbD48cGFnZXM+ZTEwMDMzMTI8L3BhZ2VzPjx2b2x1bWU+OTwvdm9sdW1l
PjxudW1iZXI+MzwvbnVtYmVyPjxkYXRlcz48eWVhcj4yMDEzPC95ZWFyPjwvZGF0ZXM+PGlzYm4+
MTU1My03NDA0PC9pc2JuPjx1cmxzPjwvdXJscz48L3JlY29yZD48L0NpdGU+PENpdGU+PEF1dGhv
cj5DaGFiYXM8L0F1dGhvcj48WWVhcj4yMDE4PC9ZZWFyPjxSZWNOdW0+Mjg0PC9SZWNOdW0+PHJl
Y29yZD48cmVjLW51bWJlcj4yODQ8L3JlYy1udW1iZXI+PGZvcmVpZ24ta2V5cz48a2V5IGFwcD0i
RU4iIGRiLWlkPSJ4cnIyc3d3ZXhhMnJkOGVkMmQ2eGZ3ZjIwcjl2NWRldnQyZTIiIHRpbWVzdGFt
cD0iMTU1NjIyOTI4MiIgZ3VpZD0iMTE1NTQ4NjctMzQ3Ni00MmU3LWIwNDktZGU3ODFkNWRjN2Yx
Ij4yODQ8L2tleT48L2ZvcmVpZ24ta2V5cz48cmVmLXR5cGUgbmFtZT0iSm91cm5hbCBBcnRpY2xl
Ij4xNzwvcmVmLXR5cGU+PGNvbnRyaWJ1dG9ycz48YXV0aG9ycz48YXV0aG9yPkNoYWJhcywgSMOp
bMOobmU8L2F1dGhvcj48YXV0aG9yPkxpb24sIFPDqWJhc3RpZW48L2F1dGhvcj48YXV0aG9yPk5p
Y290LCBBbnRvaW5lPC9hdXRob3I+PGF1dGhvcj5NZWFkZW4sIFNlYW48L2F1dGhvcj48YXV0aG9y
PnZhbiBIb3V0ZSwgU3RpbmVrZTwvYXV0aG9yPjxhdXRob3I+TW9pbmVhdSwgU3lsdmFpbjwvYXV0
aG9yPjxhdXRob3I+V2FobCwgTGluZGkgTTwvYXV0aG9yPjxhdXRob3I+V2VzdHJhLCBFZHplIFI8
L2F1dGhvcj48YXV0aG9yPkdhbmRvbiwgU3lsdmFpbjwvYXV0aG9yPjwvYXV0aG9ycz48L2NvbnRy
aWJ1dG9ycz48dGl0bGVzPjx0aXRsZT5Fdm9sdXRpb25hcnkgZW1lcmdlbmNlIG9mIGluZmVjdGlv
dXMgZGlzZWFzZXMgaW4gaGV0ZXJvZ2VuZW91cyBob3N0IHBvcHVsYXRpb25zPC90aXRsZT48c2Vj
b25kYXJ5LXRpdGxlPmJpb1J4aXY8L3NlY29uZGFyeS10aXRsZT48L3RpdGxlcz48cGVyaW9kaWNh
bD48ZnVsbC10aXRsZT5iaW9SeGl2PC9mdWxsLXRpdGxlPjwvcGVyaW9kaWNhbD48cGFnZXM+MzE3
MDk5PC9wYWdlcz48ZGF0ZXM+PHllYXI+MjAxODwveWVhcj48L2RhdGVzPjx1cmxzPjwvdXJscz48
L3JlY29yZD48L0NpdGU+PC9FbmROb3RlPgB=
</w:fldData>
        </w:fldChar>
      </w:r>
      <w:r w:rsidR="00820E6F">
        <w:rPr>
          <w:rFonts w:eastAsia="Calibri" w:cs="Arial"/>
          <w:color w:val="000000" w:themeColor="text1"/>
        </w:rPr>
        <w:instrText xml:space="preserve"> ADDIN EN.CITE.DATA </w:instrText>
      </w:r>
      <w:r w:rsidR="00820E6F">
        <w:rPr>
          <w:rFonts w:eastAsia="Calibri" w:cs="Arial"/>
          <w:color w:val="000000" w:themeColor="text1"/>
        </w:rPr>
      </w:r>
      <w:r w:rsidR="00820E6F">
        <w:rPr>
          <w:rFonts w:eastAsia="Calibri" w:cs="Arial"/>
          <w:color w:val="000000" w:themeColor="text1"/>
        </w:rPr>
        <w:fldChar w:fldCharType="end"/>
      </w:r>
      <w:ins w:id="330" w:author="Common, Jack" w:date="2019-10-23T12:42:00Z">
        <w:r w:rsidR="00A537FA" w:rsidRPr="00A537FA">
          <w:rPr>
            <w:rFonts w:eastAsia="Calibri" w:cs="Arial"/>
            <w:color w:val="000000" w:themeColor="text1"/>
          </w:rPr>
        </w:r>
        <w:r w:rsidR="00A537FA" w:rsidRPr="00A537FA">
          <w:rPr>
            <w:rFonts w:eastAsia="Calibri" w:cs="Arial"/>
            <w:color w:val="000000" w:themeColor="text1"/>
          </w:rPr>
          <w:fldChar w:fldCharType="separate"/>
        </w:r>
      </w:ins>
      <w:r w:rsidR="00820E6F">
        <w:rPr>
          <w:rFonts w:eastAsia="Calibri" w:cs="Arial"/>
          <w:noProof/>
          <w:color w:val="000000" w:themeColor="text1"/>
        </w:rPr>
        <w:t>(49-51)</w:t>
      </w:r>
      <w:ins w:id="331" w:author="Common, Jack" w:date="2019-10-23T12:42:00Z">
        <w:r w:rsidR="00A537FA" w:rsidRPr="00A537FA">
          <w:rPr>
            <w:rFonts w:eastAsia="Calibri" w:cs="Arial"/>
            <w:color w:val="000000" w:themeColor="text1"/>
          </w:rPr>
          <w:fldChar w:fldCharType="end"/>
        </w:r>
      </w:ins>
      <w:ins w:id="332" w:author="Common, Jack" w:date="2019-10-23T12:44:00Z">
        <w:r w:rsidR="008B3303">
          <w:rPr>
            <w:rFonts w:eastAsia="Calibri" w:cs="Arial"/>
            <w:color w:val="000000" w:themeColor="text1"/>
          </w:rPr>
          <w:t xml:space="preserve">, and </w:t>
        </w:r>
      </w:ins>
      <w:ins w:id="333" w:author="Common, Jack" w:date="2019-10-23T12:42:00Z">
        <w:r w:rsidR="00A537FA" w:rsidRPr="00A537FA">
          <w:rPr>
            <w:rFonts w:eastAsia="Calibri" w:cs="Arial"/>
            <w:color w:val="000000" w:themeColor="text1"/>
          </w:rPr>
          <w:t>full phage infectivity requires mutations in all the protospacers targeted by the host CRISPR array</w:t>
        </w:r>
      </w:ins>
      <w:ins w:id="334" w:author="Common, Jack" w:date="2019-10-23T12:44:00Z">
        <w:r w:rsidR="008B3303">
          <w:rPr>
            <w:rFonts w:eastAsia="Calibri" w:cs="Arial"/>
            <w:color w:val="000000" w:themeColor="text1"/>
          </w:rPr>
          <w:t xml:space="preserve">. This </w:t>
        </w:r>
      </w:ins>
      <w:ins w:id="335" w:author="Common, Jack" w:date="2019-10-23T12:42:00Z">
        <w:r w:rsidR="00A537FA" w:rsidRPr="00A537FA">
          <w:rPr>
            <w:rFonts w:eastAsia="Calibri" w:cs="Arial"/>
            <w:color w:val="000000" w:themeColor="text1"/>
          </w:rPr>
          <w:t xml:space="preserve">becomes </w:t>
        </w:r>
      </w:ins>
      <w:ins w:id="336" w:author="Common, Jack" w:date="2019-10-23T12:44:00Z">
        <w:r w:rsidR="008B3303">
          <w:rPr>
            <w:rFonts w:eastAsia="Calibri" w:cs="Arial"/>
            <w:color w:val="000000" w:themeColor="text1"/>
          </w:rPr>
          <w:t xml:space="preserve">more </w:t>
        </w:r>
      </w:ins>
      <w:ins w:id="337" w:author="Common, Jack" w:date="2019-10-23T12:42:00Z">
        <w:r w:rsidR="00A537FA" w:rsidRPr="00A537FA">
          <w:rPr>
            <w:rFonts w:eastAsia="Calibri" w:cs="Arial"/>
            <w:color w:val="000000" w:themeColor="text1"/>
          </w:rPr>
          <w:t xml:space="preserve">difficult </w:t>
        </w:r>
      </w:ins>
      <w:ins w:id="338" w:author="Common, Jack" w:date="2019-10-23T12:44:00Z">
        <w:r w:rsidR="008B3303">
          <w:rPr>
            <w:rFonts w:eastAsia="Calibri" w:cs="Arial"/>
            <w:color w:val="000000" w:themeColor="text1"/>
          </w:rPr>
          <w:t>as</w:t>
        </w:r>
      </w:ins>
      <w:ins w:id="339" w:author="Common, Jack" w:date="2019-10-23T12:42:00Z">
        <w:r w:rsidR="00A537FA" w:rsidRPr="00A537FA">
          <w:rPr>
            <w:rFonts w:eastAsia="Calibri" w:cs="Arial"/>
            <w:color w:val="000000" w:themeColor="text1"/>
          </w:rPr>
          <w:t xml:space="preserve"> individual</w:t>
        </w:r>
      </w:ins>
      <w:ins w:id="340" w:author="Common, Jack" w:date="2019-10-23T12:43:00Z">
        <w:r w:rsidR="008B3303">
          <w:rPr>
            <w:rFonts w:eastAsia="Calibri" w:cs="Arial"/>
            <w:color w:val="000000" w:themeColor="text1"/>
          </w:rPr>
          <w:t>-</w:t>
        </w:r>
      </w:ins>
      <w:ins w:id="341" w:author="Common, Jack" w:date="2019-10-23T12:42:00Z">
        <w:r w:rsidR="00A537FA" w:rsidRPr="00A537FA">
          <w:rPr>
            <w:rFonts w:eastAsia="Calibri" w:cs="Arial"/>
            <w:color w:val="000000" w:themeColor="text1"/>
          </w:rPr>
          <w:t>and population</w:t>
        </w:r>
      </w:ins>
      <w:ins w:id="342" w:author="Common, Jack" w:date="2019-10-23T12:43:00Z">
        <w:r w:rsidR="008B3303">
          <w:rPr>
            <w:rFonts w:eastAsia="Calibri" w:cs="Arial"/>
            <w:color w:val="000000" w:themeColor="text1"/>
          </w:rPr>
          <w:t>-level CRISPR diversity</w:t>
        </w:r>
      </w:ins>
      <w:ins w:id="343" w:author="Common, Jack" w:date="2019-10-23T12:42:00Z">
        <w:r w:rsidR="00A537FA" w:rsidRPr="00A537FA">
          <w:rPr>
            <w:rFonts w:eastAsia="Calibri" w:cs="Arial"/>
            <w:color w:val="000000" w:themeColor="text1"/>
          </w:rPr>
          <w:t xml:space="preserve"> </w:t>
        </w:r>
      </w:ins>
      <w:ins w:id="344" w:author="Common, Jack" w:date="2019-10-23T12:44:00Z">
        <w:r w:rsidR="008B3303">
          <w:rPr>
            <w:rFonts w:eastAsia="Calibri" w:cs="Arial"/>
            <w:color w:val="000000" w:themeColor="text1"/>
          </w:rPr>
          <w:t>increases</w:t>
        </w:r>
      </w:ins>
      <w:ins w:id="345" w:author="Common, Jack" w:date="2019-10-23T12:42:00Z">
        <w:r w:rsidR="00A537FA" w:rsidRPr="00A537FA">
          <w:rPr>
            <w:rFonts w:eastAsia="Calibri" w:cs="Arial"/>
            <w:color w:val="000000" w:themeColor="text1"/>
          </w:rPr>
          <w:t xml:space="preserve"> </w:t>
        </w:r>
        <w:r w:rsidR="00A537FA" w:rsidRPr="00A537FA">
          <w:rPr>
            <w:rFonts w:eastAsia="Calibri" w:cs="Arial"/>
            <w:color w:val="000000" w:themeColor="text1"/>
          </w:rPr>
          <w:fldChar w:fldCharType="begin"/>
        </w:r>
      </w:ins>
      <w:r w:rsidR="00820E6F">
        <w:rPr>
          <w:rFonts w:eastAsia="Calibri" w:cs="Arial"/>
          <w:color w:val="000000" w:themeColor="text1"/>
        </w:rPr>
        <w:instrText xml:space="preserve"> ADDIN EN.CITE &lt;EndNote&gt;&lt;Cite&gt;&lt;Author&gt;Levin&lt;/Author&gt;&lt;Year&gt;2013&lt;/Year&gt;&lt;RecNum&gt;5&lt;/RecNum&gt;&lt;DisplayText&gt;(50, 52)&lt;/DisplayText&gt;&lt;record&gt;&lt;rec-number&gt;5&lt;/rec-number&gt;&lt;foreign-keys&gt;&lt;key app="EN" db-id="fs2esxxsm0tvrgeez0ov00s4t5arzawa95t9"&gt;5&lt;/key&gt;&lt;/foreign-keys&gt;&lt;ref-type name="Journal Article"&gt;17&lt;/ref-type&gt;&lt;contributors&gt;&lt;authors&gt;&lt;author&gt;Levin, Bruce R&lt;/author&gt;&lt;author&gt;Moineau, Sylvain&lt;/author&gt;&lt;author&gt;Bushman, Mary&lt;/author&gt;&lt;author&gt;Barrangou, Rodolphe&lt;/author&gt;&lt;/authors&gt;&lt;/contributors&gt;&lt;titles&gt;&lt;title&gt;The population and evolutionary dynamics of phage and bacteria with CRISPR–mediated immunity&lt;/title&gt;&lt;secondary-title&gt;PLoS genetics&lt;/secondary-title&gt;&lt;/titles&gt;&lt;periodical&gt;&lt;full-title&gt;PLoS genetics&lt;/full-title&gt;&lt;/periodical&gt;&lt;pages&gt;e1003312&lt;/pages&gt;&lt;volume&gt;9&lt;/volume&gt;&lt;number&gt;3&lt;/number&gt;&lt;dates&gt;&lt;year&gt;2013&lt;/year&gt;&lt;/dates&gt;&lt;isbn&gt;1553-7404&lt;/isbn&gt;&lt;urls&gt;&lt;/urls&gt;&lt;/record&gt;&lt;/Cite&gt;&lt;Cite&gt;&lt;Author&gt;van Houte&lt;/Author&gt;&lt;Year&gt;2016&lt;/Year&gt;&lt;RecNum&gt;8&lt;/RecNum&gt;&lt;record&gt;&lt;rec-number&gt;8&lt;/rec-number&gt;&lt;foreign-keys&gt;&lt;key app="EN" db-id="fs2esxxsm0tvrgeez0ov00s4t5arzawa95t9"&gt;8&lt;/key&gt;&lt;/foreign-keys&gt;&lt;ref-type name="Journal Article"&gt;17&lt;/ref-type&gt;&lt;contributors&gt;&lt;authors&gt;&lt;author&gt;van Houte, Stineke&lt;/author&gt;&lt;author&gt;Ekroth, Alice KE&lt;/author&gt;&lt;author&gt;Broniewski,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Angus&lt;/author&gt;&lt;/authors&gt;&lt;/contributors&gt;&lt;titles&gt;&lt;title&gt;The diversity-generating benefits of a prokaryotic adaptive immune system&lt;/title&gt;&lt;secondary-title&gt;Nature&lt;/secondary-title&gt;&lt;/titles&gt;&lt;periodical&gt;&lt;full-title&gt;Nature&lt;/full-title&gt;&lt;/periodical&gt;&lt;pages&gt;385&lt;/pages&gt;&lt;volume&gt;532&lt;/volume&gt;&lt;number&gt;7599&lt;/number&gt;&lt;dates&gt;&lt;year&gt;2016&lt;/year&gt;&lt;/dates&gt;&lt;isbn&gt;1476-4687&lt;/isbn&gt;&lt;urls&gt;&lt;/urls&gt;&lt;/record&gt;&lt;/Cite&gt;&lt;/EndNote&gt;</w:instrText>
      </w:r>
      <w:ins w:id="346" w:author="Common, Jack" w:date="2019-10-23T12:42:00Z">
        <w:r w:rsidR="00A537FA" w:rsidRPr="00A537FA">
          <w:rPr>
            <w:rFonts w:eastAsia="Calibri" w:cs="Arial"/>
            <w:color w:val="000000" w:themeColor="text1"/>
          </w:rPr>
          <w:fldChar w:fldCharType="separate"/>
        </w:r>
      </w:ins>
      <w:r w:rsidR="00820E6F">
        <w:rPr>
          <w:rFonts w:eastAsia="Calibri" w:cs="Arial"/>
          <w:noProof/>
          <w:color w:val="000000" w:themeColor="text1"/>
        </w:rPr>
        <w:t>(50, 52)</w:t>
      </w:r>
      <w:ins w:id="347" w:author="Common, Jack" w:date="2019-10-23T12:42:00Z">
        <w:r w:rsidR="00A537FA" w:rsidRPr="00A537FA">
          <w:rPr>
            <w:rFonts w:eastAsia="Calibri" w:cs="Arial"/>
            <w:color w:val="000000" w:themeColor="text1"/>
          </w:rPr>
          <w:fldChar w:fldCharType="end"/>
        </w:r>
      </w:ins>
      <w:ins w:id="348" w:author="Common, Jack" w:date="2019-10-23T12:48:00Z">
        <w:r w:rsidR="004B11D6">
          <w:rPr>
            <w:rFonts w:eastAsia="Calibri" w:cs="Arial"/>
            <w:color w:val="000000" w:themeColor="text1"/>
          </w:rPr>
          <w:t xml:space="preserve">, and </w:t>
        </w:r>
      </w:ins>
      <w:del w:id="349" w:author="Common, Jack" w:date="2019-10-23T12:48:00Z">
        <w:r w:rsidR="00E87F04" w:rsidDel="004B11D6">
          <w:rPr>
            <w:rFonts w:eastAsia="Calibri" w:cs="Arial"/>
            <w:color w:val="000000" w:themeColor="text1"/>
          </w:rPr>
          <w:delText xml:space="preserve"> which in turn </w:delText>
        </w:r>
      </w:del>
      <w:r w:rsidR="00157B87">
        <w:rPr>
          <w:rFonts w:eastAsia="Calibri" w:cs="Arial"/>
          <w:color w:val="000000" w:themeColor="text1"/>
        </w:rPr>
        <w:t xml:space="preserve">can drive </w:t>
      </w:r>
      <w:r w:rsidR="00E87F04" w:rsidRPr="009C64AD">
        <w:rPr>
          <w:rFonts w:eastAsia="Calibri" w:cs="Arial"/>
          <w:color w:val="000000" w:themeColor="text1"/>
        </w:rPr>
        <w:t>rapid phage extinction</w:t>
      </w:r>
      <w:r w:rsidR="00E87F04" w:rsidRPr="00831DB0">
        <w:rPr>
          <w:rFonts w:eastAsia="Calibri" w:cs="Arial"/>
          <w:color w:val="000000" w:themeColor="text1"/>
        </w:rPr>
        <w:t xml:space="preserve"> </w:t>
      </w:r>
      <w:r w:rsidRPr="00634A04">
        <w:rPr>
          <w:rFonts w:eastAsia="Calibri" w:cs="Arial"/>
          <w:color w:val="000000" w:themeColor="text1"/>
        </w:rPr>
        <w:fldChar w:fldCharType="begin">
          <w:fldData xml:space="preserve">PEVuZE5vdGU+PENpdGU+PEF1dGhvcj52YW4gSG91dGU8L0F1dGhvcj48WWVhcj4yMDE2PC9ZZWFy
PjxSZWNOdW0+MzUwPC9SZWNOdW0+PERpc3BsYXlUZXh0PigxNywgMTgsIDMxKTwvRGlzcGxheVRl
eHQ+PHJlY29yZD48cmVjLW51bWJlcj4zNTA8L3JlYy1udW1iZXI+PGZvcmVpZ24ta2V5cz48a2V5
IGFwcD0iRU4iIGRiLWlkPSJ4cnIyc3d3ZXhhMnJkOGVkMmQ2eGZ3ZjIwcjl2NWRldnQyZTIiIHRp
bWVzdGFtcD0iMTU1NjIyOTI5OCIgZ3VpZD0iOGE3MjI3MzItYzU0OC00MDNkLWExMmQtZjZiNWI0
ZjdlMTNmIj4zNTA8L2tleT48L2ZvcmVpZ24ta2V5cz48cmVmLXR5cGUgbmFtZT0iSm91cm5hbCBB
cnRpY2xlIj4xNzwvcmVmLXR5cGU+PGNvbnRyaWJ1dG9ycz48YXV0aG9ycz48YXV0aG9yPnZhbiBI
b3V0ZSwgU3RpbmVrZTwvYXV0aG9yPjxhdXRob3I+RWtyb3RoLCBBbGljZSBLIEU8L2F1dGhvcj48
YXV0aG9yPkJyb25pZXdza2ksIEplbm55IE08L2F1dGhvcj48YXV0aG9yPkNoYWJhcywgSMOpbMOo
bmU8L2F1dGhvcj48YXV0aG9yPkFzaGJ5LCBCZW48L2F1dGhvcj48YXV0aG9yPkJvbmR5LURlbm9t
eSwgSm9zZXBoPC9hdXRob3I+PGF1dGhvcj5HYW5kb24sIFN5bHZhaW48L2F1dGhvcj48YXV0aG9y
PkJvb3RzLCBNaWtlPC9hdXRob3I+PGF1dGhvcj5QYXRlcnNvbiwgU3RldmU8L2F1dGhvcj48YXV0
aG9yPkJ1Y2tsaW5nLCBBbmd1czwvYXV0aG9yPjxhdXRob3I+V2VzdHJhLCBFZHplIFI8L2F1dGhv
cj48L2F1dGhvcnM+PC9jb250cmlidXRvcnM+PHRpdGxlcz48dGl0bGU+VGhlIGRpdmVyc2l0eS1n
ZW5lcmF0aW5nIGJlbmVmaXRzIG9mIGEgcHJva2FyeW90aWMgYWRhcHRpdmUgaW1tdW5lIHN5c3Rl
bTwvdGl0bGU+PHNlY29uZGFyeS10aXRsZT5OYXR1cmU8L3NlY29uZGFyeS10aXRsZT48L3RpdGxl
cz48cGVyaW9kaWNhbD48ZnVsbC10aXRsZT5OYXR1cmU8L2Z1bGwtdGl0bGU+PC9wZXJpb2RpY2Fs
PjxwYWdlcz4zODUtMzg4PC9wYWdlcz48dm9sdW1lPjUzMjwvdm9sdW1lPjxudW1iZXI+NzU5OTwv
bnVtYmVyPjxkYXRlcz48eWVhcj4yMDE2PC95ZWFyPjxwdWItZGF0ZXM+PGRhdGU+MDQvMjEvcHJp
bnQ8L2RhdGU+PC9wdWItZGF0ZXM+PC9kYXRlcz48cHVibGlzaGVyPk5hdHVyZSBQdWJsaXNoaW5n
IEdyb3VwLCBhIGRpdmlzaW9uIG9mIE1hY21pbGxhbiBQdWJsaXNoZXJzIExpbWl0ZWQuIEFsbCBS
aWdodHMgUmVzZXJ2ZWQuPC9wdWJsaXNoZXI+PGlzYm4+MDAyOC0wODM2PC9pc2JuPjx3b3JrLXR5
cGU+TGV0dGVyPC93b3JrLXR5cGU+PHVybHM+PHJlbGF0ZWQtdXJscz48dXJsPmh0dHA6Ly9keC5k
b2kub3JnLzEwLjEwMzgvbmF0dXJlMTc0MzY8L3VybD48L3JlbGF0ZWQtdXJscz48L3VybHM+PGVs
ZWN0cm9uaWMtcmVzb3VyY2UtbnVtPjEwLjEwMzgvbmF0dXJlMTc0MzY8L2VsZWN0cm9uaWMtcmVz
b3VyY2UtbnVtPjwvcmVjb3JkPjwvQ2l0ZT48Q2l0ZT48QXV0aG9yPk1vcmxleTwvQXV0aG9yPjxZ
ZWFyPjIwMTc8L1llYXI+PFJlY051bT4zNTQ8L1JlY051bT48cmVjb3JkPjxyZWMtbnVtYmVyPjM1
NDwvcmVjLW51bWJlcj48Zm9yZWlnbi1rZXlzPjxrZXkgYXBwPSJFTiIgZGItaWQ9InhycjJzd3dl
eGEycmQ4ZWQyZDZ4ZndmMjByOXY1ZGV2dDJlMiIgdGltZXN0YW1wPSIxNTU2MjI5Mjk4IiBndWlk
PSJjMTA3ZWEzZi0yYzE0LTQ1ZGQtYTlmOS1hODQ3MjcwYTRiYzciPjM1NDwva2V5PjwvZm9yZWln
bi1rZXlzPjxyZWYtdHlwZSBuYW1lPSJKb3VybmFsIEFydGljbGUiPjE3PC9yZWYtdHlwZT48Y29u
dHJpYnV0b3JzPjxhdXRob3JzPjxhdXRob3I+TW9ybGV5LCBEYW5pZWw8L2F1dGhvcj48YXV0aG9y
PkJyb25pZXdza2ksIEplbm55IE08L2F1dGhvcj48YXV0aG9yPldlc3RyYSwgRWR6ZSBSPC9hdXRo
b3I+PGF1dGhvcj5CdWNrbGluZywgQW5ndXM8L2F1dGhvcj48YXV0aG9yPnZhbiBIb3V0ZSwgU3Rp
bmVrZTwvYXV0aG9yPjwvYXV0aG9ycz48L2NvbnRyaWJ1dG9ycz48dGl0bGVzPjx0aXRsZT5Ib3N0
IGRpdmVyc2l0eSBsaW1pdHMgdGhlIGV2b2x1dGlvbiBvZiBwYXJhc2l0ZSBsb2NhbCBhZGFwdGF0
aW9uPC90aXRsZT48c2Vjb25kYXJ5LXRpdGxlPk1vbGVjdWxhciBlY29sb2d5PC9zZWNvbmRhcnkt
dGl0bGU+PC90aXRsZXM+PHBlcmlvZGljYWw+PGZ1bGwtdGl0bGU+TW9sZWN1bGFyIEVjb2xvZ3k8
L2Z1bGwtdGl0bGU+PC9wZXJpb2RpY2FsPjxwYWdlcz4xNzU2LTE3NjM8L3BhZ2VzPjx2b2x1bWU+
MjY8L3ZvbHVtZT48bnVtYmVyPjc8L251bWJlcj48ZGF0ZXM+PHllYXI+MjAxNzwveWVhcj48L2Rh
dGVzPjxpc2JuPjA5NjItMTA4MzwvaXNibj48dXJscz48L3VybHM+PC9yZWNvcmQ+PC9DaXRlPjxD
aXRlPjxBdXRob3I+Q2hhYmFzPC9BdXRob3I+PFllYXI+MjAxODwvWWVhcj48UmVjTnVtPjM0ODwv
UmVjTnVtPjxyZWNvcmQ+PHJlYy1udW1iZXI+MzQ4PC9yZWMtbnVtYmVyPjxmb3JlaWduLWtleXM+
PGtleSBhcHA9IkVOIiBkYi1pZD0ieHJyMnN3d2V4YTJyZDhlZDJkNnhmd2YyMHI5djVkZXZ0MmUy
IiB0aW1lc3RhbXA9IjE1NTYyMjkyOTgiIGd1aWQ9IjU5OTcxYmNlLTA2OTItNGU4NS1iYTk0LTk4
ZTVjOGY4NWE1NCI+MzQ4PC9rZXk+PC9mb3JlaWduLWtleXM+PHJlZi10eXBlIG5hbWU9IkpvdXJu
YWwgQXJ0aWNsZSI+MTc8L3JlZi10eXBlPjxjb250cmlidXRvcnM+PGF1dGhvcnM+PGF1dGhvcj5D
aGFiYXMsIEjDqWzDqG5lPC9hdXRob3I+PGF1dGhvcj5MaW9uLCBTw6liYXN0aWVuPC9hdXRob3I+
PGF1dGhvcj5OaWNvdCwgQW50b2luZTwvYXV0aG9yPjxhdXRob3I+TWVhZGVuLCBTZWFuPC9hdXRo
b3I+PGF1dGhvcj52YW4gSG91dGUsIFN0aW5la2U8L2F1dGhvcj48YXV0aG9yPk1vaW5lYXUsIFN5
bHZhaW48L2F1dGhvcj48YXV0aG9yPldhaGwsIExpbmRpIE08L2F1dGhvcj48YXV0aG9yPldlc3Ry
YSwgRWR6ZSBSPC9hdXRob3I+PGF1dGhvcj5HYW5kb24sIFN5bHZhaW48L2F1dGhvcj48L2F1dGhv
cnM+PC9jb250cmlidXRvcnM+PHRpdGxlcz48dGl0bGU+RXZvbHV0aW9uYXJ5IGVtZXJnZW5jZSBv
ZiBpbmZlY3Rpb3VzIGRpc2Vhc2VzIGluIGhldGVyb2dlbmVvdXMgaG9zdCBwb3B1bGF0aW9uczwv
dGl0bGU+PHNlY29uZGFyeS10aXRsZT5QTE9TIEJpb2xvZ3k8L3NlY29uZGFyeS10aXRsZT48L3Rp
dGxlcz48cGVyaW9kaWNhbD48ZnVsbC10aXRsZT5QTE9TIEJpb2xvZ3k8L2Z1bGwtdGl0bGU+PC9w
ZXJpb2RpY2FsPjxwYWdlcz5lMjAwNjczODwvcGFnZXM+PHZvbHVtZT4xNjwvdm9sdW1lPjxudW1i
ZXI+OTwvbnVtYmVyPjxkYXRlcz48eWVhcj4yMDE4PC95ZWFyPjwvZGF0ZXM+PHB1Ymxpc2hlcj5Q
dWJsaWMgTGlicmFyeSBvZiBTY2llbmNlPC9wdWJsaXNoZXI+PHVybHM+PHJlbGF0ZWQtdXJscz48
dXJsPmh0dHBzOi8vZG9pLm9yZy8xMC4xMzcxL2pvdXJuYWwucGJpby4yMDA2NzM4PC91cmw+PC9y
ZWxhdGVkLXVybHM+PC91cmxzPjxlbGVjdHJvbmljLXJlc291cmNlLW51bT4xMC4xMzcxL2pvdXJu
YWwucGJpby4yMDA2NzM4PC9lbGVjdHJvbmljLXJlc291cmNlLW51bT48L3JlY29yZD48L0NpdGU+
PC9FbmROb3RlPn==
</w:fldData>
        </w:fldChar>
      </w:r>
      <w:r w:rsidR="00820E6F">
        <w:rPr>
          <w:rFonts w:eastAsia="Calibri" w:cs="Arial"/>
          <w:color w:val="000000" w:themeColor="text1"/>
        </w:rPr>
        <w:instrText xml:space="preserve"> ADDIN EN.CITE </w:instrText>
      </w:r>
      <w:r w:rsidR="00820E6F">
        <w:rPr>
          <w:rFonts w:eastAsia="Calibri" w:cs="Arial"/>
          <w:color w:val="000000" w:themeColor="text1"/>
        </w:rPr>
        <w:fldChar w:fldCharType="begin">
          <w:fldData xml:space="preserve">PEVuZE5vdGU+PENpdGU+PEF1dGhvcj52YW4gSG91dGU8L0F1dGhvcj48WWVhcj4yMDE2PC9ZZWFy
PjxSZWNOdW0+MzUwPC9SZWNOdW0+PERpc3BsYXlUZXh0PigxNywgMTgsIDMxKTwvRGlzcGxheVRl
eHQ+PHJlY29yZD48cmVjLW51bWJlcj4zNTA8L3JlYy1udW1iZXI+PGZvcmVpZ24ta2V5cz48a2V5
IGFwcD0iRU4iIGRiLWlkPSJ4cnIyc3d3ZXhhMnJkOGVkMmQ2eGZ3ZjIwcjl2NWRldnQyZTIiIHRp
bWVzdGFtcD0iMTU1NjIyOTI5OCIgZ3VpZD0iOGE3MjI3MzItYzU0OC00MDNkLWExMmQtZjZiNWI0
ZjdlMTNmIj4zNTA8L2tleT48L2ZvcmVpZ24ta2V5cz48cmVmLXR5cGUgbmFtZT0iSm91cm5hbCBB
cnRpY2xlIj4xNzwvcmVmLXR5cGU+PGNvbnRyaWJ1dG9ycz48YXV0aG9ycz48YXV0aG9yPnZhbiBI
b3V0ZSwgU3RpbmVrZTwvYXV0aG9yPjxhdXRob3I+RWtyb3RoLCBBbGljZSBLIEU8L2F1dGhvcj48
YXV0aG9yPkJyb25pZXdza2ksIEplbm55IE08L2F1dGhvcj48YXV0aG9yPkNoYWJhcywgSMOpbMOo
bmU8L2F1dGhvcj48YXV0aG9yPkFzaGJ5LCBCZW48L2F1dGhvcj48YXV0aG9yPkJvbmR5LURlbm9t
eSwgSm9zZXBoPC9hdXRob3I+PGF1dGhvcj5HYW5kb24sIFN5bHZhaW48L2F1dGhvcj48YXV0aG9y
PkJvb3RzLCBNaWtlPC9hdXRob3I+PGF1dGhvcj5QYXRlcnNvbiwgU3RldmU8L2F1dGhvcj48YXV0
aG9yPkJ1Y2tsaW5nLCBBbmd1czwvYXV0aG9yPjxhdXRob3I+V2VzdHJhLCBFZHplIFI8L2F1dGhv
cj48L2F1dGhvcnM+PC9jb250cmlidXRvcnM+PHRpdGxlcz48dGl0bGU+VGhlIGRpdmVyc2l0eS1n
ZW5lcmF0aW5nIGJlbmVmaXRzIG9mIGEgcHJva2FyeW90aWMgYWRhcHRpdmUgaW1tdW5lIHN5c3Rl
bTwvdGl0bGU+PHNlY29uZGFyeS10aXRsZT5OYXR1cmU8L3NlY29uZGFyeS10aXRsZT48L3RpdGxl
cz48cGVyaW9kaWNhbD48ZnVsbC10aXRsZT5OYXR1cmU8L2Z1bGwtdGl0bGU+PC9wZXJpb2RpY2Fs
PjxwYWdlcz4zODUtMzg4PC9wYWdlcz48dm9sdW1lPjUzMjwvdm9sdW1lPjxudW1iZXI+NzU5OTwv
bnVtYmVyPjxkYXRlcz48eWVhcj4yMDE2PC95ZWFyPjxwdWItZGF0ZXM+PGRhdGU+MDQvMjEvcHJp
bnQ8L2RhdGU+PC9wdWItZGF0ZXM+PC9kYXRlcz48cHVibGlzaGVyPk5hdHVyZSBQdWJsaXNoaW5n
IEdyb3VwLCBhIGRpdmlzaW9uIG9mIE1hY21pbGxhbiBQdWJsaXNoZXJzIExpbWl0ZWQuIEFsbCBS
aWdodHMgUmVzZXJ2ZWQuPC9wdWJsaXNoZXI+PGlzYm4+MDAyOC0wODM2PC9pc2JuPjx3b3JrLXR5
cGU+TGV0dGVyPC93b3JrLXR5cGU+PHVybHM+PHJlbGF0ZWQtdXJscz48dXJsPmh0dHA6Ly9keC5k
b2kub3JnLzEwLjEwMzgvbmF0dXJlMTc0MzY8L3VybD48L3JlbGF0ZWQtdXJscz48L3VybHM+PGVs
ZWN0cm9uaWMtcmVzb3VyY2UtbnVtPjEwLjEwMzgvbmF0dXJlMTc0MzY8L2VsZWN0cm9uaWMtcmVz
b3VyY2UtbnVtPjwvcmVjb3JkPjwvQ2l0ZT48Q2l0ZT48QXV0aG9yPk1vcmxleTwvQXV0aG9yPjxZ
ZWFyPjIwMTc8L1llYXI+PFJlY051bT4zNTQ8L1JlY051bT48cmVjb3JkPjxyZWMtbnVtYmVyPjM1
NDwvcmVjLW51bWJlcj48Zm9yZWlnbi1rZXlzPjxrZXkgYXBwPSJFTiIgZGItaWQ9InhycjJzd3dl
eGEycmQ4ZWQyZDZ4ZndmMjByOXY1ZGV2dDJlMiIgdGltZXN0YW1wPSIxNTU2MjI5Mjk4IiBndWlk
PSJjMTA3ZWEzZi0yYzE0LTQ1ZGQtYTlmOS1hODQ3MjcwYTRiYzciPjM1NDwva2V5PjwvZm9yZWln
bi1rZXlzPjxyZWYtdHlwZSBuYW1lPSJKb3VybmFsIEFydGljbGUiPjE3PC9yZWYtdHlwZT48Y29u
dHJpYnV0b3JzPjxhdXRob3JzPjxhdXRob3I+TW9ybGV5LCBEYW5pZWw8L2F1dGhvcj48YXV0aG9y
PkJyb25pZXdza2ksIEplbm55IE08L2F1dGhvcj48YXV0aG9yPldlc3RyYSwgRWR6ZSBSPC9hdXRo
b3I+PGF1dGhvcj5CdWNrbGluZywgQW5ndXM8L2F1dGhvcj48YXV0aG9yPnZhbiBIb3V0ZSwgU3Rp
bmVrZTwvYXV0aG9yPjwvYXV0aG9ycz48L2NvbnRyaWJ1dG9ycz48dGl0bGVzPjx0aXRsZT5Ib3N0
IGRpdmVyc2l0eSBsaW1pdHMgdGhlIGV2b2x1dGlvbiBvZiBwYXJhc2l0ZSBsb2NhbCBhZGFwdGF0
aW9uPC90aXRsZT48c2Vjb25kYXJ5LXRpdGxlPk1vbGVjdWxhciBlY29sb2d5PC9zZWNvbmRhcnkt
dGl0bGU+PC90aXRsZXM+PHBlcmlvZGljYWw+PGZ1bGwtdGl0bGU+TW9sZWN1bGFyIEVjb2xvZ3k8
L2Z1bGwtdGl0bGU+PC9wZXJpb2RpY2FsPjxwYWdlcz4xNzU2LTE3NjM8L3BhZ2VzPjx2b2x1bWU+
MjY8L3ZvbHVtZT48bnVtYmVyPjc8L251bWJlcj48ZGF0ZXM+PHllYXI+MjAxNzwveWVhcj48L2Rh
dGVzPjxpc2JuPjA5NjItMTA4MzwvaXNibj48dXJscz48L3VybHM+PC9yZWNvcmQ+PC9DaXRlPjxD
aXRlPjxBdXRob3I+Q2hhYmFzPC9BdXRob3I+PFllYXI+MjAxODwvWWVhcj48UmVjTnVtPjM0ODwv
UmVjTnVtPjxyZWNvcmQ+PHJlYy1udW1iZXI+MzQ4PC9yZWMtbnVtYmVyPjxmb3JlaWduLWtleXM+
PGtleSBhcHA9IkVOIiBkYi1pZD0ieHJyMnN3d2V4YTJyZDhlZDJkNnhmd2YyMHI5djVkZXZ0MmUy
IiB0aW1lc3RhbXA9IjE1NTYyMjkyOTgiIGd1aWQ9IjU5OTcxYmNlLTA2OTItNGU4NS1iYTk0LTk4
ZTVjOGY4NWE1NCI+MzQ4PC9rZXk+PC9mb3JlaWduLWtleXM+PHJlZi10eXBlIG5hbWU9IkpvdXJu
YWwgQXJ0aWNsZSI+MTc8L3JlZi10eXBlPjxjb250cmlidXRvcnM+PGF1dGhvcnM+PGF1dGhvcj5D
aGFiYXMsIEjDqWzDqG5lPC9hdXRob3I+PGF1dGhvcj5MaW9uLCBTw6liYXN0aWVuPC9hdXRob3I+
PGF1dGhvcj5OaWNvdCwgQW50b2luZTwvYXV0aG9yPjxhdXRob3I+TWVhZGVuLCBTZWFuPC9hdXRo
b3I+PGF1dGhvcj52YW4gSG91dGUsIFN0aW5la2U8L2F1dGhvcj48YXV0aG9yPk1vaW5lYXUsIFN5
bHZhaW48L2F1dGhvcj48YXV0aG9yPldhaGwsIExpbmRpIE08L2F1dGhvcj48YXV0aG9yPldlc3Ry
YSwgRWR6ZSBSPC9hdXRob3I+PGF1dGhvcj5HYW5kb24sIFN5bHZhaW48L2F1dGhvcj48L2F1dGhv
cnM+PC9jb250cmlidXRvcnM+PHRpdGxlcz48dGl0bGU+RXZvbHV0aW9uYXJ5IGVtZXJnZW5jZSBv
ZiBpbmZlY3Rpb3VzIGRpc2Vhc2VzIGluIGhldGVyb2dlbmVvdXMgaG9zdCBwb3B1bGF0aW9uczwv
dGl0bGU+PHNlY29uZGFyeS10aXRsZT5QTE9TIEJpb2xvZ3k8L3NlY29uZGFyeS10aXRsZT48L3Rp
dGxlcz48cGVyaW9kaWNhbD48ZnVsbC10aXRsZT5QTE9TIEJpb2xvZ3k8L2Z1bGwtdGl0bGU+PC9w
ZXJpb2RpY2FsPjxwYWdlcz5lMjAwNjczODwvcGFnZXM+PHZvbHVtZT4xNjwvdm9sdW1lPjxudW1i
ZXI+OTwvbnVtYmVyPjxkYXRlcz48eWVhcj4yMDE4PC95ZWFyPjwvZGF0ZXM+PHB1Ymxpc2hlcj5Q
dWJsaWMgTGlicmFyeSBvZiBTY2llbmNlPC9wdWJsaXNoZXI+PHVybHM+PHJlbGF0ZWQtdXJscz48
dXJsPmh0dHBzOi8vZG9pLm9yZy8xMC4xMzcxL2pvdXJuYWwucGJpby4yMDA2NzM4PC91cmw+PC9y
ZWxhdGVkLXVybHM+PC91cmxzPjxlbGVjdHJvbmljLXJlc291cmNlLW51bT4xMC4xMzcxL2pvdXJu
YWwucGJpby4yMDA2NzM4PC9lbGVjdHJvbmljLXJlc291cmNlLW51bT48L3JlY29yZD48L0NpdGU+
PC9FbmROb3RlPn==
</w:fldData>
        </w:fldChar>
      </w:r>
      <w:r w:rsidR="00820E6F">
        <w:rPr>
          <w:rFonts w:eastAsia="Calibri" w:cs="Arial"/>
          <w:color w:val="000000" w:themeColor="text1"/>
        </w:rPr>
        <w:instrText xml:space="preserve"> ADDIN EN.CITE.DATA </w:instrText>
      </w:r>
      <w:r w:rsidR="00820E6F">
        <w:rPr>
          <w:rFonts w:eastAsia="Calibri" w:cs="Arial"/>
          <w:color w:val="000000" w:themeColor="text1"/>
        </w:rPr>
      </w:r>
      <w:r w:rsidR="00820E6F">
        <w:rPr>
          <w:rFonts w:eastAsia="Calibri" w:cs="Arial"/>
          <w:color w:val="000000" w:themeColor="text1"/>
        </w:rPr>
        <w:fldChar w:fldCharType="end"/>
      </w:r>
      <w:r w:rsidRPr="00634A04">
        <w:rPr>
          <w:rFonts w:eastAsia="Calibri" w:cs="Arial"/>
          <w:color w:val="000000" w:themeColor="text1"/>
        </w:rPr>
      </w:r>
      <w:r w:rsidRPr="00634A04">
        <w:rPr>
          <w:rFonts w:eastAsia="Calibri" w:cs="Arial"/>
          <w:color w:val="000000" w:themeColor="text1"/>
        </w:rPr>
        <w:fldChar w:fldCharType="separate"/>
      </w:r>
      <w:r w:rsidR="00820E6F">
        <w:rPr>
          <w:rFonts w:eastAsia="Calibri" w:cs="Arial"/>
          <w:noProof/>
          <w:color w:val="000000" w:themeColor="text1"/>
        </w:rPr>
        <w:t>(17, 18, 31)</w:t>
      </w:r>
      <w:r w:rsidRPr="00634A04">
        <w:rPr>
          <w:rFonts w:eastAsia="Calibri" w:cs="Arial"/>
          <w:color w:val="000000" w:themeColor="text1"/>
        </w:rPr>
        <w:fldChar w:fldCharType="end"/>
      </w:r>
      <w:r w:rsidR="00634A04">
        <w:rPr>
          <w:rFonts w:eastAsia="Calibri" w:cs="Arial"/>
          <w:color w:val="000000" w:themeColor="text1"/>
        </w:rPr>
        <w:t>.</w:t>
      </w:r>
    </w:p>
    <w:p w14:paraId="14088804" w14:textId="6C742AAE" w:rsidR="00E87F04" w:rsidRDefault="00E87F04">
      <w:pPr>
        <w:jc w:val="both"/>
        <w:rPr>
          <w:rFonts w:eastAsia="Calibri" w:cs="Arial"/>
          <w:color w:val="000000" w:themeColor="text1"/>
        </w:rPr>
        <w:pPrChange w:id="350" w:author="Common, Jack" w:date="2019-10-23T10:58:00Z">
          <w:pPr>
            <w:spacing w:line="480" w:lineRule="auto"/>
            <w:jc w:val="both"/>
          </w:pPr>
        </w:pPrChange>
      </w:pPr>
    </w:p>
    <w:p w14:paraId="32AB6155" w14:textId="34E94033" w:rsidR="00953909" w:rsidDel="00F17EFC" w:rsidRDefault="00157B87" w:rsidP="004C078D">
      <w:pPr>
        <w:jc w:val="both"/>
        <w:rPr>
          <w:del w:id="351" w:author="Common, Jack" w:date="2019-10-23T12:58:00Z"/>
          <w:rFonts w:eastAsia="Calibri" w:cs="Arial"/>
          <w:color w:val="000000" w:themeColor="text1"/>
        </w:rPr>
      </w:pPr>
      <w:r>
        <w:rPr>
          <w:rFonts w:eastAsia="Calibri" w:cs="Arial"/>
          <w:color w:val="000000" w:themeColor="text1"/>
        </w:rPr>
        <w:t>Apart from this evolutionary effect</w:t>
      </w:r>
      <w:r w:rsidR="00E87F04">
        <w:rPr>
          <w:rFonts w:eastAsia="Calibri" w:cs="Arial"/>
          <w:color w:val="000000" w:themeColor="text1"/>
        </w:rPr>
        <w:t>, theory predicts that even if a phage mutant evolved that can overcome one CRISPR resistance allele in the population, its ability to amplify will be reduced in a more diverse host population</w:t>
      </w:r>
      <w:ins w:id="352" w:author="Common, Jack" w:date="2019-10-24T11:06:00Z">
        <w:r w:rsidR="005E706D">
          <w:rPr>
            <w:rFonts w:eastAsia="Calibri" w:cs="Arial"/>
            <w:color w:val="000000" w:themeColor="text1"/>
          </w:rPr>
          <w:t xml:space="preserve"> </w:t>
        </w:r>
      </w:ins>
      <w:r w:rsidR="005E706D">
        <w:rPr>
          <w:rFonts w:eastAsia="Calibri" w:cs="Arial"/>
          <w:color w:val="000000" w:themeColor="text1"/>
        </w:rPr>
        <w:fldChar w:fldCharType="begin"/>
      </w:r>
      <w:r w:rsidR="005E706D">
        <w:rPr>
          <w:rFonts w:eastAsia="Calibri" w:cs="Arial"/>
          <w:color w:val="000000" w:themeColor="text1"/>
        </w:rPr>
        <w:instrText xml:space="preserve"> ADDIN EN.CITE &lt;EndNote&gt;&lt;Cite&gt;&lt;Author&gt;Lively&lt;/Author&gt;&lt;Year&gt;2010&lt;/Year&gt;&lt;RecNum&gt;98&lt;/RecNum&gt;&lt;DisplayText&gt;(21)&lt;/DisplayText&gt;&lt;record&gt;&lt;rec-number&gt;98&lt;/rec-number&gt;&lt;foreign-keys&gt;&lt;key app="EN" db-id="xrr2swwexa2rd8ed2d6xfwf20r9v5devt2e2" timestamp="1556229073" guid="fd06ecbb-91e8-41b2-8ab0-b1cb474655b0"&gt;98&lt;/key&gt;&lt;/foreign-keys&gt;&lt;ref-type name="Journal Article"&gt;17&lt;/ref-type&gt;&lt;contributors&gt;&lt;authors&gt;&lt;author&gt;Lively, C. M.&lt;/author&gt;&lt;/authors&gt;&lt;/contributors&gt;&lt;titles&gt;&lt;title&gt;The Effect of Host Genetic Diversity on Disease Spread&lt;/title&gt;&lt;secondary-title&gt;The American Naturalist&lt;/secondary-title&gt;&lt;/titles&gt;&lt;periodical&gt;&lt;full-title&gt;The American Naturalist&lt;/full-title&gt;&lt;/periodical&gt;&lt;pages&gt;E149-E152&lt;/pages&gt;&lt;volume&gt;175&lt;/volume&gt;&lt;number&gt;6&lt;/number&gt;&lt;dates&gt;&lt;year&gt;2010&lt;/year&gt;&lt;pub-dates&gt;&lt;date&gt;2010/06/01&lt;/date&gt;&lt;/pub-dates&gt;&lt;/dates&gt;&lt;publisher&gt;The University of Chicago Press&lt;/publisher&gt;&lt;isbn&gt;0003-0147&lt;/isbn&gt;&lt;urls&gt;&lt;related-urls&gt;&lt;url&gt;http://dx.doi.org/10.1086/652430&lt;/url&gt;&lt;/related-urls&gt;&lt;/urls&gt;&lt;electronic-resource-num&gt;10.1086/652430&lt;/electronic-resource-num&gt;&lt;access-date&gt;2016/09/20&lt;/access-date&gt;&lt;/record&gt;&lt;/Cite&gt;&lt;/EndNote&gt;</w:instrText>
      </w:r>
      <w:r w:rsidR="005E706D">
        <w:rPr>
          <w:rFonts w:eastAsia="Calibri" w:cs="Arial"/>
          <w:color w:val="000000" w:themeColor="text1"/>
        </w:rPr>
        <w:fldChar w:fldCharType="separate"/>
      </w:r>
      <w:r w:rsidR="005E706D">
        <w:rPr>
          <w:rFonts w:eastAsia="Calibri" w:cs="Arial"/>
          <w:noProof/>
          <w:color w:val="000000" w:themeColor="text1"/>
        </w:rPr>
        <w:t>(21)</w:t>
      </w:r>
      <w:r w:rsidR="005E706D">
        <w:rPr>
          <w:rFonts w:eastAsia="Calibri" w:cs="Arial"/>
          <w:color w:val="000000" w:themeColor="text1"/>
        </w:rPr>
        <w:fldChar w:fldCharType="end"/>
      </w:r>
      <w:del w:id="353" w:author="Common, Jack" w:date="2019-10-24T11:06:00Z">
        <w:r w:rsidR="00E87F04" w:rsidDel="005E706D">
          <w:rPr>
            <w:rFonts w:eastAsia="Calibri" w:cs="Arial"/>
            <w:color w:val="000000" w:themeColor="text1"/>
          </w:rPr>
          <w:delText xml:space="preserve"> (Lively 2010)</w:delText>
        </w:r>
      </w:del>
      <w:r w:rsidR="00E87F04">
        <w:rPr>
          <w:rFonts w:eastAsia="Calibri" w:cs="Arial"/>
          <w:color w:val="000000" w:themeColor="text1"/>
        </w:rPr>
        <w:t xml:space="preserve">. </w:t>
      </w:r>
      <w:del w:id="354" w:author="Common, Jack" w:date="2019-10-23T12:49:00Z">
        <w:r w:rsidR="00E87F04" w:rsidDel="001B7443">
          <w:rPr>
            <w:rFonts w:eastAsia="Calibri" w:cs="Arial"/>
            <w:color w:val="000000" w:themeColor="text1"/>
          </w:rPr>
          <w:delText>Moreover</w:delText>
        </w:r>
      </w:del>
      <w:ins w:id="355" w:author="Common, Jack" w:date="2019-10-23T12:49:00Z">
        <w:r w:rsidR="001B7443">
          <w:rPr>
            <w:rFonts w:eastAsia="Calibri" w:cs="Arial"/>
            <w:color w:val="000000" w:themeColor="text1"/>
          </w:rPr>
          <w:t xml:space="preserve">The resulting smaller phage population sizes are </w:t>
        </w:r>
      </w:ins>
      <w:del w:id="356" w:author="Common, Jack" w:date="2019-10-23T12:49:00Z">
        <w:r w:rsidR="00E87F04" w:rsidDel="001B7443">
          <w:rPr>
            <w:rFonts w:eastAsia="Calibri" w:cs="Arial"/>
            <w:color w:val="000000" w:themeColor="text1"/>
          </w:rPr>
          <w:delText xml:space="preserve">, this </w:delText>
        </w:r>
      </w:del>
      <w:r w:rsidR="00E87F04">
        <w:rPr>
          <w:rFonts w:eastAsia="Calibri" w:cs="Arial"/>
          <w:color w:val="000000" w:themeColor="text1"/>
        </w:rPr>
        <w:t xml:space="preserve">in turn </w:t>
      </w:r>
      <w:del w:id="357" w:author="Common, Jack" w:date="2019-10-23T12:49:00Z">
        <w:r w:rsidR="00E87F04" w:rsidDel="001B7443">
          <w:rPr>
            <w:rFonts w:eastAsia="Calibri" w:cs="Arial"/>
            <w:color w:val="000000" w:themeColor="text1"/>
          </w:rPr>
          <w:delText xml:space="preserve">is </w:delText>
        </w:r>
      </w:del>
      <w:r w:rsidR="00E87F04">
        <w:rPr>
          <w:rFonts w:eastAsia="Calibri" w:cs="Arial"/>
          <w:color w:val="000000" w:themeColor="text1"/>
        </w:rPr>
        <w:t>predicted to reduce the ability of the phage to evolve to overcome other CRISPR resistance alleles in the population</w:t>
      </w:r>
      <w:r w:rsidR="007C6F67">
        <w:rPr>
          <w:rFonts w:eastAsia="Calibri" w:cs="Arial"/>
          <w:color w:val="000000" w:themeColor="text1"/>
        </w:rPr>
        <w:t xml:space="preserve"> </w:t>
      </w:r>
      <w:r w:rsidR="00DF1346">
        <w:rPr>
          <w:rFonts w:eastAsia="Calibri" w:cs="Arial"/>
          <w:color w:val="000000" w:themeColor="text1"/>
        </w:rPr>
        <w:fldChar w:fldCharType="begin">
          <w:fldData xml:space="preserve">PEVuZE5vdGU+PENpdGU+PEF1dGhvcj5BbnRpYTwvQXV0aG9yPjxZZWFyPjIwMDM8L1llYXI+PFJl
Y051bT4zMjc8L1JlY051bT48RGlzcGxheVRleHQ+KDI5LCAzMSk8L0Rpc3BsYXlUZXh0PjxyZWNv
cmQ+PHJlYy1udW1iZXI+MzI3PC9yZWMtbnVtYmVyPjxmb3JlaWduLWtleXM+PGtleSBhcHA9IkVO
IiBkYi1pZD0ieHJyMnN3d2V4YTJyZDhlZDJkNnhmd2YyMHI5djVkZXZ0MmUyIiB0aW1lc3RhbXA9
IjE1NTYyMjkyOTAiIGd1aWQ9ImM1MTQzNDA0LWIzZjctNDM4YS1iYjk1LWNkN2RjNjIyNTVmYiI+
MzI3PC9rZXk+PC9mb3JlaWduLWtleXM+PHJlZi10eXBlIG5hbWU9IkpvdXJuYWwgQXJ0aWNsZSI+
MTc8L3JlZi10eXBlPjxjb250cmlidXRvcnM+PGF1dGhvcnM+PGF1dGhvcj5BbnRpYSwgUnVzdG9t
PC9hdXRob3I+PGF1dGhvcj5SZWdvZXMsIFJvbGFuZCBSPC9hdXRob3I+PGF1dGhvcj5Lb2VsbGEs
IEphY29iIEM8L2F1dGhvcj48YXV0aG9yPkJlcmdzdHJvbSwgQ2FybCBUPC9hdXRob3I+PC9hdXRo
b3JzPjwvY29udHJpYnV0b3JzPjx0aXRsZXM+PHRpdGxlPlRoZSByb2xlIG9mIGV2b2x1dGlvbiBp
biB0aGUgZW1lcmdlbmNlIG9mIGluZmVjdGlvdXMgZGlzZWFzZXM8L3RpdGxlPjxzZWNvbmRhcnkt
dGl0bGU+TmF0dXJlPC9zZWNvbmRhcnktdGl0bGU+PC90aXRsZXM+PHBlcmlvZGljYWw+PGZ1bGwt
dGl0bGU+TmF0dXJlPC9mdWxsLXRpdGxlPjwvcGVyaW9kaWNhbD48cGFnZXM+NjU4PC9wYWdlcz48
dm9sdW1lPjQyNjwvdm9sdW1lPjxudW1iZXI+Njk2NzwvbnVtYmVyPjxkYXRlcz48eWVhcj4yMDAz
PC95ZWFyPjwvZGF0ZXM+PGlzYm4+MTQ3Ni00Njg3PC9pc2JuPjx1cmxzPjwvdXJscz48L3JlY29y
ZD48L0NpdGU+PENpdGU+PEF1dGhvcj5DaGFiYXM8L0F1dGhvcj48WWVhcj4yMDE4PC9ZZWFyPjxS
ZWNOdW0+MzQ4PC9SZWNOdW0+PHJlY29yZD48cmVjLW51bWJlcj4zNDg8L3JlYy1udW1iZXI+PGZv
cmVpZ24ta2V5cz48a2V5IGFwcD0iRU4iIGRiLWlkPSJ4cnIyc3d3ZXhhMnJkOGVkMmQ2eGZ3ZjIw
cjl2NWRldnQyZTIiIHRpbWVzdGFtcD0iMTU1NjIyOTI5OCIgZ3VpZD0iNTk5NzFiY2UtMDY5Mi00
ZTg1LWJhOTQtOThlNWM4Zjg1YTU0Ij4zNDg8L2tleT48L2ZvcmVpZ24ta2V5cz48cmVmLXR5cGUg
bmFtZT0iSm91cm5hbCBBcnRpY2xlIj4xNzwvcmVmLXR5cGU+PGNvbnRyaWJ1dG9ycz48YXV0aG9y
cz48YXV0aG9yPkNoYWJhcywgSMOpbMOobmU8L2F1dGhvcj48YXV0aG9yPkxpb24sIFPDqWJhc3Rp
ZW48L2F1dGhvcj48YXV0aG9yPk5pY290LCBBbnRvaW5lPC9hdXRob3I+PGF1dGhvcj5NZWFkZW4s
IFNlYW48L2F1dGhvcj48YXV0aG9yPnZhbiBIb3V0ZSwgU3RpbmVrZTwvYXV0aG9yPjxhdXRob3I+
TW9pbmVhdSwgU3lsdmFpbjwvYXV0aG9yPjxhdXRob3I+V2FobCwgTGluZGkgTTwvYXV0aG9yPjxh
dXRob3I+V2VzdHJhLCBFZHplIFI8L2F1dGhvcj48YXV0aG9yPkdhbmRvbiwgU3lsdmFpbjwvYXV0
aG9yPjwvYXV0aG9ycz48L2NvbnRyaWJ1dG9ycz48dGl0bGVzPjx0aXRsZT5Fdm9sdXRpb25hcnkg
ZW1lcmdlbmNlIG9mIGluZmVjdGlvdXMgZGlzZWFzZXMgaW4gaGV0ZXJvZ2VuZW91cyBob3N0IHBv
cHVsYXRpb25zPC90aXRsZT48c2Vjb25kYXJ5LXRpdGxlPlBMT1MgQmlvbG9neTwvc2Vjb25kYXJ5
LXRpdGxlPjwvdGl0bGVzPjxwZXJpb2RpY2FsPjxmdWxsLXRpdGxlPlBMT1MgQmlvbG9neTwvZnVs
bC10aXRsZT48L3BlcmlvZGljYWw+PHBhZ2VzPmUyMDA2NzM4PC9wYWdlcz48dm9sdW1lPjE2PC92
b2x1bWU+PG51bWJlcj45PC9udW1iZXI+PGRhdGVzPjx5ZWFyPjIwMTg8L3llYXI+PC9kYXRlcz48
cHVibGlzaGVyPlB1YmxpYyBMaWJyYXJ5IG9mIFNjaWVuY2U8L3B1Ymxpc2hlcj48dXJscz48cmVs
YXRlZC11cmxzPjx1cmw+aHR0cHM6Ly9kb2kub3JnLzEwLjEzNzEvam91cm5hbC5wYmlvLjIwMDY3
Mzg8L3VybD48L3JlbGF0ZWQtdXJscz48L3VybHM+PGVsZWN0cm9uaWMtcmVzb3VyY2UtbnVtPjEw
LjEzNzEvam91cm5hbC5wYmlvLjIwMDY3Mzg8L2VsZWN0cm9uaWMtcmVzb3VyY2UtbnVtPjwvcmVj
b3JkPjwvQ2l0ZT48L0VuZE5vdGU+AG==
</w:fldData>
        </w:fldChar>
      </w:r>
      <w:r w:rsidR="00820E6F">
        <w:rPr>
          <w:rFonts w:eastAsia="Calibri" w:cs="Arial"/>
          <w:color w:val="000000" w:themeColor="text1"/>
        </w:rPr>
        <w:instrText xml:space="preserve"> ADDIN EN.CITE </w:instrText>
      </w:r>
      <w:r w:rsidR="00820E6F">
        <w:rPr>
          <w:rFonts w:eastAsia="Calibri" w:cs="Arial"/>
          <w:color w:val="000000" w:themeColor="text1"/>
        </w:rPr>
        <w:fldChar w:fldCharType="begin">
          <w:fldData xml:space="preserve">PEVuZE5vdGU+PENpdGU+PEF1dGhvcj5BbnRpYTwvQXV0aG9yPjxZZWFyPjIwMDM8L1llYXI+PFJl
Y051bT4zMjc8L1JlY051bT48RGlzcGxheVRleHQ+KDI5LCAzMSk8L0Rpc3BsYXlUZXh0PjxyZWNv
cmQ+PHJlYy1udW1iZXI+MzI3PC9yZWMtbnVtYmVyPjxmb3JlaWduLWtleXM+PGtleSBhcHA9IkVO
IiBkYi1pZD0ieHJyMnN3d2V4YTJyZDhlZDJkNnhmd2YyMHI5djVkZXZ0MmUyIiB0aW1lc3RhbXA9
IjE1NTYyMjkyOTAiIGd1aWQ9ImM1MTQzNDA0LWIzZjctNDM4YS1iYjk1LWNkN2RjNjIyNTVmYiI+
MzI3PC9rZXk+PC9mb3JlaWduLWtleXM+PHJlZi10eXBlIG5hbWU9IkpvdXJuYWwgQXJ0aWNsZSI+
MTc8L3JlZi10eXBlPjxjb250cmlidXRvcnM+PGF1dGhvcnM+PGF1dGhvcj5BbnRpYSwgUnVzdG9t
PC9hdXRob3I+PGF1dGhvcj5SZWdvZXMsIFJvbGFuZCBSPC9hdXRob3I+PGF1dGhvcj5Lb2VsbGEs
IEphY29iIEM8L2F1dGhvcj48YXV0aG9yPkJlcmdzdHJvbSwgQ2FybCBUPC9hdXRob3I+PC9hdXRo
b3JzPjwvY29udHJpYnV0b3JzPjx0aXRsZXM+PHRpdGxlPlRoZSByb2xlIG9mIGV2b2x1dGlvbiBp
biB0aGUgZW1lcmdlbmNlIG9mIGluZmVjdGlvdXMgZGlzZWFzZXM8L3RpdGxlPjxzZWNvbmRhcnkt
dGl0bGU+TmF0dXJlPC9zZWNvbmRhcnktdGl0bGU+PC90aXRsZXM+PHBlcmlvZGljYWw+PGZ1bGwt
dGl0bGU+TmF0dXJlPC9mdWxsLXRpdGxlPjwvcGVyaW9kaWNhbD48cGFnZXM+NjU4PC9wYWdlcz48
dm9sdW1lPjQyNjwvdm9sdW1lPjxudW1iZXI+Njk2NzwvbnVtYmVyPjxkYXRlcz48eWVhcj4yMDAz
PC95ZWFyPjwvZGF0ZXM+PGlzYm4+MTQ3Ni00Njg3PC9pc2JuPjx1cmxzPjwvdXJscz48L3JlY29y
ZD48L0NpdGU+PENpdGU+PEF1dGhvcj5DaGFiYXM8L0F1dGhvcj48WWVhcj4yMDE4PC9ZZWFyPjxS
ZWNOdW0+MzQ4PC9SZWNOdW0+PHJlY29yZD48cmVjLW51bWJlcj4zNDg8L3JlYy1udW1iZXI+PGZv
cmVpZ24ta2V5cz48a2V5IGFwcD0iRU4iIGRiLWlkPSJ4cnIyc3d3ZXhhMnJkOGVkMmQ2eGZ3ZjIw
cjl2NWRldnQyZTIiIHRpbWVzdGFtcD0iMTU1NjIyOTI5OCIgZ3VpZD0iNTk5NzFiY2UtMDY5Mi00
ZTg1LWJhOTQtOThlNWM4Zjg1YTU0Ij4zNDg8L2tleT48L2ZvcmVpZ24ta2V5cz48cmVmLXR5cGUg
bmFtZT0iSm91cm5hbCBBcnRpY2xlIj4xNzwvcmVmLXR5cGU+PGNvbnRyaWJ1dG9ycz48YXV0aG9y
cz48YXV0aG9yPkNoYWJhcywgSMOpbMOobmU8L2F1dGhvcj48YXV0aG9yPkxpb24sIFPDqWJhc3Rp
ZW48L2F1dGhvcj48YXV0aG9yPk5pY290LCBBbnRvaW5lPC9hdXRob3I+PGF1dGhvcj5NZWFkZW4s
IFNlYW48L2F1dGhvcj48YXV0aG9yPnZhbiBIb3V0ZSwgU3RpbmVrZTwvYXV0aG9yPjxhdXRob3I+
TW9pbmVhdSwgU3lsdmFpbjwvYXV0aG9yPjxhdXRob3I+V2FobCwgTGluZGkgTTwvYXV0aG9yPjxh
dXRob3I+V2VzdHJhLCBFZHplIFI8L2F1dGhvcj48YXV0aG9yPkdhbmRvbiwgU3lsdmFpbjwvYXV0
aG9yPjwvYXV0aG9ycz48L2NvbnRyaWJ1dG9ycz48dGl0bGVzPjx0aXRsZT5Fdm9sdXRpb25hcnkg
ZW1lcmdlbmNlIG9mIGluZmVjdGlvdXMgZGlzZWFzZXMgaW4gaGV0ZXJvZ2VuZW91cyBob3N0IHBv
cHVsYXRpb25zPC90aXRsZT48c2Vjb25kYXJ5LXRpdGxlPlBMT1MgQmlvbG9neTwvc2Vjb25kYXJ5
LXRpdGxlPjwvdGl0bGVzPjxwZXJpb2RpY2FsPjxmdWxsLXRpdGxlPlBMT1MgQmlvbG9neTwvZnVs
bC10aXRsZT48L3BlcmlvZGljYWw+PHBhZ2VzPmUyMDA2NzM4PC9wYWdlcz48dm9sdW1lPjE2PC92
b2x1bWU+PG51bWJlcj45PC9udW1iZXI+PGRhdGVzPjx5ZWFyPjIwMTg8L3llYXI+PC9kYXRlcz48
cHVibGlzaGVyPlB1YmxpYyBMaWJyYXJ5IG9mIFNjaWVuY2U8L3B1Ymxpc2hlcj48dXJscz48cmVs
YXRlZC11cmxzPjx1cmw+aHR0cHM6Ly9kb2kub3JnLzEwLjEzNzEvam91cm5hbC5wYmlvLjIwMDY3
Mzg8L3VybD48L3JlbGF0ZWQtdXJscz48L3VybHM+PGVsZWN0cm9uaWMtcmVzb3VyY2UtbnVtPjEw
LjEzNzEvam91cm5hbC5wYmlvLjIwMDY3Mzg8L2VsZWN0cm9uaWMtcmVzb3VyY2UtbnVtPjwvcmVj
b3JkPjwvQ2l0ZT48L0VuZE5vdGU+AG==
</w:fldData>
        </w:fldChar>
      </w:r>
      <w:r w:rsidR="00820E6F">
        <w:rPr>
          <w:rFonts w:eastAsia="Calibri" w:cs="Arial"/>
          <w:color w:val="000000" w:themeColor="text1"/>
        </w:rPr>
        <w:instrText xml:space="preserve"> ADDIN EN.CITE.DATA </w:instrText>
      </w:r>
      <w:r w:rsidR="00820E6F">
        <w:rPr>
          <w:rFonts w:eastAsia="Calibri" w:cs="Arial"/>
          <w:color w:val="000000" w:themeColor="text1"/>
        </w:rPr>
      </w:r>
      <w:r w:rsidR="00820E6F">
        <w:rPr>
          <w:rFonts w:eastAsia="Calibri" w:cs="Arial"/>
          <w:color w:val="000000" w:themeColor="text1"/>
        </w:rPr>
        <w:fldChar w:fldCharType="end"/>
      </w:r>
      <w:r w:rsidR="00DF1346">
        <w:rPr>
          <w:rFonts w:eastAsia="Calibri" w:cs="Arial"/>
          <w:color w:val="000000" w:themeColor="text1"/>
        </w:rPr>
      </w:r>
      <w:r w:rsidR="00DF1346">
        <w:rPr>
          <w:rFonts w:eastAsia="Calibri" w:cs="Arial"/>
          <w:color w:val="000000" w:themeColor="text1"/>
        </w:rPr>
        <w:fldChar w:fldCharType="separate"/>
      </w:r>
      <w:r w:rsidR="00820E6F">
        <w:rPr>
          <w:rFonts w:eastAsia="Calibri" w:cs="Arial"/>
          <w:noProof/>
          <w:color w:val="000000" w:themeColor="text1"/>
        </w:rPr>
        <w:t>(29, 31)</w:t>
      </w:r>
      <w:r w:rsidR="00DF1346">
        <w:rPr>
          <w:rFonts w:eastAsia="Calibri" w:cs="Arial"/>
          <w:color w:val="000000" w:themeColor="text1"/>
        </w:rPr>
        <w:fldChar w:fldCharType="end"/>
      </w:r>
      <w:ins w:id="358" w:author="Common, Jack" w:date="2019-10-23T12:49:00Z">
        <w:r w:rsidR="008A51DE">
          <w:rPr>
            <w:rFonts w:eastAsia="Calibri" w:cs="Arial"/>
            <w:color w:val="000000" w:themeColor="text1"/>
          </w:rPr>
          <w:t xml:space="preserve">. However, </w:t>
        </w:r>
      </w:ins>
      <w:del w:id="359" w:author="Common, Jack" w:date="2019-10-23T12:49:00Z">
        <w:r w:rsidR="00E87F04" w:rsidDel="008A51DE">
          <w:rPr>
            <w:rFonts w:eastAsia="Calibri" w:cs="Arial"/>
            <w:color w:val="000000" w:themeColor="text1"/>
          </w:rPr>
          <w:delText xml:space="preserve">, but </w:delText>
        </w:r>
      </w:del>
      <w:r w:rsidR="00E87F04">
        <w:rPr>
          <w:rFonts w:eastAsia="Calibri" w:cs="Arial"/>
          <w:color w:val="000000" w:themeColor="text1"/>
        </w:rPr>
        <w:t xml:space="preserve">these predictions remain untested. </w:t>
      </w:r>
      <w:r w:rsidR="00AE3500" w:rsidRPr="00831DB0">
        <w:rPr>
          <w:rFonts w:eastAsia="Calibri" w:cs="Arial"/>
          <w:color w:val="000000" w:themeColor="text1"/>
        </w:rPr>
        <w:t xml:space="preserve">We therefore set out to explicitly test the </w:t>
      </w:r>
      <w:del w:id="360" w:author="Common, Jack" w:date="2019-10-23T12:24:00Z">
        <w:r w:rsidR="00AE3500" w:rsidRPr="00831DB0" w:rsidDel="00D82B93">
          <w:rPr>
            <w:rFonts w:eastAsia="Calibri" w:cs="Arial"/>
            <w:color w:val="000000" w:themeColor="text1"/>
          </w:rPr>
          <w:delText>epidemiological</w:delText>
        </w:r>
      </w:del>
      <w:ins w:id="361" w:author="Common, Jack" w:date="2019-10-23T12:24:00Z">
        <w:r w:rsidR="00D82B93">
          <w:rPr>
            <w:rFonts w:eastAsia="Calibri" w:cs="Arial"/>
            <w:color w:val="000000" w:themeColor="text1"/>
          </w:rPr>
          <w:t>ecological</w:t>
        </w:r>
      </w:ins>
      <w:r w:rsidR="00AE3500" w:rsidRPr="00831DB0">
        <w:rPr>
          <w:rFonts w:eastAsia="Calibri" w:cs="Arial"/>
          <w:color w:val="000000" w:themeColor="text1"/>
        </w:rPr>
        <w:t xml:space="preserve"> role of host diversity </w:t>
      </w:r>
      <w:r w:rsidR="00EE48BF">
        <w:rPr>
          <w:rFonts w:eastAsia="Calibri" w:cs="Arial"/>
          <w:color w:val="000000" w:themeColor="text1"/>
        </w:rPr>
        <w:t>and its knock-on evolutionary effects</w:t>
      </w:r>
      <w:r w:rsidR="00EB06D8">
        <w:rPr>
          <w:rFonts w:eastAsia="Calibri" w:cs="Arial"/>
          <w:color w:val="000000" w:themeColor="text1"/>
        </w:rPr>
        <w:t xml:space="preserve"> </w:t>
      </w:r>
      <w:r w:rsidR="00AE3500" w:rsidRPr="00831DB0">
        <w:rPr>
          <w:rFonts w:eastAsia="Calibri" w:cs="Arial"/>
          <w:color w:val="000000" w:themeColor="text1"/>
        </w:rPr>
        <w:t xml:space="preserve">using the bacteria </w:t>
      </w:r>
      <w:r w:rsidR="00AE3500" w:rsidRPr="00831DB0">
        <w:rPr>
          <w:rFonts w:eastAsia="Calibri" w:cs="Arial"/>
          <w:i/>
          <w:iCs/>
          <w:color w:val="000000" w:themeColor="text1"/>
        </w:rPr>
        <w:t xml:space="preserve">Pseudomonas aeruginosa </w:t>
      </w:r>
      <w:r w:rsidR="00AE3500" w:rsidRPr="00831DB0">
        <w:rPr>
          <w:rFonts w:eastAsia="Calibri" w:cs="Arial"/>
          <w:color w:val="000000" w:themeColor="text1"/>
        </w:rPr>
        <w:t>and its lytic phage DMS3vir.</w:t>
      </w:r>
      <w:ins w:id="362" w:author="Common, Jack" w:date="2019-10-23T12:56:00Z">
        <w:r w:rsidR="00414CFF">
          <w:rPr>
            <w:rFonts w:eastAsia="Calibri" w:cs="Arial"/>
            <w:color w:val="000000" w:themeColor="text1"/>
          </w:rPr>
          <w:t xml:space="preserve"> </w:t>
        </w:r>
      </w:ins>
      <w:ins w:id="363" w:author="Common, Jack" w:date="2019-10-23T13:08:00Z">
        <w:r w:rsidR="00962170">
          <w:rPr>
            <w:rFonts w:eastAsia="Calibri" w:cs="Arial"/>
            <w:color w:val="000000" w:themeColor="text1"/>
          </w:rPr>
          <w:t>To</w:t>
        </w:r>
      </w:ins>
      <w:ins w:id="364" w:author="Common, Jack" w:date="2019-10-23T13:04:00Z">
        <w:r w:rsidR="004C078D" w:rsidRPr="00C03845">
          <w:rPr>
            <w:rFonts w:eastAsia="Calibri" w:cs="Arial"/>
            <w:color w:val="000000" w:themeColor="text1"/>
          </w:rPr>
          <w:t xml:space="preserve"> </w:t>
        </w:r>
      </w:ins>
      <w:ins w:id="365" w:author="Common, Jack" w:date="2019-10-23T13:08:00Z">
        <w:r w:rsidR="00962170">
          <w:rPr>
            <w:rFonts w:eastAsia="Calibri" w:cs="Arial"/>
            <w:color w:val="000000" w:themeColor="text1"/>
          </w:rPr>
          <w:t>focus</w:t>
        </w:r>
      </w:ins>
      <w:ins w:id="366" w:author="Common, Jack" w:date="2019-10-23T13:04:00Z">
        <w:r w:rsidR="004C078D" w:rsidRPr="00C03845">
          <w:rPr>
            <w:rFonts w:eastAsia="Calibri" w:cs="Arial"/>
            <w:color w:val="000000" w:themeColor="text1"/>
          </w:rPr>
          <w:t xml:space="preserve"> </w:t>
        </w:r>
        <w:r w:rsidR="004C078D">
          <w:rPr>
            <w:rFonts w:eastAsia="Calibri" w:cs="Arial"/>
            <w:color w:val="000000" w:themeColor="text1"/>
          </w:rPr>
          <w:t>our experiments</w:t>
        </w:r>
        <w:r w:rsidR="004C078D" w:rsidRPr="00C03845">
          <w:rPr>
            <w:rFonts w:eastAsia="Calibri" w:cs="Arial"/>
            <w:color w:val="000000" w:themeColor="text1"/>
          </w:rPr>
          <w:t xml:space="preserve"> on </w:t>
        </w:r>
        <w:r w:rsidR="004C078D">
          <w:rPr>
            <w:rFonts w:eastAsia="Calibri" w:cs="Arial"/>
            <w:color w:val="000000" w:themeColor="text1"/>
          </w:rPr>
          <w:t>ecology</w:t>
        </w:r>
        <w:r w:rsidR="004C078D" w:rsidRPr="00C03845">
          <w:rPr>
            <w:rFonts w:eastAsia="Calibri" w:cs="Arial"/>
            <w:color w:val="000000" w:themeColor="text1"/>
          </w:rPr>
          <w:t xml:space="preserve"> and provide a clearer link with existing theory</w:t>
        </w:r>
      </w:ins>
      <w:ins w:id="367" w:author="Common, Jack" w:date="2019-10-23T13:08:00Z">
        <w:r w:rsidR="00294856">
          <w:rPr>
            <w:rFonts w:eastAsia="Calibri" w:cs="Arial"/>
            <w:color w:val="000000" w:themeColor="text1"/>
          </w:rPr>
          <w:t>, we generated</w:t>
        </w:r>
      </w:ins>
      <w:ins w:id="368" w:author="Common, Jack" w:date="2019-10-23T13:04:00Z">
        <w:r w:rsidR="004C078D">
          <w:rPr>
            <w:rFonts w:eastAsia="Calibri" w:cs="Arial"/>
            <w:color w:val="000000" w:themeColor="text1"/>
          </w:rPr>
          <w:t xml:space="preserve"> </w:t>
        </w:r>
        <w:r w:rsidR="004C078D" w:rsidRPr="00C03845">
          <w:rPr>
            <w:rFonts w:eastAsia="Calibri" w:cs="Arial"/>
            <w:color w:val="000000" w:themeColor="text1"/>
          </w:rPr>
          <w:t xml:space="preserve">a precise matching allele </w:t>
        </w:r>
        <w:r w:rsidR="004C078D">
          <w:rPr>
            <w:rFonts w:eastAsia="Calibri" w:cs="Arial"/>
            <w:color w:val="000000" w:themeColor="text1"/>
          </w:rPr>
          <w:t>architecture</w:t>
        </w:r>
        <w:r w:rsidR="004C078D" w:rsidRPr="00C03845">
          <w:rPr>
            <w:rFonts w:eastAsia="Calibri" w:cs="Arial"/>
            <w:color w:val="000000" w:themeColor="text1"/>
          </w:rPr>
          <w:t xml:space="preserve"> of host-pathogen specificity </w:t>
        </w:r>
        <w:r w:rsidR="004C078D" w:rsidRPr="00C03845">
          <w:rPr>
            <w:rFonts w:eastAsia="Calibri" w:cs="Arial"/>
            <w:color w:val="000000" w:themeColor="text1"/>
          </w:rPr>
          <w:fldChar w:fldCharType="begin">
            <w:fldData xml:space="preserve">PEVuZE5vdGU+PENpdGU+PEF1dGhvcj5BZ3Jhd2FsPC9BdXRob3I+PFllYXI+MjAwMjwvWWVhcj48
UmVjTnVtPjIyOTwvUmVjTnVtPjxEaXNwbGF5VGV4dD4oMjEsIDUzLCA1NCk8L0Rpc3BsYXlUZXh0
PjxyZWNvcmQ+PHJlYy1udW1iZXI+MjI5PC9yZWMtbnVtYmVyPjxmb3JlaWduLWtleXM+PGtleSBh
cHA9IkVOIiBkYi1pZD0id3YyeHRycDI2ZjJ2cG1lYXcwZXYwd3dxZmZzMjVmcnMyNXZhIiB0aW1l
c3RhbXA9IjE1NTU4NTU1OTMiPjIyOTwva2V5PjxrZXkgYXBwPSJFTldlYiIgZGItaWQ9IiI+MDwv
a2V5PjwvZm9yZWlnbi1rZXlzPjxyZWYtdHlwZSBuYW1lPSJKb3VybmFsIEFydGljbGUiPjE3PC9y
ZWYtdHlwZT48Y29udHJpYnV0b3JzPjxhdXRob3JzPjxhdXRob3I+QWdyYXdhbCwgQW5laWw8L2F1
dGhvcj48YXV0aG9yPkxpdmVseSwgQ3VydGlzIE08L2F1dGhvcj48L2F1dGhvcnM+PC9jb250cmli
dXRvcnM+PHRpdGxlcz48dGl0bGU+SW5mZWN0aW9uIGdlbmV0aWNzOiBnZW5lLWZvci1nZW5lIHZl
cnN1cyBtYXRjaGluZy1hbGxlbGVzIG1vZGVscyBhbmQgYWxsIHBvaW50cyBpbiBiZXR3ZWVuPC90
aXRsZT48c2Vjb25kYXJ5LXRpdGxlPkV2b2x1dGlvbmFyeSBFY29sb2d5IFJlc2VhcmNoPC9zZWNv
bmRhcnktdGl0bGU+PC90aXRsZXM+PHBlcmlvZGljYWw+PGZ1bGwtdGl0bGU+RXZvbHV0aW9uYXJ5
IEVjb2xvZ3kgUmVzZWFyY2g8L2Z1bGwtdGl0bGU+PC9wZXJpb2RpY2FsPjxwYWdlcz43OS05MDwv
cGFnZXM+PHZvbHVtZT40PC92b2x1bWU+PG51bWJlcj4xPC9udW1iZXI+PGRhdGVzPjx5ZWFyPjIw
MDI8L3llYXI+PC9kYXRlcz48aXNibj4xNTIyLTA2MTM8L2lzYm4+PHVybHM+PC91cmxzPjwvcmVj
b3JkPjwvQ2l0ZT48Q2l0ZT48QXV0aG9yPkxpdmVseTwvQXV0aG9yPjxZZWFyPjIwMTQ8L1llYXI+
PFJlY051bT4zNDQ8L1JlY051bT48cmVjb3JkPjxyZWMtbnVtYmVyPjM0NDwvcmVjLW51bWJlcj48
Zm9yZWlnbi1rZXlzPjxrZXkgYXBwPSJFTiIgZGItaWQ9InhycjJzd3dleGEycmQ4ZWQyZDZ4Zndm
MjByOXY1ZGV2dDJlMiIgdGltZXN0YW1wPSIxNTU2MjI5Mjk4IiBndWlkPSJhZjFlMzNhYy00NTAy
LTQxYjItOTc4My1jODFiYjFiZjk0NzUiPjM0NDwva2V5PjwvZm9yZWlnbi1rZXlzPjxyZWYtdHlw
ZSBuYW1lPSJKb3VybmFsIEFydGljbGUiPjE3PC9yZWYtdHlwZT48Y29udHJpYnV0b3JzPjxhdXRo
b3JzPjxhdXRob3I+Qy4gTS4gTGl2ZWx5PC9hdXRob3I+PGF1dGhvcj5KYWNvYnVzIEMuIGRlIFJv
b2RlPC9hdXRob3I+PGF1dGhvcj5NZWdoYW4gQS4gRHVmZnk8L2F1dGhvcj48YXV0aG9yPkFuZHJl
YSBMLiBHcmFoYW08L2F1dGhvcj48YXV0aG9yPkJyaXR0IEtvc2tlbGxhPC9hdXRob3I+PC9hdXRo
b3JzPjwvY29udHJpYnV0b3JzPjx0aXRsZXM+PHRpdGxlPkludGVyZXN0aW5nIE9wZW4gUXVlc3Rp
b25zIGluIERpc2Vhc2UgRWNvbG9neSBhbmQgRXZvbHV0aW9uPC90aXRsZT48c2Vjb25kYXJ5LXRp
dGxlPlRoZSBBbWVyaWNhbiBOYXR1cmFsaXN0PC9zZWNvbmRhcnktdGl0bGU+PC90aXRsZXM+PHBl
cmlvZGljYWw+PGZ1bGwtdGl0bGU+VGhlIEFtZXJpY2FuIE5hdHVyYWxpc3Q8L2Z1bGwtdGl0bGU+
PC9wZXJpb2RpY2FsPjxwYWdlcz5TMS1TODwvcGFnZXM+PHZvbHVtZT4xODQ8L3ZvbHVtZT48bnVt
YmVyPlMxPC9udW1iZXI+PGRhdGVzPjx5ZWFyPjIwMTQ8L3llYXI+PC9kYXRlcz48YWNjZXNzaW9u
LW51bT4yNTA2MTY3NDwvYWNjZXNzaW9uLW51bT48dXJscz48cmVsYXRlZC11cmxzPjx1cmw+aHR0
cHM6Ly93d3cuam91cm5hbHMudWNoaWNhZ28uZWR1L2RvaS9hYnMvMTAuMTA4Ni82NzcwMzI8L3Vy
bD48L3JlbGF0ZWQtdXJscz48L3VybHM+PGVsZWN0cm9uaWMtcmVzb3VyY2UtbnVtPjEwLjEwODYv
Njc3MDMyPC9lbGVjdHJvbmljLXJlc291cmNlLW51bT48L3JlY29yZD48L0NpdGU+PENpdGU+PEF1
dGhvcj5MaXZlbHk8L0F1dGhvcj48WWVhcj4yMDEwPC9ZZWFyPjxSZWNOdW0+OTg8L1JlY051bT48
cmVjb3JkPjxyZWMtbnVtYmVyPjk4PC9yZWMtbnVtYmVyPjxmb3JlaWduLWtleXM+PGtleSBhcHA9
IkVOIiBkYi1pZD0ieHJyMnN3d2V4YTJyZDhlZDJkNnhmd2YyMHI5djVkZXZ0MmUyIiB0aW1lc3Rh
bXA9IjE1NTYyMjkwNzMiIGd1aWQ9ImZkMDZlY2JiLTkxZTgtNDFiMi04YWIwLWIxY2I0NzQ2NTVi
MCI+OTg8L2tleT48L2ZvcmVpZ24ta2V5cz48cmVmLXR5cGUgbmFtZT0iSm91cm5hbCBBcnRpY2xl
Ij4xNzwvcmVmLXR5cGU+PGNvbnRyaWJ1dG9ycz48YXV0aG9ycz48YXV0aG9yPkxpdmVseSwgQy7C
oE0uPC9hdXRob3I+PC9hdXRob3JzPjwvY29udHJpYnV0b3JzPjx0aXRsZXM+PHRpdGxlPlRoZSBF
ZmZlY3Qgb2YgSG9zdCBHZW5ldGljIERpdmVyc2l0eSBvbiBEaXNlYXNlIFNwcmVhZDwvdGl0bGU+
PHNlY29uZGFyeS10aXRsZT5UaGUgQW1lcmljYW4gTmF0dXJhbGlzdDwvc2Vjb25kYXJ5LXRpdGxl
PjwvdGl0bGVzPjxwZXJpb2RpY2FsPjxmdWxsLXRpdGxlPlRoZSBBbWVyaWNhbiBOYXR1cmFsaXN0
PC9mdWxsLXRpdGxlPjwvcGVyaW9kaWNhbD48cGFnZXM+RTE0OS1FMTUyPC9wYWdlcz48dm9sdW1l
PjE3NTwvdm9sdW1lPjxudW1iZXI+NjwvbnVtYmVyPjxkYXRlcz48eWVhcj4yMDEwPC95ZWFyPjxw
dWItZGF0ZXM+PGRhdGU+MjAxMC8wNi8wMTwvZGF0ZT48L3B1Yi1kYXRlcz48L2RhdGVzPjxwdWJs
aXNoZXI+VGhlIFVuaXZlcnNpdHkgb2YgQ2hpY2FnbyBQcmVzczwvcHVibGlzaGVyPjxpc2JuPjAw
MDMtMDE0NzwvaXNibj48dXJscz48cmVsYXRlZC11cmxzPjx1cmw+aHR0cDovL2R4LmRvaS5vcmcv
MTAuMTA4Ni82NTI0MzA8L3VybD48L3JlbGF0ZWQtdXJscz48L3VybHM+PGVsZWN0cm9uaWMtcmVz
b3VyY2UtbnVtPjEwLjEwODYvNjUyNDMwPC9lbGVjdHJvbmljLXJlc291cmNlLW51bT48YWNjZXNz
LWRhdGU+MjAxNi8wOS8yMDwvYWNjZXNzLWRhdGU+PC9yZWNvcmQ+PC9DaXRlPjwvRW5kTm90ZT4A
</w:fldData>
          </w:fldChar>
        </w:r>
      </w:ins>
      <w:r w:rsidR="00820E6F">
        <w:rPr>
          <w:rFonts w:eastAsia="Calibri" w:cs="Arial"/>
          <w:color w:val="000000" w:themeColor="text1"/>
        </w:rPr>
        <w:instrText xml:space="preserve"> ADDIN EN.CITE </w:instrText>
      </w:r>
      <w:r w:rsidR="00820E6F">
        <w:rPr>
          <w:rFonts w:eastAsia="Calibri" w:cs="Arial"/>
          <w:color w:val="000000" w:themeColor="text1"/>
        </w:rPr>
        <w:fldChar w:fldCharType="begin">
          <w:fldData xml:space="preserve">PEVuZE5vdGU+PENpdGU+PEF1dGhvcj5BZ3Jhd2FsPC9BdXRob3I+PFllYXI+MjAwMjwvWWVhcj48
UmVjTnVtPjIyOTwvUmVjTnVtPjxEaXNwbGF5VGV4dD4oMjEsIDUzLCA1NCk8L0Rpc3BsYXlUZXh0
PjxyZWNvcmQ+PHJlYy1udW1iZXI+MjI5PC9yZWMtbnVtYmVyPjxmb3JlaWduLWtleXM+PGtleSBh
cHA9IkVOIiBkYi1pZD0id3YyeHRycDI2ZjJ2cG1lYXcwZXYwd3dxZmZzMjVmcnMyNXZhIiB0aW1l
c3RhbXA9IjE1NTU4NTU1OTMiPjIyOTwva2V5PjxrZXkgYXBwPSJFTldlYiIgZGItaWQ9IiI+MDwv
a2V5PjwvZm9yZWlnbi1rZXlzPjxyZWYtdHlwZSBuYW1lPSJKb3VybmFsIEFydGljbGUiPjE3PC9y
ZWYtdHlwZT48Y29udHJpYnV0b3JzPjxhdXRob3JzPjxhdXRob3I+QWdyYXdhbCwgQW5laWw8L2F1
dGhvcj48YXV0aG9yPkxpdmVseSwgQ3VydGlzIE08L2F1dGhvcj48L2F1dGhvcnM+PC9jb250cmli
dXRvcnM+PHRpdGxlcz48dGl0bGU+SW5mZWN0aW9uIGdlbmV0aWNzOiBnZW5lLWZvci1nZW5lIHZl
cnN1cyBtYXRjaGluZy1hbGxlbGVzIG1vZGVscyBhbmQgYWxsIHBvaW50cyBpbiBiZXR3ZWVuPC90
aXRsZT48c2Vjb25kYXJ5LXRpdGxlPkV2b2x1dGlvbmFyeSBFY29sb2d5IFJlc2VhcmNoPC9zZWNv
bmRhcnktdGl0bGU+PC90aXRsZXM+PHBlcmlvZGljYWw+PGZ1bGwtdGl0bGU+RXZvbHV0aW9uYXJ5
IEVjb2xvZ3kgUmVzZWFyY2g8L2Z1bGwtdGl0bGU+PC9wZXJpb2RpY2FsPjxwYWdlcz43OS05MDwv
cGFnZXM+PHZvbHVtZT40PC92b2x1bWU+PG51bWJlcj4xPC9udW1iZXI+PGRhdGVzPjx5ZWFyPjIw
MDI8L3llYXI+PC9kYXRlcz48aXNibj4xNTIyLTA2MTM8L2lzYm4+PHVybHM+PC91cmxzPjwvcmVj
b3JkPjwvQ2l0ZT48Q2l0ZT48QXV0aG9yPkxpdmVseTwvQXV0aG9yPjxZZWFyPjIwMTQ8L1llYXI+
PFJlY051bT4zNDQ8L1JlY051bT48cmVjb3JkPjxyZWMtbnVtYmVyPjM0NDwvcmVjLW51bWJlcj48
Zm9yZWlnbi1rZXlzPjxrZXkgYXBwPSJFTiIgZGItaWQ9InhycjJzd3dleGEycmQ4ZWQyZDZ4Zndm
MjByOXY1ZGV2dDJlMiIgdGltZXN0YW1wPSIxNTU2MjI5Mjk4IiBndWlkPSJhZjFlMzNhYy00NTAy
LTQxYjItOTc4My1jODFiYjFiZjk0NzUiPjM0NDwva2V5PjwvZm9yZWlnbi1rZXlzPjxyZWYtdHlw
ZSBuYW1lPSJKb3VybmFsIEFydGljbGUiPjE3PC9yZWYtdHlwZT48Y29udHJpYnV0b3JzPjxhdXRo
b3JzPjxhdXRob3I+Qy4gTS4gTGl2ZWx5PC9hdXRob3I+PGF1dGhvcj5KYWNvYnVzIEMuIGRlIFJv
b2RlPC9hdXRob3I+PGF1dGhvcj5NZWdoYW4gQS4gRHVmZnk8L2F1dGhvcj48YXV0aG9yPkFuZHJl
YSBMLiBHcmFoYW08L2F1dGhvcj48YXV0aG9yPkJyaXR0IEtvc2tlbGxhPC9hdXRob3I+PC9hdXRo
b3JzPjwvY29udHJpYnV0b3JzPjx0aXRsZXM+PHRpdGxlPkludGVyZXN0aW5nIE9wZW4gUXVlc3Rp
b25zIGluIERpc2Vhc2UgRWNvbG9neSBhbmQgRXZvbHV0aW9uPC90aXRsZT48c2Vjb25kYXJ5LXRp
dGxlPlRoZSBBbWVyaWNhbiBOYXR1cmFsaXN0PC9zZWNvbmRhcnktdGl0bGU+PC90aXRsZXM+PHBl
cmlvZGljYWw+PGZ1bGwtdGl0bGU+VGhlIEFtZXJpY2FuIE5hdHVyYWxpc3Q8L2Z1bGwtdGl0bGU+
PC9wZXJpb2RpY2FsPjxwYWdlcz5TMS1TODwvcGFnZXM+PHZvbHVtZT4xODQ8L3ZvbHVtZT48bnVt
YmVyPlMxPC9udW1iZXI+PGRhdGVzPjx5ZWFyPjIwMTQ8L3llYXI+PC9kYXRlcz48YWNjZXNzaW9u
LW51bT4yNTA2MTY3NDwvYWNjZXNzaW9uLW51bT48dXJscz48cmVsYXRlZC11cmxzPjx1cmw+aHR0
cHM6Ly93d3cuam91cm5hbHMudWNoaWNhZ28uZWR1L2RvaS9hYnMvMTAuMTA4Ni82NzcwMzI8L3Vy
bD48L3JlbGF0ZWQtdXJscz48L3VybHM+PGVsZWN0cm9uaWMtcmVzb3VyY2UtbnVtPjEwLjEwODYv
Njc3MDMyPC9lbGVjdHJvbmljLXJlc291cmNlLW51bT48L3JlY29yZD48L0NpdGU+PENpdGU+PEF1
dGhvcj5MaXZlbHk8L0F1dGhvcj48WWVhcj4yMDEwPC9ZZWFyPjxSZWNOdW0+OTg8L1JlY051bT48
cmVjb3JkPjxyZWMtbnVtYmVyPjk4PC9yZWMtbnVtYmVyPjxmb3JlaWduLWtleXM+PGtleSBhcHA9
IkVOIiBkYi1pZD0ieHJyMnN3d2V4YTJyZDhlZDJkNnhmd2YyMHI5djVkZXZ0MmUyIiB0aW1lc3Rh
bXA9IjE1NTYyMjkwNzMiIGd1aWQ9ImZkMDZlY2JiLTkxZTgtNDFiMi04YWIwLWIxY2I0NzQ2NTVi
MCI+OTg8L2tleT48L2ZvcmVpZ24ta2V5cz48cmVmLXR5cGUgbmFtZT0iSm91cm5hbCBBcnRpY2xl
Ij4xNzwvcmVmLXR5cGU+PGNvbnRyaWJ1dG9ycz48YXV0aG9ycz48YXV0aG9yPkxpdmVseSwgQy7C
oE0uPC9hdXRob3I+PC9hdXRob3JzPjwvY29udHJpYnV0b3JzPjx0aXRsZXM+PHRpdGxlPlRoZSBF
ZmZlY3Qgb2YgSG9zdCBHZW5ldGljIERpdmVyc2l0eSBvbiBEaXNlYXNlIFNwcmVhZDwvdGl0bGU+
PHNlY29uZGFyeS10aXRsZT5UaGUgQW1lcmljYW4gTmF0dXJhbGlzdDwvc2Vjb25kYXJ5LXRpdGxl
PjwvdGl0bGVzPjxwZXJpb2RpY2FsPjxmdWxsLXRpdGxlPlRoZSBBbWVyaWNhbiBOYXR1cmFsaXN0
PC9mdWxsLXRpdGxlPjwvcGVyaW9kaWNhbD48cGFnZXM+RTE0OS1FMTUyPC9wYWdlcz48dm9sdW1l
PjE3NTwvdm9sdW1lPjxudW1iZXI+NjwvbnVtYmVyPjxkYXRlcz48eWVhcj4yMDEwPC95ZWFyPjxw
dWItZGF0ZXM+PGRhdGU+MjAxMC8wNi8wMTwvZGF0ZT48L3B1Yi1kYXRlcz48L2RhdGVzPjxwdWJs
aXNoZXI+VGhlIFVuaXZlcnNpdHkgb2YgQ2hpY2FnbyBQcmVzczwvcHVibGlzaGVyPjxpc2JuPjAw
MDMtMDE0NzwvaXNibj48dXJscz48cmVsYXRlZC11cmxzPjx1cmw+aHR0cDovL2R4LmRvaS5vcmcv
MTAuMTA4Ni82NTI0MzA8L3VybD48L3JlbGF0ZWQtdXJscz48L3VybHM+PGVsZWN0cm9uaWMtcmVz
b3VyY2UtbnVtPjEwLjEwODYvNjUyNDMwPC9lbGVjdHJvbmljLXJlc291cmNlLW51bT48YWNjZXNz
LWRhdGU+MjAxNi8wOS8yMDwvYWNjZXNzLWRhdGU+PC9yZWNvcmQ+PC9DaXRlPjwvRW5kTm90ZT4A
</w:fldData>
        </w:fldChar>
      </w:r>
      <w:r w:rsidR="00820E6F">
        <w:rPr>
          <w:rFonts w:eastAsia="Calibri" w:cs="Arial"/>
          <w:color w:val="000000" w:themeColor="text1"/>
        </w:rPr>
        <w:instrText xml:space="preserve"> ADDIN EN.CITE.DATA </w:instrText>
      </w:r>
      <w:r w:rsidR="00820E6F">
        <w:rPr>
          <w:rFonts w:eastAsia="Calibri" w:cs="Arial"/>
          <w:color w:val="000000" w:themeColor="text1"/>
        </w:rPr>
      </w:r>
      <w:r w:rsidR="00820E6F">
        <w:rPr>
          <w:rFonts w:eastAsia="Calibri" w:cs="Arial"/>
          <w:color w:val="000000" w:themeColor="text1"/>
        </w:rPr>
        <w:fldChar w:fldCharType="end"/>
      </w:r>
      <w:ins w:id="369" w:author="Common, Jack" w:date="2019-10-23T13:04:00Z">
        <w:r w:rsidR="004C078D" w:rsidRPr="00C03845">
          <w:rPr>
            <w:rFonts w:eastAsia="Calibri" w:cs="Arial"/>
            <w:color w:val="000000" w:themeColor="text1"/>
          </w:rPr>
        </w:r>
        <w:r w:rsidR="004C078D" w:rsidRPr="00C03845">
          <w:rPr>
            <w:rFonts w:eastAsia="Calibri" w:cs="Arial"/>
            <w:color w:val="000000" w:themeColor="text1"/>
          </w:rPr>
          <w:fldChar w:fldCharType="separate"/>
        </w:r>
      </w:ins>
      <w:r w:rsidR="00820E6F">
        <w:rPr>
          <w:rFonts w:eastAsia="Calibri" w:cs="Arial"/>
          <w:noProof/>
          <w:color w:val="000000" w:themeColor="text1"/>
        </w:rPr>
        <w:t>(21, 53, 54)</w:t>
      </w:r>
      <w:ins w:id="370" w:author="Common, Jack" w:date="2019-10-23T13:04:00Z">
        <w:r w:rsidR="004C078D" w:rsidRPr="00C03845">
          <w:rPr>
            <w:rFonts w:eastAsia="Calibri" w:cs="Arial"/>
            <w:color w:val="000000" w:themeColor="text1"/>
          </w:rPr>
          <w:fldChar w:fldCharType="end"/>
        </w:r>
        <w:r w:rsidR="004C078D">
          <w:rPr>
            <w:rFonts w:eastAsia="Calibri" w:cs="Arial"/>
            <w:color w:val="000000" w:themeColor="text1"/>
          </w:rPr>
          <w:t xml:space="preserve"> using the host’s CRISPR system and phage adaptation</w:t>
        </w:r>
        <w:r w:rsidR="004C078D" w:rsidRPr="00C03845">
          <w:rPr>
            <w:rFonts w:eastAsia="Calibri" w:cs="Arial"/>
            <w:color w:val="000000" w:themeColor="text1"/>
          </w:rPr>
          <w:t>.</w:t>
        </w:r>
        <w:r w:rsidR="004C078D">
          <w:rPr>
            <w:rFonts w:eastAsia="Calibri" w:cs="Arial"/>
            <w:color w:val="000000" w:themeColor="text1"/>
          </w:rPr>
          <w:t xml:space="preserve"> </w:t>
        </w:r>
      </w:ins>
      <w:moveToRangeStart w:id="371" w:author="Common, Jack" w:date="2019-10-23T12:58:00Z" w:name="move22727942"/>
      <w:moveTo w:id="372" w:author="Common, Jack" w:date="2019-10-23T12:58:00Z">
        <w:r w:rsidR="00953909" w:rsidRPr="00831DB0">
          <w:rPr>
            <w:rFonts w:eastAsia="Calibri" w:cs="Arial"/>
            <w:color w:val="000000" w:themeColor="text1"/>
          </w:rPr>
          <w:t xml:space="preserve">We </w:t>
        </w:r>
      </w:moveTo>
      <w:ins w:id="373" w:author="Common, Jack" w:date="2019-10-23T13:04:00Z">
        <w:r w:rsidR="004C078D">
          <w:rPr>
            <w:rFonts w:eastAsia="Calibri" w:cs="Arial"/>
            <w:color w:val="000000" w:themeColor="text1"/>
          </w:rPr>
          <w:t xml:space="preserve">then </w:t>
        </w:r>
      </w:ins>
      <w:moveTo w:id="374" w:author="Common, Jack" w:date="2019-10-23T12:58:00Z">
        <w:r w:rsidR="00953909" w:rsidRPr="00831DB0">
          <w:rPr>
            <w:rFonts w:eastAsia="Calibri" w:cs="Arial"/>
            <w:color w:val="000000" w:themeColor="text1"/>
          </w:rPr>
          <w:t xml:space="preserve">performed an experiment </w:t>
        </w:r>
        <w:r w:rsidR="00953909">
          <w:rPr>
            <w:rFonts w:eastAsia="Calibri" w:cs="Arial"/>
            <w:color w:val="000000" w:themeColor="text1"/>
          </w:rPr>
          <w:t>where we manipulated the</w:t>
        </w:r>
        <w:r w:rsidR="00953909" w:rsidRPr="00831DB0">
          <w:rPr>
            <w:rFonts w:eastAsia="Calibri" w:cs="Arial"/>
            <w:color w:val="000000" w:themeColor="text1"/>
          </w:rPr>
          <w:t xml:space="preserve"> degree of </w:t>
        </w:r>
        <w:r w:rsidR="00953909">
          <w:rPr>
            <w:rFonts w:eastAsia="Calibri" w:cs="Arial"/>
            <w:color w:val="000000" w:themeColor="text1"/>
          </w:rPr>
          <w:t>CRISPR</w:t>
        </w:r>
        <w:r w:rsidR="00953909" w:rsidRPr="00831DB0">
          <w:rPr>
            <w:rFonts w:eastAsia="Calibri" w:cs="Arial"/>
            <w:color w:val="000000" w:themeColor="text1"/>
          </w:rPr>
          <w:t xml:space="preserve"> diversity</w:t>
        </w:r>
        <w:r w:rsidR="00953909">
          <w:rPr>
            <w:rFonts w:eastAsia="Calibri" w:cs="Arial"/>
            <w:color w:val="000000" w:themeColor="text1"/>
          </w:rPr>
          <w:t xml:space="preserve"> in the host population by mixing different numbers of CRISPR-resistant clones</w:t>
        </w:r>
        <w:r w:rsidR="00953909" w:rsidRPr="00831DB0">
          <w:rPr>
            <w:rFonts w:eastAsia="Calibri" w:cs="Arial"/>
            <w:color w:val="000000" w:themeColor="text1"/>
          </w:rPr>
          <w:t xml:space="preserve">, and </w:t>
        </w:r>
        <w:r w:rsidR="00953909">
          <w:rPr>
            <w:rFonts w:eastAsia="Calibri" w:cs="Arial"/>
            <w:color w:val="000000" w:themeColor="text1"/>
          </w:rPr>
          <w:t>measured host fitness,</w:t>
        </w:r>
        <w:r w:rsidR="00953909" w:rsidRPr="00831DB0">
          <w:rPr>
            <w:rFonts w:eastAsia="Calibri" w:cs="Arial"/>
            <w:color w:val="000000" w:themeColor="text1"/>
          </w:rPr>
          <w:t xml:space="preserve"> phage </w:t>
        </w:r>
        <w:r w:rsidR="00953909">
          <w:rPr>
            <w:rFonts w:eastAsia="Calibri" w:cs="Arial"/>
            <w:color w:val="000000" w:themeColor="text1"/>
          </w:rPr>
          <w:t xml:space="preserve">population </w:t>
        </w:r>
        <w:r w:rsidR="00953909" w:rsidRPr="00831DB0">
          <w:rPr>
            <w:rFonts w:eastAsia="Calibri" w:cs="Arial"/>
            <w:color w:val="000000" w:themeColor="text1"/>
          </w:rPr>
          <w:t xml:space="preserve">dynamics and evolution, </w:t>
        </w:r>
        <w:r w:rsidR="00953909">
          <w:rPr>
            <w:rFonts w:eastAsia="Calibri" w:cs="Arial"/>
            <w:color w:val="000000" w:themeColor="text1"/>
          </w:rPr>
          <w:t>following infection with a phage that was pre-evolved to infect one CRISPR resistance allele in the population</w:t>
        </w:r>
        <w:r w:rsidR="00953909" w:rsidRPr="00831DB0">
          <w:rPr>
            <w:rFonts w:eastAsia="Calibri" w:cs="Arial"/>
            <w:color w:val="000000" w:themeColor="text1"/>
          </w:rPr>
          <w:t>.</w:t>
        </w:r>
        <w:del w:id="375" w:author="Common, Jack" w:date="2019-10-23T13:10:00Z">
          <w:r w:rsidR="00953909" w:rsidRPr="00831DB0" w:rsidDel="00F17EFC">
            <w:rPr>
              <w:rFonts w:eastAsia="Calibri" w:cs="Arial"/>
              <w:color w:val="000000" w:themeColor="text1"/>
            </w:rPr>
            <w:delText xml:space="preserve"> </w:delText>
          </w:r>
        </w:del>
      </w:moveTo>
    </w:p>
    <w:moveToRangeEnd w:id="371"/>
    <w:p w14:paraId="0F7DEB29" w14:textId="1879C59D" w:rsidR="00210B17" w:rsidDel="008926A8" w:rsidRDefault="00AE3500">
      <w:pPr>
        <w:jc w:val="both"/>
        <w:rPr>
          <w:del w:id="376" w:author="Common, Jack" w:date="2019-10-23T12:59:00Z"/>
          <w:moveFrom w:id="377" w:author="Common, Jack" w:date="2019-10-23T12:58:00Z"/>
          <w:rFonts w:eastAsia="Calibri" w:cs="Arial"/>
          <w:color w:val="000000" w:themeColor="text1"/>
        </w:rPr>
      </w:pPr>
      <w:del w:id="378" w:author="Common, Jack" w:date="2019-10-23T12:56:00Z">
        <w:r w:rsidRPr="00831DB0" w:rsidDel="00414CFF">
          <w:rPr>
            <w:rFonts w:eastAsia="Calibri" w:cs="Arial"/>
            <w:color w:val="000000" w:themeColor="text1"/>
          </w:rPr>
          <w:delText xml:space="preserve"> </w:delText>
        </w:r>
      </w:del>
      <w:moveFromRangeStart w:id="379" w:author="Common, Jack" w:date="2019-10-23T12:58:00Z" w:name="move22727942"/>
      <w:moveFrom w:id="380" w:author="Common, Jack" w:date="2019-10-23T12:58:00Z">
        <w:del w:id="381" w:author="Common, Jack" w:date="2019-10-23T13:04:00Z">
          <w:r w:rsidRPr="00831DB0" w:rsidDel="004C078D">
            <w:rPr>
              <w:rFonts w:eastAsia="Calibri" w:cs="Arial"/>
              <w:color w:val="000000" w:themeColor="text1"/>
            </w:rPr>
            <w:delText xml:space="preserve">We performed an experiment </w:delText>
          </w:r>
          <w:r w:rsidR="00150BDB" w:rsidDel="004C078D">
            <w:rPr>
              <w:rFonts w:eastAsia="Calibri" w:cs="Arial"/>
              <w:color w:val="000000" w:themeColor="text1"/>
            </w:rPr>
            <w:delText>where we manipulated the</w:delText>
          </w:r>
          <w:r w:rsidRPr="00831DB0" w:rsidDel="004C078D">
            <w:rPr>
              <w:rFonts w:eastAsia="Calibri" w:cs="Arial"/>
              <w:color w:val="000000" w:themeColor="text1"/>
            </w:rPr>
            <w:delText xml:space="preserve"> degree of </w:delText>
          </w:r>
          <w:r w:rsidR="00150BDB" w:rsidDel="004C078D">
            <w:rPr>
              <w:rFonts w:eastAsia="Calibri" w:cs="Arial"/>
              <w:color w:val="000000" w:themeColor="text1"/>
            </w:rPr>
            <w:delText>CRISPR</w:delText>
          </w:r>
          <w:r w:rsidR="00150BDB" w:rsidRPr="00831DB0" w:rsidDel="004C078D">
            <w:rPr>
              <w:rFonts w:eastAsia="Calibri" w:cs="Arial"/>
              <w:color w:val="000000" w:themeColor="text1"/>
            </w:rPr>
            <w:delText xml:space="preserve"> </w:delText>
          </w:r>
          <w:r w:rsidRPr="00831DB0" w:rsidDel="004C078D">
            <w:rPr>
              <w:rFonts w:eastAsia="Calibri" w:cs="Arial"/>
              <w:color w:val="000000" w:themeColor="text1"/>
            </w:rPr>
            <w:delText>diversity</w:delText>
          </w:r>
          <w:r w:rsidR="00150BDB" w:rsidDel="004C078D">
            <w:rPr>
              <w:rFonts w:eastAsia="Calibri" w:cs="Arial"/>
              <w:color w:val="000000" w:themeColor="text1"/>
            </w:rPr>
            <w:delText xml:space="preserve"> in the host population</w:delText>
          </w:r>
          <w:r w:rsidR="00157B87" w:rsidDel="004C078D">
            <w:rPr>
              <w:rFonts w:eastAsia="Calibri" w:cs="Arial"/>
              <w:color w:val="000000" w:themeColor="text1"/>
            </w:rPr>
            <w:delText xml:space="preserve"> by mixing different numbers of CRISPR-resistant clones</w:delText>
          </w:r>
          <w:r w:rsidRPr="00831DB0" w:rsidDel="004C078D">
            <w:rPr>
              <w:rFonts w:eastAsia="Calibri" w:cs="Arial"/>
              <w:color w:val="000000" w:themeColor="text1"/>
            </w:rPr>
            <w:delText xml:space="preserve">, and </w:delText>
          </w:r>
          <w:r w:rsidR="00150BDB" w:rsidDel="004C078D">
            <w:rPr>
              <w:rFonts w:eastAsia="Calibri" w:cs="Arial"/>
              <w:color w:val="000000" w:themeColor="text1"/>
            </w:rPr>
            <w:delText>measured host fitness,</w:delText>
          </w:r>
          <w:r w:rsidR="00150BDB" w:rsidRPr="00831DB0" w:rsidDel="004C078D">
            <w:rPr>
              <w:rFonts w:eastAsia="Calibri" w:cs="Arial"/>
              <w:color w:val="000000" w:themeColor="text1"/>
            </w:rPr>
            <w:delText xml:space="preserve"> </w:delText>
          </w:r>
          <w:r w:rsidRPr="00831DB0" w:rsidDel="004C078D">
            <w:rPr>
              <w:rFonts w:eastAsia="Calibri" w:cs="Arial"/>
              <w:color w:val="000000" w:themeColor="text1"/>
            </w:rPr>
            <w:delText xml:space="preserve">phage </w:delText>
          </w:r>
          <w:r w:rsidR="00150BDB" w:rsidDel="004C078D">
            <w:rPr>
              <w:rFonts w:eastAsia="Calibri" w:cs="Arial"/>
              <w:color w:val="000000" w:themeColor="text1"/>
            </w:rPr>
            <w:delText xml:space="preserve">population </w:delText>
          </w:r>
          <w:r w:rsidRPr="00831DB0" w:rsidDel="004C078D">
            <w:rPr>
              <w:rFonts w:eastAsia="Calibri" w:cs="Arial"/>
              <w:color w:val="000000" w:themeColor="text1"/>
            </w:rPr>
            <w:delText xml:space="preserve">dynamics and evolution, </w:delText>
          </w:r>
          <w:r w:rsidR="00150BDB" w:rsidDel="004C078D">
            <w:rPr>
              <w:rFonts w:eastAsia="Calibri" w:cs="Arial"/>
              <w:color w:val="000000" w:themeColor="text1"/>
            </w:rPr>
            <w:delText xml:space="preserve">following infection with a phage that was pre-evolved to infect one CRISPR </w:delText>
          </w:r>
          <w:r w:rsidR="008C628F" w:rsidDel="004C078D">
            <w:rPr>
              <w:rFonts w:eastAsia="Calibri" w:cs="Arial"/>
              <w:color w:val="000000" w:themeColor="text1"/>
            </w:rPr>
            <w:delText xml:space="preserve">resistance allele </w:delText>
          </w:r>
          <w:r w:rsidR="00150BDB" w:rsidDel="004C078D">
            <w:rPr>
              <w:rFonts w:eastAsia="Calibri" w:cs="Arial"/>
              <w:color w:val="000000" w:themeColor="text1"/>
            </w:rPr>
            <w:delText>in the population</w:delText>
          </w:r>
          <w:r w:rsidRPr="00831DB0" w:rsidDel="004C078D">
            <w:rPr>
              <w:rFonts w:eastAsia="Calibri" w:cs="Arial"/>
              <w:color w:val="000000" w:themeColor="text1"/>
            </w:rPr>
            <w:delText>.</w:delText>
          </w:r>
        </w:del>
        <w:del w:id="382" w:author="Common, Jack" w:date="2019-10-23T12:59:00Z">
          <w:r w:rsidRPr="00831DB0" w:rsidDel="008926A8">
            <w:rPr>
              <w:rFonts w:eastAsia="Calibri" w:cs="Arial"/>
              <w:color w:val="000000" w:themeColor="text1"/>
            </w:rPr>
            <w:delText xml:space="preserve"> </w:delText>
          </w:r>
          <w:r w:rsidR="00210B17" w:rsidRPr="009C0FC6" w:rsidDel="008926A8">
            <w:rPr>
              <w:rFonts w:cs="Arial"/>
              <w:color w:val="000000" w:themeColor="text1"/>
            </w:rPr>
            <w:br w:type="page"/>
          </w:r>
        </w:del>
      </w:moveFrom>
    </w:p>
    <w:moveFromRangeEnd w:id="379"/>
    <w:p w14:paraId="70B386CC" w14:textId="7B294D3E" w:rsidR="00BA78A7" w:rsidRPr="009C0FC6" w:rsidDel="00331E42" w:rsidRDefault="00BA78A7">
      <w:pPr>
        <w:jc w:val="both"/>
        <w:rPr>
          <w:del w:id="383" w:author="Common, Jack" w:date="2019-10-23T11:58:00Z"/>
          <w:rFonts w:cs="Arial"/>
          <w:bCs/>
          <w:lang w:val="en-US"/>
        </w:rPr>
        <w:pPrChange w:id="384" w:author="Common, Jack" w:date="2019-10-23T13:04:00Z">
          <w:pPr>
            <w:pStyle w:val="Heading1"/>
            <w:spacing w:line="480" w:lineRule="auto"/>
          </w:pPr>
        </w:pPrChange>
      </w:pPr>
      <w:del w:id="385" w:author="Common, Jack" w:date="2019-10-23T11:58:00Z">
        <w:r w:rsidRPr="009C0FC6" w:rsidDel="00331E42">
          <w:rPr>
            <w:rFonts w:cs="Arial"/>
            <w:b/>
            <w:bCs/>
            <w:lang w:val="en-US"/>
          </w:rPr>
          <w:delText>Materials &amp; Methods</w:delText>
        </w:r>
      </w:del>
    </w:p>
    <w:p w14:paraId="30EAC716" w14:textId="7A852D8B" w:rsidR="0051543D" w:rsidRPr="009C0FC6" w:rsidDel="00331E42" w:rsidRDefault="0051543D">
      <w:pPr>
        <w:jc w:val="both"/>
        <w:rPr>
          <w:del w:id="386" w:author="Common, Jack" w:date="2019-10-23T11:58:00Z"/>
          <w:rFonts w:cs="Arial"/>
          <w:color w:val="000000" w:themeColor="text1"/>
        </w:rPr>
        <w:pPrChange w:id="387" w:author="Common, Jack" w:date="2019-10-23T13:04:00Z">
          <w:pPr>
            <w:spacing w:line="480" w:lineRule="auto"/>
            <w:jc w:val="both"/>
          </w:pPr>
        </w:pPrChange>
      </w:pPr>
    </w:p>
    <w:p w14:paraId="12BA3B06" w14:textId="1590284F" w:rsidR="0051543D" w:rsidRPr="009C0FC6" w:rsidDel="00331E42" w:rsidRDefault="0051543D">
      <w:pPr>
        <w:jc w:val="both"/>
        <w:rPr>
          <w:del w:id="388" w:author="Common, Jack" w:date="2019-10-23T11:58:00Z"/>
          <w:rFonts w:cs="Arial"/>
          <w:iCs/>
        </w:rPr>
        <w:pPrChange w:id="389" w:author="Common, Jack" w:date="2019-10-23T13:04:00Z">
          <w:pPr>
            <w:pStyle w:val="Heading2"/>
            <w:spacing w:line="480" w:lineRule="auto"/>
          </w:pPr>
        </w:pPrChange>
      </w:pPr>
      <w:del w:id="390" w:author="Common, Jack" w:date="2019-10-23T11:58:00Z">
        <w:r w:rsidRPr="009C0FC6" w:rsidDel="00331E42">
          <w:rPr>
            <w:rFonts w:cs="Arial"/>
            <w:i/>
            <w:iCs/>
          </w:rPr>
          <w:delText>Bacterial strains and phage</w:delText>
        </w:r>
      </w:del>
    </w:p>
    <w:p w14:paraId="745DA139" w14:textId="56671F23" w:rsidR="006405D8" w:rsidRPr="009C0FC6" w:rsidDel="00331E42" w:rsidRDefault="006405D8">
      <w:pPr>
        <w:jc w:val="both"/>
        <w:rPr>
          <w:del w:id="391" w:author="Common, Jack" w:date="2019-10-23T11:58:00Z"/>
          <w:lang w:val="en-US"/>
        </w:rPr>
        <w:pPrChange w:id="392" w:author="Common, Jack" w:date="2019-10-23T13:04:00Z">
          <w:pPr>
            <w:spacing w:line="480" w:lineRule="auto"/>
            <w:jc w:val="both"/>
          </w:pPr>
        </w:pPrChange>
      </w:pPr>
    </w:p>
    <w:p w14:paraId="2D76A578" w14:textId="3BEDB27A" w:rsidR="0051543D" w:rsidRPr="009C0FC6" w:rsidDel="00331E42" w:rsidRDefault="0051543D">
      <w:pPr>
        <w:jc w:val="both"/>
        <w:rPr>
          <w:del w:id="393" w:author="Common, Jack" w:date="2019-10-23T11:58:00Z"/>
          <w:rFonts w:cs="Arial"/>
          <w:color w:val="000000" w:themeColor="text1"/>
        </w:rPr>
        <w:pPrChange w:id="394" w:author="Common, Jack" w:date="2019-10-23T13:04:00Z">
          <w:pPr>
            <w:spacing w:line="480" w:lineRule="auto"/>
            <w:jc w:val="both"/>
          </w:pPr>
        </w:pPrChange>
      </w:pPr>
      <w:del w:id="395" w:author="Common, Jack" w:date="2019-10-23T11:58:00Z">
        <w:r w:rsidRPr="00831DB0" w:rsidDel="00331E42">
          <w:rPr>
            <w:rFonts w:cs="Arial"/>
            <w:color w:val="000000" w:themeColor="text1"/>
          </w:rPr>
          <w:delText xml:space="preserve">Evolution experiments were carried out using </w:delText>
        </w:r>
        <w:r w:rsidRPr="00831DB0" w:rsidDel="00331E42">
          <w:rPr>
            <w:rFonts w:cs="Arial"/>
            <w:i/>
            <w:color w:val="000000" w:themeColor="text1"/>
          </w:rPr>
          <w:delText>Pseudomonas aeruginosa</w:delText>
        </w:r>
        <w:r w:rsidR="002E70A6" w:rsidRPr="00831DB0" w:rsidDel="00331E42">
          <w:rPr>
            <w:rFonts w:cs="Arial"/>
            <w:color w:val="000000" w:themeColor="text1"/>
          </w:rPr>
          <w:delText xml:space="preserve"> UCBPP-PA14</w:delText>
        </w:r>
        <w:r w:rsidR="00DB249E" w:rsidDel="00331E42">
          <w:rPr>
            <w:rFonts w:cs="Arial"/>
            <w:color w:val="000000" w:themeColor="text1"/>
          </w:rPr>
          <w:delText xml:space="preserve"> (which has two CRISPR loci, CRISPR1 and CRISPR2)</w:delText>
        </w:r>
        <w:r w:rsidR="002E70A6" w:rsidRPr="00831DB0" w:rsidDel="00331E42">
          <w:rPr>
            <w:rFonts w:cs="Arial"/>
            <w:color w:val="000000" w:themeColor="text1"/>
          </w:rPr>
          <w:delText xml:space="preserve">, </w:delText>
        </w:r>
        <w:r w:rsidRPr="00831DB0" w:rsidDel="00331E42">
          <w:rPr>
            <w:rFonts w:cs="Arial"/>
            <w:color w:val="000000" w:themeColor="text1"/>
          </w:rPr>
          <w:delText xml:space="preserve">UCBPP-PA14 </w:delText>
        </w:r>
        <w:r w:rsidRPr="00831DB0" w:rsidDel="00331E42">
          <w:rPr>
            <w:rFonts w:cs="Arial"/>
            <w:i/>
            <w:color w:val="000000" w:themeColor="text1"/>
          </w:rPr>
          <w:delText xml:space="preserve">∆pilA </w:delText>
        </w:r>
        <w:r w:rsidRPr="00831DB0" w:rsidDel="00331E42">
          <w:rPr>
            <w:rFonts w:cs="Arial"/>
            <w:color w:val="000000" w:themeColor="text1"/>
          </w:rPr>
          <w:delText>(</w:delText>
        </w:r>
        <w:r w:rsidR="00B43FA1" w:rsidDel="00331E42">
          <w:rPr>
            <w:rFonts w:cs="Arial"/>
            <w:color w:val="000000" w:themeColor="text1"/>
          </w:rPr>
          <w:delText>this</w:delText>
        </w:r>
        <w:r w:rsidR="00B43FA1" w:rsidRPr="00831DB0" w:rsidDel="00331E42">
          <w:rPr>
            <w:rFonts w:cs="Arial"/>
            <w:color w:val="000000" w:themeColor="text1"/>
          </w:rPr>
          <w:delText xml:space="preserve"> </w:delText>
        </w:r>
        <w:r w:rsidRPr="00831DB0" w:rsidDel="00331E42">
          <w:rPr>
            <w:rFonts w:cs="Arial"/>
            <w:color w:val="000000" w:themeColor="text1"/>
          </w:rPr>
          <w:delText xml:space="preserve">strain </w:delText>
        </w:r>
        <w:r w:rsidR="00B43FA1" w:rsidDel="00331E42">
          <w:rPr>
            <w:rFonts w:cs="Arial"/>
            <w:color w:val="000000" w:themeColor="text1"/>
          </w:rPr>
          <w:delText>lacks</w:delText>
        </w:r>
        <w:r w:rsidR="00D76A24" w:rsidDel="00331E42">
          <w:rPr>
            <w:rFonts w:cs="Arial"/>
            <w:color w:val="000000" w:themeColor="text1"/>
          </w:rPr>
          <w:delText xml:space="preserve"> the pilus, which is the phage DMS3 receptor, and therefore </w:delText>
        </w:r>
        <w:r w:rsidR="008C628F" w:rsidDel="00331E42">
          <w:rPr>
            <w:rFonts w:cs="Arial"/>
            <w:color w:val="000000" w:themeColor="text1"/>
          </w:rPr>
          <w:delText>displays</w:delText>
        </w:r>
        <w:r w:rsidR="008C628F" w:rsidRPr="00831DB0" w:rsidDel="00331E42">
          <w:rPr>
            <w:rFonts w:cs="Arial"/>
            <w:color w:val="000000" w:themeColor="text1"/>
          </w:rPr>
          <w:delText xml:space="preserve"> </w:delText>
        </w:r>
        <w:r w:rsidRPr="00831DB0" w:rsidDel="00331E42">
          <w:rPr>
            <w:rFonts w:cs="Arial"/>
            <w:color w:val="000000" w:themeColor="text1"/>
          </w:rPr>
          <w:delText>surface-based resistance) and phage DMS3vir</w:delText>
        </w:r>
        <w:r w:rsidR="00072326" w:rsidDel="00331E42">
          <w:rPr>
            <w:rFonts w:cs="Arial"/>
            <w:color w:val="000000" w:themeColor="text1"/>
          </w:rPr>
          <w:delText xml:space="preserve"> </w:delText>
        </w:r>
        <w:r w:rsidR="00072326" w:rsidRPr="00831DB0" w:rsidDel="00331E42">
          <w:rPr>
            <w:rFonts w:cs="Arial"/>
            <w:color w:val="000000" w:themeColor="text1"/>
          </w:rPr>
          <w:fldChar w:fldCharType="begin"/>
        </w:r>
        <w:r w:rsidR="00AE2EA5" w:rsidDel="00331E42">
          <w:rPr>
            <w:rFonts w:cs="Arial"/>
            <w:color w:val="000000" w:themeColor="text1"/>
          </w:rPr>
          <w:delInstrText xml:space="preserve"> ADDIN EN.CITE &lt;EndNote&gt;&lt;Cite&gt;&lt;Author&gt;Zegans&lt;/Author&gt;&lt;Year&gt;2009&lt;/Year&gt;&lt;RecNum&gt;316&lt;/RecNum&gt;&lt;DisplayText&gt;(Zegans&lt;style face="italic"&gt; et al.&lt;/style&gt;, 2009)&lt;/DisplayText&gt;&lt;record&gt;&lt;rec-number&gt;316&lt;/rec-number&gt;&lt;foreign-keys&gt;&lt;key app="EN" db-id="xrr2swwexa2rd8ed2d6xfwf20r9v5devt2e2" timestamp="1556229289" guid="a02d153d-2cff-4d7e-803f-9f0513aca131"&gt;316&lt;/key&gt;&lt;/foreign-keys&gt;&lt;ref-type name="Journal Article"&gt;17&lt;/ref-type&gt;&lt;contributors&gt;&lt;authors&gt;&lt;author&gt;Zegans, Michael E&lt;/author&gt;&lt;author&gt;Wagner, Jeffrey C&lt;/author&gt;&lt;author&gt;Cady, Kyle C&lt;/author&gt;&lt;author&gt;Murphy, Daniel M&lt;/author&gt;&lt;author&gt;Hammond, John H&lt;/author&gt;&lt;author&gt;O&amp;apos;Toole, George A&lt;/author&gt;&lt;/authors&gt;&lt;/contributors&gt;&lt;titles&gt;&lt;title&gt;&lt;style face="normal" font="default" size="100%"&gt;Interaction between bacteriophage DMS3 and host CRISPR region inhibits group behaviors of &lt;/style&gt;&lt;style face="italic" font="default" size="100%"&gt;Pseudomonas aeruginosa&lt;/style&gt;&lt;/title&gt;&lt;secondary-title&gt;Journal of Bacteriology&lt;/secondary-title&gt;&lt;/titles&gt;&lt;periodical&gt;&lt;full-title&gt;Journal of bacteriology&lt;/full-title&gt;&lt;/periodical&gt;&lt;pages&gt;210-219&lt;/pages&gt;&lt;volume&gt;191&lt;/volume&gt;&lt;number&gt;1&lt;/number&gt;&lt;dates&gt;&lt;year&gt;2009&lt;/year&gt;&lt;/dates&gt;&lt;isbn&gt;0021-9193&lt;/isbn&gt;&lt;urls&gt;&lt;/urls&gt;&lt;/record&gt;&lt;/Cite&gt;&lt;/EndNote&gt;</w:delInstrText>
        </w:r>
        <w:r w:rsidR="00072326" w:rsidRPr="00831DB0" w:rsidDel="00331E42">
          <w:rPr>
            <w:rFonts w:cs="Arial"/>
            <w:color w:val="000000" w:themeColor="text1"/>
          </w:rPr>
          <w:fldChar w:fldCharType="separate"/>
        </w:r>
        <w:r w:rsidR="00072326" w:rsidRPr="00831DB0" w:rsidDel="00331E42">
          <w:rPr>
            <w:rFonts w:cs="Arial"/>
            <w:noProof/>
            <w:color w:val="000000" w:themeColor="text1"/>
          </w:rPr>
          <w:delText>(Zegans</w:delText>
        </w:r>
        <w:r w:rsidR="00072326" w:rsidRPr="00831DB0" w:rsidDel="00331E42">
          <w:rPr>
            <w:rFonts w:cs="Arial"/>
            <w:i/>
            <w:noProof/>
            <w:color w:val="000000" w:themeColor="text1"/>
          </w:rPr>
          <w:delText xml:space="preserve"> et al.</w:delText>
        </w:r>
        <w:r w:rsidR="00072326" w:rsidRPr="00831DB0" w:rsidDel="00331E42">
          <w:rPr>
            <w:rFonts w:cs="Arial"/>
            <w:noProof/>
            <w:color w:val="000000" w:themeColor="text1"/>
          </w:rPr>
          <w:delText>, 2009)</w:delText>
        </w:r>
        <w:r w:rsidR="00072326" w:rsidRPr="00831DB0" w:rsidDel="00331E42">
          <w:rPr>
            <w:rFonts w:cs="Arial"/>
            <w:color w:val="000000" w:themeColor="text1"/>
          </w:rPr>
          <w:fldChar w:fldCharType="end"/>
        </w:r>
        <w:r w:rsidRPr="00831DB0" w:rsidDel="00331E42">
          <w:rPr>
            <w:rFonts w:cs="Arial"/>
            <w:color w:val="000000" w:themeColor="text1"/>
          </w:rPr>
          <w:delText xml:space="preserve">. We used </w:delText>
        </w:r>
        <w:r w:rsidRPr="00831DB0" w:rsidDel="00331E42">
          <w:rPr>
            <w:rFonts w:cs="Arial"/>
            <w:i/>
            <w:color w:val="000000" w:themeColor="text1"/>
          </w:rPr>
          <w:delText>P. aeruginosa</w:delText>
        </w:r>
        <w:r w:rsidRPr="00831DB0" w:rsidDel="00331E42">
          <w:rPr>
            <w:rFonts w:cs="Arial"/>
            <w:color w:val="000000" w:themeColor="text1"/>
          </w:rPr>
          <w:delText xml:space="preserve"> UCBPP-PA14 </w:delText>
        </w:r>
        <w:r w:rsidRPr="00831DB0" w:rsidDel="00331E42">
          <w:rPr>
            <w:rFonts w:cs="Arial"/>
            <w:i/>
            <w:color w:val="000000" w:themeColor="text1"/>
          </w:rPr>
          <w:delText>csy3::lacZ</w:delText>
        </w:r>
        <w:r w:rsidR="00072326" w:rsidDel="00331E42">
          <w:rPr>
            <w:rFonts w:cs="Arial"/>
            <w:color w:val="000000" w:themeColor="text1"/>
          </w:rPr>
          <w:delText xml:space="preserve"> </w:delText>
        </w:r>
        <w:r w:rsidR="00072326" w:rsidRPr="00831DB0" w:rsidDel="00331E42">
          <w:rPr>
            <w:rFonts w:cs="Arial"/>
            <w:color w:val="000000" w:themeColor="text1"/>
          </w:rPr>
          <w:fldChar w:fldCharType="begin"/>
        </w:r>
        <w:r w:rsidR="00AE2EA5" w:rsidDel="00331E42">
          <w:rPr>
            <w:rFonts w:cs="Arial"/>
            <w:color w:val="000000" w:themeColor="text1"/>
          </w:rPr>
          <w:delInstrText xml:space="preserve"> ADDIN EN.CITE &lt;EndNote&gt;&lt;Cite&gt;&lt;Author&gt;Cady&lt;/Author&gt;&lt;Year&gt;2012&lt;/Year&gt;&lt;RecNum&gt;306&lt;/RecNum&gt;&lt;DisplayText&gt;(Cady&lt;style face="italic"&gt; et al.&lt;/style&gt;, 2012)&lt;/DisplayText&gt;&lt;record&gt;&lt;rec-number&gt;306&lt;/rec-number&gt;&lt;foreign-keys&gt;&lt;key app="EN" db-id="xrr2swwexa2rd8ed2d6xfwf20r9v5devt2e2" timestamp="1556229284" guid="4311771d-db61-4c30-8478-a95704f2268f"&gt;306&lt;/key&gt;&lt;/foreign-keys&gt;&lt;ref-type name="Journal Article"&gt;17&lt;/ref-type&gt;&lt;contributors&gt;&lt;authors&gt;&lt;author&gt;Cady, Kyle C.&lt;/author&gt;&lt;author&gt;Bondy-Denomy, Joe&lt;/author&gt;&lt;author&gt;Heussler, Gary E.&lt;/author&gt;&lt;author&gt;Davidson, Alan R.&lt;/author&gt;&lt;author&gt;O&amp;apos;Toole, George A.&lt;/author&gt;&lt;/authors&gt;&lt;/contributors&gt;&lt;titles&gt;&lt;title&gt;&lt;style face="normal" font="default" size="100%"&gt;The CRISPR/Cas Adaptive Immune System of &lt;/style&gt;&lt;style face="italic" font="default" size="100%"&gt;Pseudomonas aeruginosa&lt;/style&gt;&lt;style face="normal" font="default" size="100%"&gt; Mediates Resistance to Naturally Occurring and Engineered Phages&lt;/style&gt;&lt;/title&gt;&lt;secondary-title&gt;Journal of Bacteriology&lt;/secondary-title&gt;&lt;/titles&gt;&lt;periodical&gt;&lt;full-title&gt;Journal of bacteriology&lt;/full-title&gt;&lt;/periodical&gt;&lt;pages&gt;5728-5738&lt;/pages&gt;&lt;volume&gt;194&lt;/volume&gt;&lt;number&gt;21&lt;/number&gt;&lt;dates&gt;&lt;year&gt;2012&lt;/year&gt;&lt;pub-dates&gt;&lt;date&gt;November 1, 2012&lt;/date&gt;&lt;/pub-dates&gt;&lt;/dates&gt;&lt;urls&gt;&lt;related-urls&gt;&lt;url&gt;http://jb.asm.org/content/194/21/5728.abstract&lt;/url&gt;&lt;/related-urls&gt;&lt;/urls&gt;&lt;electronic-resource-num&gt;10.1128/jb.01184-12&lt;/electronic-resource-num&gt;&lt;/record&gt;&lt;/Cite&gt;&lt;/EndNote&gt;</w:delInstrText>
        </w:r>
        <w:r w:rsidR="00072326" w:rsidRPr="00831DB0" w:rsidDel="00331E42">
          <w:rPr>
            <w:rFonts w:cs="Arial"/>
            <w:color w:val="000000" w:themeColor="text1"/>
          </w:rPr>
          <w:fldChar w:fldCharType="separate"/>
        </w:r>
        <w:r w:rsidR="00072326" w:rsidRPr="00831DB0" w:rsidDel="00331E42">
          <w:rPr>
            <w:rFonts w:cs="Arial"/>
            <w:noProof/>
            <w:color w:val="000000" w:themeColor="text1"/>
          </w:rPr>
          <w:delText>(Cady</w:delText>
        </w:r>
        <w:r w:rsidR="00072326" w:rsidRPr="00831DB0" w:rsidDel="00331E42">
          <w:rPr>
            <w:rFonts w:cs="Arial"/>
            <w:i/>
            <w:noProof/>
            <w:color w:val="000000" w:themeColor="text1"/>
          </w:rPr>
          <w:delText xml:space="preserve"> et al.</w:delText>
        </w:r>
        <w:r w:rsidR="00072326" w:rsidRPr="00831DB0" w:rsidDel="00331E42">
          <w:rPr>
            <w:rFonts w:cs="Arial"/>
            <w:noProof/>
            <w:color w:val="000000" w:themeColor="text1"/>
          </w:rPr>
          <w:delText>, 2012)</w:delText>
        </w:r>
        <w:r w:rsidR="00072326" w:rsidRPr="00831DB0" w:rsidDel="00331E42">
          <w:rPr>
            <w:rFonts w:cs="Arial"/>
            <w:color w:val="000000" w:themeColor="text1"/>
          </w:rPr>
          <w:fldChar w:fldCharType="end"/>
        </w:r>
        <w:r w:rsidRPr="00831DB0" w:rsidDel="00331E42">
          <w:rPr>
            <w:rFonts w:cs="Arial"/>
            <w:color w:val="000000" w:themeColor="text1"/>
          </w:rPr>
          <w:delText xml:space="preserve">, which carries an inactive CRISPR-Cas system, </w:delText>
        </w:r>
        <w:r w:rsidR="00D76A24" w:rsidDel="00331E42">
          <w:rPr>
            <w:rFonts w:cs="Arial"/>
            <w:color w:val="000000" w:themeColor="text1"/>
          </w:rPr>
          <w:delText>for</w:delText>
        </w:r>
        <w:r w:rsidR="00D76A24" w:rsidRPr="00831DB0" w:rsidDel="00331E42">
          <w:rPr>
            <w:rFonts w:cs="Arial"/>
            <w:color w:val="000000" w:themeColor="text1"/>
          </w:rPr>
          <w:delText xml:space="preserve"> </w:delText>
        </w:r>
        <w:r w:rsidRPr="00831DB0" w:rsidDel="00331E42">
          <w:rPr>
            <w:rFonts w:cs="Arial"/>
            <w:color w:val="000000" w:themeColor="text1"/>
          </w:rPr>
          <w:delText>phage</w:delText>
        </w:r>
        <w:r w:rsidR="00A8678E" w:rsidDel="00331E42">
          <w:rPr>
            <w:rFonts w:cs="Arial"/>
            <w:color w:val="000000" w:themeColor="text1"/>
          </w:rPr>
          <w:delText xml:space="preserve"> </w:delText>
        </w:r>
        <w:r w:rsidR="00D76A24" w:rsidDel="00331E42">
          <w:rPr>
            <w:rFonts w:cs="Arial"/>
            <w:color w:val="000000" w:themeColor="text1"/>
          </w:rPr>
          <w:delText xml:space="preserve">amplification, </w:delText>
        </w:r>
        <w:r w:rsidR="00D82B1F" w:rsidRPr="00831DB0" w:rsidDel="00331E42">
          <w:rPr>
            <w:rFonts w:cs="Arial"/>
            <w:color w:val="000000" w:themeColor="text1"/>
          </w:rPr>
          <w:delText xml:space="preserve">and for top lawns in phage spot </w:delText>
        </w:r>
        <w:r w:rsidR="00D33ECE" w:rsidRPr="00831DB0" w:rsidDel="00331E42">
          <w:rPr>
            <w:rFonts w:cs="Arial"/>
            <w:color w:val="000000" w:themeColor="text1"/>
          </w:rPr>
          <w:delText xml:space="preserve">and plaque </w:delText>
        </w:r>
        <w:r w:rsidR="00D82B1F" w:rsidRPr="00831DB0" w:rsidDel="00331E42">
          <w:rPr>
            <w:rFonts w:cs="Arial"/>
            <w:color w:val="000000" w:themeColor="text1"/>
          </w:rPr>
          <w:delText>assays</w:delText>
        </w:r>
        <w:r w:rsidRPr="00831DB0" w:rsidDel="00331E42">
          <w:rPr>
            <w:rFonts w:cs="Arial"/>
            <w:color w:val="000000" w:themeColor="text1"/>
          </w:rPr>
          <w:delText xml:space="preserve">. </w:delText>
        </w:r>
        <w:r w:rsidRPr="00831DB0" w:rsidDel="00331E42">
          <w:rPr>
            <w:rFonts w:cs="Arial"/>
            <w:i/>
            <w:color w:val="000000" w:themeColor="text1"/>
          </w:rPr>
          <w:delText xml:space="preserve">P. aeruginosa </w:delText>
        </w:r>
        <w:r w:rsidRPr="00831DB0" w:rsidDel="00331E42">
          <w:rPr>
            <w:rFonts w:cs="Arial"/>
            <w:color w:val="000000" w:themeColor="text1"/>
          </w:rPr>
          <w:delText xml:space="preserve">PA14 </w:delText>
        </w:r>
        <w:r w:rsidRPr="00831DB0" w:rsidDel="00331E42">
          <w:rPr>
            <w:rFonts w:cs="Arial"/>
            <w:i/>
            <w:color w:val="000000" w:themeColor="text1"/>
          </w:rPr>
          <w:delText>csy3::lacZ, Escherichia coli</w:delText>
        </w:r>
        <w:r w:rsidRPr="00831DB0" w:rsidDel="00331E42">
          <w:rPr>
            <w:rFonts w:cs="Arial"/>
            <w:color w:val="000000" w:themeColor="text1"/>
          </w:rPr>
          <w:delText xml:space="preserve"> DH5α</w:delText>
        </w:r>
        <w:r w:rsidRPr="00831DB0" w:rsidDel="00331E42">
          <w:rPr>
            <w:rFonts w:cs="Arial"/>
            <w:i/>
            <w:color w:val="000000" w:themeColor="text1"/>
          </w:rPr>
          <w:delText xml:space="preserve"> </w:delText>
        </w:r>
        <w:r w:rsidRPr="00831DB0" w:rsidDel="00331E42">
          <w:rPr>
            <w:rFonts w:cs="Arial"/>
            <w:color w:val="000000" w:themeColor="text1"/>
          </w:rPr>
          <w:delText xml:space="preserve">(NEB), </w:delText>
        </w:r>
        <w:r w:rsidRPr="00831DB0" w:rsidDel="00331E42">
          <w:rPr>
            <w:rFonts w:cs="Arial"/>
            <w:i/>
            <w:color w:val="000000" w:themeColor="text1"/>
          </w:rPr>
          <w:delText xml:space="preserve">E. coli </w:delText>
        </w:r>
        <w:r w:rsidRPr="00831DB0" w:rsidDel="00331E42">
          <w:rPr>
            <w:rFonts w:cs="Arial"/>
            <w:color w:val="000000" w:themeColor="text1"/>
          </w:rPr>
          <w:delText>CC118 λpir (NEB), and</w:delText>
        </w:r>
        <w:r w:rsidRPr="00831DB0" w:rsidDel="00331E42">
          <w:rPr>
            <w:rFonts w:cs="Arial"/>
            <w:i/>
            <w:color w:val="000000" w:themeColor="text1"/>
          </w:rPr>
          <w:delText xml:space="preserve"> E. coli </w:delText>
        </w:r>
        <w:r w:rsidRPr="00831DB0" w:rsidDel="00331E42">
          <w:rPr>
            <w:rFonts w:cs="Arial"/>
            <w:color w:val="000000" w:themeColor="text1"/>
          </w:rPr>
          <w:delText>MFD</w:delText>
        </w:r>
        <w:r w:rsidRPr="00831DB0" w:rsidDel="00331E42">
          <w:rPr>
            <w:rFonts w:cs="Arial"/>
            <w:i/>
            <w:color w:val="000000" w:themeColor="text1"/>
          </w:rPr>
          <w:delText xml:space="preserve">pir </w:delText>
        </w:r>
        <w:r w:rsidRPr="00831DB0" w:rsidDel="00331E42">
          <w:rPr>
            <w:rFonts w:cs="Arial"/>
            <w:color w:val="000000" w:themeColor="text1"/>
          </w:rPr>
          <w:fldChar w:fldCharType="begin"/>
        </w:r>
        <w:r w:rsidR="00AE2EA5" w:rsidDel="00331E42">
          <w:rPr>
            <w:rFonts w:cs="Arial"/>
            <w:color w:val="000000" w:themeColor="text1"/>
          </w:rPr>
          <w:delInstrText xml:space="preserve"> ADDIN EN.CITE &lt;EndNote&gt;&lt;Cite&gt;&lt;Author&gt;Ferrieres&lt;/Author&gt;&lt;Year&gt;2010&lt;/Year&gt;&lt;RecNum&gt;313&lt;/RecNum&gt;&lt;DisplayText&gt;(Ferrieres&lt;style face="italic"&gt; et al.&lt;/style&gt;, 2010)&lt;/DisplayText&gt;&lt;record&gt;&lt;rec-number&gt;313&lt;/rec-number&gt;&lt;foreign-keys&gt;&lt;key app="EN" db-id="xrr2swwexa2rd8ed2d6xfwf20r9v5devt2e2" timestamp="1556229289" guid="05972986-cf7a-4e05-a7bc-8cd74097db0e"&gt;313&lt;/key&gt;&lt;/foreign-keys&gt;&lt;ref-type name="Journal Article"&gt;17&lt;/ref-type&gt;&lt;contributors&gt;&lt;authors&gt;&lt;author&gt;Ferrieres, Lionel&lt;/author&gt;&lt;author&gt;Hémery, Gaëlle&lt;/author&gt;&lt;author&gt;Nham, Toan&lt;/author&gt;&lt;author&gt;Guérout, Anne-Marie&lt;/author&gt;&lt;author&gt;Mazel, Didier&lt;/author&gt;&lt;author&gt;Beloin, Christophe&lt;/author&gt;&lt;author&gt;Ghigo, Jean-Marc&lt;/author&gt;&lt;/authors&gt;&lt;/contributors&gt;&lt;titles&gt;&lt;title&gt;&lt;style face="normal" font="default" size="100%"&gt;Silent mischief: bacteriophage Mu insertions contaminate products of &lt;/style&gt;&lt;style face="italic" font="default" size="100%"&gt;Escherichia coli &lt;/style&gt;&lt;style face="normal" font="default" size="100%"&gt;random mutagenesis performed using suicidal transposon delivery plasmids mobilized by broad-host-range RP4 conjugative machinery&lt;/style&gt;&lt;/title&gt;&lt;secondary-title&gt;Journal of Bacteriology&lt;/secondary-title&gt;&lt;/titles&gt;&lt;periodical&gt;&lt;full-title&gt;Journal of bacteriology&lt;/full-title&gt;&lt;/periodical&gt;&lt;pages&gt;6418-6427&lt;/pages&gt;&lt;volume&gt;192&lt;/volume&gt;&lt;number&gt;24&lt;/number&gt;&lt;dates&gt;&lt;year&gt;2010&lt;/year&gt;&lt;/dates&gt;&lt;isbn&gt;0021-9193&lt;/isbn&gt;&lt;urls&gt;&lt;/urls&gt;&lt;/record&gt;&lt;/Cite&gt;&lt;/EndNote&gt;</w:delInstrText>
        </w:r>
        <w:r w:rsidRPr="00831DB0" w:rsidDel="00331E42">
          <w:rPr>
            <w:rFonts w:cs="Arial"/>
            <w:color w:val="000000" w:themeColor="text1"/>
          </w:rPr>
          <w:fldChar w:fldCharType="separate"/>
        </w:r>
        <w:r w:rsidR="00224010" w:rsidRPr="00831DB0" w:rsidDel="00331E42">
          <w:rPr>
            <w:rFonts w:cs="Arial"/>
            <w:noProof/>
            <w:color w:val="000000" w:themeColor="text1"/>
          </w:rPr>
          <w:delText>(Ferrieres</w:delText>
        </w:r>
        <w:r w:rsidR="00224010" w:rsidRPr="00831DB0" w:rsidDel="00331E42">
          <w:rPr>
            <w:rFonts w:cs="Arial"/>
            <w:i/>
            <w:noProof/>
            <w:color w:val="000000" w:themeColor="text1"/>
          </w:rPr>
          <w:delText xml:space="preserve"> et al.</w:delText>
        </w:r>
        <w:r w:rsidR="00224010" w:rsidRPr="00831DB0" w:rsidDel="00331E42">
          <w:rPr>
            <w:rFonts w:cs="Arial"/>
            <w:noProof/>
            <w:color w:val="000000" w:themeColor="text1"/>
          </w:rPr>
          <w:delText>, 2010)</w:delText>
        </w:r>
        <w:r w:rsidRPr="00831DB0" w:rsidDel="00331E42">
          <w:rPr>
            <w:rFonts w:cs="Arial"/>
            <w:color w:val="000000" w:themeColor="text1"/>
          </w:rPr>
          <w:fldChar w:fldCharType="end"/>
        </w:r>
        <w:r w:rsidRPr="00831DB0" w:rsidDel="00331E42">
          <w:rPr>
            <w:rFonts w:cs="Arial"/>
            <w:i/>
            <w:color w:val="000000" w:themeColor="text1"/>
          </w:rPr>
          <w:delText xml:space="preserve"> </w:delText>
        </w:r>
        <w:r w:rsidRPr="00831DB0" w:rsidDel="00331E42">
          <w:rPr>
            <w:rFonts w:cs="Arial"/>
            <w:color w:val="000000" w:themeColor="text1"/>
          </w:rPr>
          <w:delText>were used for molecular cloning</w:delText>
        </w:r>
        <w:r w:rsidR="00831DB0" w:rsidDel="00331E42">
          <w:rPr>
            <w:rFonts w:cs="Arial"/>
            <w:color w:val="000000" w:themeColor="text1"/>
          </w:rPr>
          <w:delText>.</w:delText>
        </w:r>
        <w:r w:rsidRPr="009C0FC6" w:rsidDel="00331E42">
          <w:rPr>
            <w:rFonts w:cs="Arial"/>
            <w:color w:val="000000" w:themeColor="text1"/>
          </w:rPr>
          <w:delText xml:space="preserve"> </w:delText>
        </w:r>
      </w:del>
    </w:p>
    <w:p w14:paraId="3BB6AEAE" w14:textId="28E4C0FF" w:rsidR="0051543D" w:rsidRPr="009C0FC6" w:rsidDel="00331E42" w:rsidRDefault="0051543D">
      <w:pPr>
        <w:jc w:val="both"/>
        <w:rPr>
          <w:del w:id="396" w:author="Common, Jack" w:date="2019-10-23T11:58:00Z"/>
        </w:rPr>
        <w:pPrChange w:id="397" w:author="Common, Jack" w:date="2019-10-23T13:04:00Z">
          <w:pPr>
            <w:spacing w:line="480" w:lineRule="auto"/>
            <w:jc w:val="both"/>
          </w:pPr>
        </w:pPrChange>
      </w:pPr>
    </w:p>
    <w:p w14:paraId="7D31B800" w14:textId="2A45713D" w:rsidR="006405D8" w:rsidRPr="007C4099" w:rsidDel="00331E42" w:rsidRDefault="008A52A1">
      <w:pPr>
        <w:jc w:val="both"/>
        <w:rPr>
          <w:del w:id="398" w:author="Common, Jack" w:date="2019-10-23T11:58:00Z"/>
        </w:rPr>
        <w:pPrChange w:id="399" w:author="Common, Jack" w:date="2019-10-23T13:04:00Z">
          <w:pPr>
            <w:pStyle w:val="Heading2"/>
            <w:spacing w:line="480" w:lineRule="auto"/>
          </w:pPr>
        </w:pPrChange>
      </w:pPr>
      <w:del w:id="400" w:author="Common, Jack" w:date="2019-10-23T11:58:00Z">
        <w:r w:rsidRPr="00831DB0" w:rsidDel="00331E42">
          <w:rPr>
            <w:rFonts w:cs="Arial"/>
            <w:i/>
            <w:iCs/>
            <w:color w:val="000000" w:themeColor="text1"/>
          </w:rPr>
          <w:delText xml:space="preserve">Library of </w:delText>
        </w:r>
        <w:r w:rsidR="0051543D" w:rsidRPr="00831DB0" w:rsidDel="00331E42">
          <w:rPr>
            <w:rFonts w:cs="Arial"/>
            <w:i/>
            <w:iCs/>
            <w:color w:val="000000" w:themeColor="text1"/>
          </w:rPr>
          <w:delText>BIM</w:delText>
        </w:r>
        <w:r w:rsidRPr="00831DB0" w:rsidDel="00331E42">
          <w:rPr>
            <w:rFonts w:cs="Arial"/>
            <w:i/>
            <w:iCs/>
            <w:color w:val="000000" w:themeColor="text1"/>
          </w:rPr>
          <w:delText xml:space="preserve">s and escape </w:delText>
        </w:r>
        <w:r w:rsidR="0051543D" w:rsidRPr="00831DB0" w:rsidDel="00331E42">
          <w:rPr>
            <w:rFonts w:cs="Arial"/>
            <w:i/>
            <w:iCs/>
            <w:color w:val="000000" w:themeColor="text1"/>
          </w:rPr>
          <w:delText>phage</w:delText>
        </w:r>
        <w:r w:rsidRPr="00831DB0" w:rsidDel="00331E42">
          <w:rPr>
            <w:rFonts w:cs="Arial"/>
            <w:i/>
            <w:iCs/>
            <w:color w:val="000000" w:themeColor="text1"/>
          </w:rPr>
          <w:delText>s</w:delText>
        </w:r>
      </w:del>
    </w:p>
    <w:p w14:paraId="53762DAF" w14:textId="4515EE3A" w:rsidR="0051543D" w:rsidRPr="00831DB0" w:rsidDel="00331E42" w:rsidRDefault="0051543D">
      <w:pPr>
        <w:jc w:val="both"/>
        <w:rPr>
          <w:del w:id="401" w:author="Common, Jack" w:date="2019-10-23T11:58:00Z"/>
          <w:lang w:val="en-US"/>
        </w:rPr>
        <w:pPrChange w:id="402" w:author="Common, Jack" w:date="2019-10-23T13:04:00Z">
          <w:pPr>
            <w:spacing w:line="480" w:lineRule="auto"/>
            <w:jc w:val="both"/>
          </w:pPr>
        </w:pPrChange>
      </w:pPr>
    </w:p>
    <w:p w14:paraId="02B94B5F" w14:textId="44261828" w:rsidR="008A52A1" w:rsidDel="00331E42" w:rsidRDefault="0051543D">
      <w:pPr>
        <w:jc w:val="both"/>
        <w:rPr>
          <w:del w:id="403" w:author="Common, Jack" w:date="2019-10-23T11:58:00Z"/>
          <w:rFonts w:cs="Arial"/>
          <w:color w:val="000000" w:themeColor="text1"/>
        </w:rPr>
        <w:pPrChange w:id="404" w:author="Common, Jack" w:date="2019-10-23T13:04:00Z">
          <w:pPr>
            <w:spacing w:line="480" w:lineRule="auto"/>
            <w:jc w:val="both"/>
          </w:pPr>
        </w:pPrChange>
      </w:pPr>
      <w:del w:id="405" w:author="Common, Jack" w:date="2019-10-23T11:58:00Z">
        <w:r w:rsidRPr="00831DB0" w:rsidDel="00331E42">
          <w:rPr>
            <w:rFonts w:cs="Arial"/>
            <w:iCs/>
            <w:color w:val="000000" w:themeColor="text1"/>
          </w:rPr>
          <w:delText xml:space="preserve">To control the levels of CRISPR diversity in our evolution experiments, we established a library of 24 </w:delText>
        </w:r>
        <w:r w:rsidRPr="00831DB0" w:rsidDel="00331E42">
          <w:rPr>
            <w:rFonts w:cs="Arial"/>
            <w:i/>
            <w:iCs/>
            <w:color w:val="000000" w:themeColor="text1"/>
          </w:rPr>
          <w:delText xml:space="preserve">P. aeruginosa </w:delText>
        </w:r>
        <w:r w:rsidRPr="00831DB0" w:rsidDel="00331E42">
          <w:rPr>
            <w:rFonts w:cs="Arial"/>
            <w:iCs/>
            <w:color w:val="000000" w:themeColor="text1"/>
          </w:rPr>
          <w:delText>PA14 clones each carrying a single spacer in CRISPR2</w:delText>
        </w:r>
        <w:r w:rsidR="00DB249E" w:rsidDel="00331E42">
          <w:rPr>
            <w:rFonts w:cs="Arial"/>
            <w:iCs/>
            <w:color w:val="000000" w:themeColor="text1"/>
          </w:rPr>
          <w:delText xml:space="preserve"> </w:delText>
        </w:r>
        <w:r w:rsidRPr="00831DB0" w:rsidDel="00331E42">
          <w:rPr>
            <w:rFonts w:cs="Arial"/>
            <w:color w:val="000000" w:themeColor="text1"/>
          </w:rPr>
          <w:delText>(bacteriophage-insensitive mutants; BIMs)</w:delText>
        </w:r>
        <w:r w:rsidRPr="00831DB0" w:rsidDel="00331E42">
          <w:rPr>
            <w:rFonts w:cs="Arial"/>
            <w:iCs/>
            <w:color w:val="000000" w:themeColor="text1"/>
          </w:rPr>
          <w:delText xml:space="preserve">. </w:delText>
        </w:r>
        <w:r w:rsidR="00D0596F" w:rsidDel="00331E42">
          <w:rPr>
            <w:rFonts w:cs="Arial"/>
            <w:iCs/>
          </w:rPr>
          <w:delText>11</w:delText>
        </w:r>
        <w:r w:rsidR="006F0B2D" w:rsidRPr="000A1C2C" w:rsidDel="00331E42">
          <w:rPr>
            <w:rFonts w:cs="Arial"/>
            <w:iCs/>
          </w:rPr>
          <w:delText xml:space="preserve"> </w:delText>
        </w:r>
        <w:r w:rsidR="006F0B2D" w:rsidRPr="000A1C2C" w:rsidDel="00331E42">
          <w:rPr>
            <w:rFonts w:cs="Arial"/>
            <w:i/>
            <w:iCs/>
          </w:rPr>
          <w:delText xml:space="preserve">P. aeruginosa </w:delText>
        </w:r>
        <w:r w:rsidR="006F0B2D" w:rsidRPr="000A1C2C" w:rsidDel="00331E42">
          <w:rPr>
            <w:rFonts w:cs="Arial"/>
            <w:iCs/>
          </w:rPr>
          <w:delText>PA14</w:delText>
        </w:r>
        <w:r w:rsidR="006F0B2D" w:rsidRPr="000A1C2C" w:rsidDel="00331E42">
          <w:rPr>
            <w:rFonts w:cs="Arial"/>
            <w:i/>
            <w:iCs/>
          </w:rPr>
          <w:delText xml:space="preserve"> </w:delText>
        </w:r>
        <w:r w:rsidR="006F0B2D" w:rsidRPr="000A1C2C" w:rsidDel="00331E42">
          <w:rPr>
            <w:rFonts w:cs="Arial"/>
          </w:rPr>
          <w:delText xml:space="preserve">BIMs </w:delText>
        </w:r>
        <w:r w:rsidR="00E34FBF" w:rsidDel="00331E42">
          <w:rPr>
            <w:rFonts w:cs="Arial"/>
          </w:rPr>
          <w:delText xml:space="preserve">that </w:delText>
        </w:r>
        <w:r w:rsidR="001B7F98" w:rsidDel="00331E42">
          <w:rPr>
            <w:rFonts w:cs="Arial"/>
          </w:rPr>
          <w:delText xml:space="preserve">were known to have a single CRISPR2 spacer </w:delText>
        </w:r>
        <w:r w:rsidR="006F0B2D" w:rsidRPr="000A1C2C" w:rsidDel="00331E42">
          <w:rPr>
            <w:rFonts w:cs="Arial"/>
          </w:rPr>
          <w:delText>were selected from the collection of clones used in</w:delText>
        </w:r>
        <w:r w:rsidR="003A796C" w:rsidDel="00331E42">
          <w:rPr>
            <w:rFonts w:cs="Arial"/>
          </w:rPr>
          <w:delText xml:space="preserve"> </w:delText>
        </w:r>
        <w:r w:rsidR="003A796C" w:rsidDel="00331E42">
          <w:rPr>
            <w:rFonts w:cs="Arial"/>
          </w:rPr>
          <w:fldChar w:fldCharType="begin"/>
        </w:r>
        <w:r w:rsidR="00AE2EA5" w:rsidDel="00331E42">
          <w:rPr>
            <w:rFonts w:cs="Arial"/>
          </w:rPr>
          <w:delInstrText xml:space="preserve"> ADDIN EN.CITE &lt;EndNote&gt;&lt;Cite AuthorYear="1"&gt;&lt;Author&gt;van Houte&lt;/Author&gt;&lt;Year&gt;2016&lt;/Year&gt;&lt;RecNum&gt;350&lt;/RecNum&gt;&lt;DisplayText&gt;van Houte&lt;style face="italic"&gt; et al.&lt;/style&gt; (2016)&lt;/DisplayText&gt;&lt;record&gt;&lt;rec-number&gt;350&lt;/rec-number&gt;&lt;foreign-keys&gt;&lt;key app="EN" db-id="xrr2swwexa2rd8ed2d6xfwf20r9v5devt2e2" timestamp="1556229298" guid="8a722732-c548-403d-a12d-f6b5b4f7e13f"&gt;350&lt;/key&gt;&lt;/foreign-keys&gt;&lt;ref-type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delInstrText>
        </w:r>
        <w:r w:rsidR="003A796C" w:rsidDel="00331E42">
          <w:rPr>
            <w:rFonts w:cs="Arial"/>
          </w:rPr>
          <w:fldChar w:fldCharType="separate"/>
        </w:r>
        <w:r w:rsidR="003A796C" w:rsidDel="00331E42">
          <w:rPr>
            <w:rFonts w:cs="Arial"/>
            <w:noProof/>
          </w:rPr>
          <w:delText>van Houte</w:delText>
        </w:r>
        <w:r w:rsidR="003A796C" w:rsidRPr="003A796C" w:rsidDel="00331E42">
          <w:rPr>
            <w:rFonts w:cs="Arial"/>
            <w:i/>
            <w:noProof/>
          </w:rPr>
          <w:delText xml:space="preserve"> et al.</w:delText>
        </w:r>
        <w:r w:rsidR="003A796C" w:rsidDel="00331E42">
          <w:rPr>
            <w:rFonts w:cs="Arial"/>
            <w:noProof/>
          </w:rPr>
          <w:delText xml:space="preserve"> (2016)</w:delText>
        </w:r>
        <w:r w:rsidR="003A796C" w:rsidDel="00331E42">
          <w:rPr>
            <w:rFonts w:cs="Arial"/>
          </w:rPr>
          <w:fldChar w:fldCharType="end"/>
        </w:r>
        <w:r w:rsidR="00A917CA" w:rsidDel="00331E42">
          <w:rPr>
            <w:rFonts w:cs="Arial"/>
          </w:rPr>
          <w:delText xml:space="preserve">. </w:delText>
        </w:r>
        <w:r w:rsidR="00792792" w:rsidRPr="000A1C2C" w:rsidDel="00331E42">
          <w:rPr>
            <w:rFonts w:cs="Arial"/>
          </w:rPr>
          <w:delText xml:space="preserve">The </w:delText>
        </w:r>
        <w:r w:rsidR="00792792" w:rsidDel="00331E42">
          <w:rPr>
            <w:rFonts w:cs="Arial"/>
          </w:rPr>
          <w:delText>additional</w:delText>
        </w:r>
        <w:r w:rsidR="00792792" w:rsidRPr="000A1C2C" w:rsidDel="00331E42">
          <w:rPr>
            <w:rFonts w:cs="Arial"/>
          </w:rPr>
          <w:delText xml:space="preserve"> </w:delText>
        </w:r>
        <w:r w:rsidR="00B413F5" w:rsidDel="00331E42">
          <w:rPr>
            <w:rFonts w:cs="Arial"/>
          </w:rPr>
          <w:delText>13</w:delText>
        </w:r>
        <w:r w:rsidR="00792792" w:rsidRPr="000A1C2C" w:rsidDel="00331E42">
          <w:rPr>
            <w:rFonts w:cs="Arial"/>
          </w:rPr>
          <w:delText xml:space="preserve"> BIMs were generated by evolving </w:delText>
        </w:r>
        <w:r w:rsidR="00792792" w:rsidRPr="000A1C2C" w:rsidDel="00331E42">
          <w:rPr>
            <w:rFonts w:cs="Arial"/>
            <w:i/>
            <w:iCs/>
          </w:rPr>
          <w:delText xml:space="preserve">P. aeruginosa </w:delText>
        </w:r>
        <w:r w:rsidR="00792792" w:rsidRPr="000A1C2C" w:rsidDel="00331E42">
          <w:rPr>
            <w:rFonts w:cs="Arial"/>
          </w:rPr>
          <w:delText>PA14 in the presence of DMS3vir</w:delText>
        </w:r>
        <w:r w:rsidR="00B413F5" w:rsidDel="00331E42">
          <w:rPr>
            <w:rFonts w:cs="Arial"/>
          </w:rPr>
          <w:delText>.</w:delText>
        </w:r>
        <w:r w:rsidR="00A81C0D" w:rsidDel="00331E42">
          <w:rPr>
            <w:rFonts w:cs="Arial"/>
          </w:rPr>
          <w:delText xml:space="preserve"> </w:delText>
        </w:r>
        <w:r w:rsidR="00A81C0D" w:rsidRPr="000A1C2C" w:rsidDel="00331E42">
          <w:rPr>
            <w:rFonts w:cs="Arial"/>
          </w:rPr>
          <w:delText xml:space="preserve">6ml of M9 </w:delText>
        </w:r>
        <w:r w:rsidR="00A81C0D" w:rsidDel="00331E42">
          <w:rPr>
            <w:rFonts w:cs="Arial"/>
          </w:rPr>
          <w:delText>minimal media (</w:delText>
        </w:r>
        <w:r w:rsidR="00A81C0D" w:rsidRPr="000A1C2C" w:rsidDel="00331E42">
          <w:rPr>
            <w:rFonts w:cs="Arial"/>
          </w:rPr>
          <w:delText>supplemented with 0.2% glucose</w:delText>
        </w:r>
        <w:r w:rsidR="00A81C0D" w:rsidDel="00331E42">
          <w:rPr>
            <w:rFonts w:cs="Arial"/>
          </w:rPr>
          <w:delText xml:space="preserve">; </w:delText>
        </w:r>
        <w:r w:rsidR="00A81C0D" w:rsidRPr="000A1C2C" w:rsidDel="00331E42">
          <w:rPr>
            <w:rFonts w:cs="Arial"/>
          </w:rPr>
          <w:delText>M9m) was inoculated with approximately 10</w:delText>
        </w:r>
        <w:r w:rsidR="00A81C0D" w:rsidRPr="000A1C2C" w:rsidDel="00331E42">
          <w:rPr>
            <w:rFonts w:cs="Arial"/>
            <w:vertAlign w:val="superscript"/>
          </w:rPr>
          <w:delText>6</w:delText>
        </w:r>
        <w:r w:rsidR="00A81C0D" w:rsidRPr="000A1C2C" w:rsidDel="00331E42">
          <w:rPr>
            <w:rFonts w:cs="Arial"/>
          </w:rPr>
          <w:delText xml:space="preserve"> colony-forming units (cfu) of WT </w:delText>
        </w:r>
        <w:r w:rsidR="00A81C0D" w:rsidRPr="000A1C2C" w:rsidDel="00331E42">
          <w:rPr>
            <w:rFonts w:cs="Arial"/>
            <w:i/>
            <w:iCs/>
          </w:rPr>
          <w:delText xml:space="preserve">P. aeruginosa </w:delText>
        </w:r>
        <w:r w:rsidR="00A81C0D" w:rsidRPr="000A1C2C" w:rsidDel="00331E42">
          <w:rPr>
            <w:rFonts w:cs="Arial"/>
          </w:rPr>
          <w:delText>and 10</w:delText>
        </w:r>
        <w:r w:rsidR="00A81C0D" w:rsidRPr="000A1C2C" w:rsidDel="00331E42">
          <w:rPr>
            <w:rFonts w:cs="Arial"/>
            <w:vertAlign w:val="superscript"/>
          </w:rPr>
          <w:delText>4</w:delText>
        </w:r>
        <w:r w:rsidR="00A81C0D" w:rsidRPr="000A1C2C" w:rsidDel="00331E42">
          <w:rPr>
            <w:rFonts w:cs="Arial"/>
          </w:rPr>
          <w:delText xml:space="preserve"> plaque-forming units (pfu) of phage in glass vials.</w:delText>
        </w:r>
        <w:r w:rsidR="00FD1D4B" w:rsidDel="00331E42">
          <w:rPr>
            <w:rFonts w:cs="Arial"/>
          </w:rPr>
          <w:delText xml:space="preserve"> After 24hrs</w:delText>
        </w:r>
        <w:r w:rsidR="00A81C0D" w:rsidRPr="000A1C2C" w:rsidDel="00331E42">
          <w:rPr>
            <w:rFonts w:cs="Arial"/>
          </w:rPr>
          <w:delText xml:space="preserve">, samples from </w:delText>
        </w:r>
        <w:r w:rsidR="00727FEF" w:rsidDel="00331E42">
          <w:rPr>
            <w:rFonts w:cs="Arial"/>
          </w:rPr>
          <w:delText xml:space="preserve">the infection </w:delText>
        </w:r>
        <w:r w:rsidR="00A81C0D" w:rsidRPr="000A1C2C" w:rsidDel="00331E42">
          <w:rPr>
            <w:rFonts w:cs="Arial"/>
          </w:rPr>
          <w:delText xml:space="preserve">were plated on LB agar. Potential CRISPR clones were identified </w:delText>
        </w:r>
        <w:r w:rsidR="008C628F" w:rsidRPr="000A1C2C" w:rsidDel="00331E42">
          <w:rPr>
            <w:rFonts w:cs="Arial"/>
          </w:rPr>
          <w:delText xml:space="preserve">through </w:delText>
        </w:r>
        <w:r w:rsidR="008C628F" w:rsidDel="00331E42">
          <w:rPr>
            <w:rFonts w:cs="Arial"/>
            <w:color w:val="000000" w:themeColor="text1"/>
          </w:rPr>
          <w:delText>phenotypic</w:delText>
        </w:r>
        <w:r w:rsidR="008A52A1" w:rsidDel="00331E42">
          <w:rPr>
            <w:rFonts w:cs="Arial"/>
            <w:color w:val="000000" w:themeColor="text1"/>
          </w:rPr>
          <w:delText xml:space="preserve"> and PCR analyses as described previously (Westra 2015; van Houte 2016).</w:delText>
        </w:r>
        <w:r w:rsidR="008A52A1" w:rsidRPr="008A52A1" w:rsidDel="00331E42">
          <w:rPr>
            <w:rFonts w:cs="Arial"/>
            <w:iCs/>
            <w:color w:val="000000" w:themeColor="text1"/>
          </w:rPr>
          <w:delText xml:space="preserve"> </w:delText>
        </w:r>
        <w:r w:rsidR="00DF61B1" w:rsidDel="00331E42">
          <w:rPr>
            <w:rFonts w:cs="Arial"/>
            <w:iCs/>
            <w:color w:val="000000" w:themeColor="text1"/>
          </w:rPr>
          <w:delText xml:space="preserve">CRISPR amplicon sequencing </w:delText>
        </w:r>
        <w:r w:rsidR="008A52A1" w:rsidRPr="007C4F59" w:rsidDel="00331E42">
          <w:rPr>
            <w:rFonts w:cs="Arial"/>
            <w:color w:val="000000" w:themeColor="text1"/>
          </w:rPr>
          <w:delText>(SourceBioscience, UK)</w:delText>
        </w:r>
        <w:r w:rsidR="008A52A1" w:rsidDel="00331E42">
          <w:rPr>
            <w:rFonts w:cs="Arial"/>
            <w:color w:val="000000" w:themeColor="text1"/>
          </w:rPr>
          <w:delText xml:space="preserve"> </w:delText>
        </w:r>
        <w:r w:rsidR="003A796C" w:rsidDel="00331E42">
          <w:rPr>
            <w:rFonts w:cs="Arial"/>
            <w:iCs/>
            <w:color w:val="000000" w:themeColor="text1"/>
          </w:rPr>
          <w:delText>confirmed</w:delText>
        </w:r>
        <w:r w:rsidR="00DF61B1" w:rsidDel="00331E42">
          <w:rPr>
            <w:rFonts w:cs="Arial"/>
            <w:iCs/>
            <w:color w:val="000000" w:themeColor="text1"/>
          </w:rPr>
          <w:delText xml:space="preserve"> that e</w:delText>
        </w:r>
        <w:r w:rsidR="00DF61B1" w:rsidRPr="00831DB0" w:rsidDel="00331E42">
          <w:rPr>
            <w:rFonts w:cs="Arial"/>
            <w:iCs/>
            <w:color w:val="000000" w:themeColor="text1"/>
          </w:rPr>
          <w:delText xml:space="preserve">ach </w:delText>
        </w:r>
        <w:r w:rsidRPr="00831DB0" w:rsidDel="00331E42">
          <w:rPr>
            <w:rFonts w:cs="Arial"/>
            <w:iCs/>
            <w:color w:val="000000" w:themeColor="text1"/>
          </w:rPr>
          <w:delText xml:space="preserve">spacer carried by a BIM was unique, </w:delText>
        </w:r>
        <w:r w:rsidR="008C628F" w:rsidRPr="00831DB0" w:rsidDel="00331E42">
          <w:rPr>
            <w:rFonts w:cs="Arial"/>
            <w:iCs/>
            <w:color w:val="000000" w:themeColor="text1"/>
          </w:rPr>
          <w:delText>s</w:delText>
        </w:r>
        <w:r w:rsidR="008C628F" w:rsidDel="00331E42">
          <w:rPr>
            <w:rFonts w:cs="Arial"/>
            <w:iCs/>
            <w:color w:val="000000" w:themeColor="text1"/>
          </w:rPr>
          <w:delText>o</w:delText>
        </w:r>
        <w:r w:rsidR="008C628F" w:rsidRPr="00831DB0" w:rsidDel="00331E42">
          <w:rPr>
            <w:rFonts w:cs="Arial"/>
            <w:iCs/>
            <w:color w:val="000000" w:themeColor="text1"/>
          </w:rPr>
          <w:delText xml:space="preserve"> </w:delText>
        </w:r>
        <w:r w:rsidRPr="00831DB0" w:rsidDel="00331E42">
          <w:rPr>
            <w:rFonts w:cs="Arial"/>
            <w:iCs/>
            <w:color w:val="000000" w:themeColor="text1"/>
          </w:rPr>
          <w:delText xml:space="preserve">that </w:delText>
        </w:r>
        <w:r w:rsidR="008C628F" w:rsidDel="00331E42">
          <w:rPr>
            <w:rFonts w:cs="Arial"/>
            <w:iCs/>
            <w:color w:val="000000" w:themeColor="text1"/>
          </w:rPr>
          <w:delText xml:space="preserve">all </w:delText>
        </w:r>
        <w:r w:rsidRPr="00831DB0" w:rsidDel="00331E42">
          <w:rPr>
            <w:rFonts w:cs="Arial"/>
            <w:iCs/>
            <w:color w:val="000000" w:themeColor="text1"/>
          </w:rPr>
          <w:delText>clones</w:delText>
        </w:r>
        <w:r w:rsidR="008C628F" w:rsidDel="00331E42">
          <w:rPr>
            <w:rFonts w:cs="Arial"/>
            <w:iCs/>
            <w:color w:val="000000" w:themeColor="text1"/>
          </w:rPr>
          <w:delText xml:space="preserve"> used in downstream experiments carried a different spacer</w:delText>
        </w:r>
        <w:r w:rsidR="003A796C" w:rsidDel="00331E42">
          <w:rPr>
            <w:rFonts w:cs="Arial"/>
            <w:iCs/>
            <w:color w:val="000000" w:themeColor="text1"/>
          </w:rPr>
          <w:delText xml:space="preserve">. </w:delText>
        </w:r>
        <w:r w:rsidR="003A796C" w:rsidRPr="002B2BEF" w:rsidDel="00331E42">
          <w:rPr>
            <w:rFonts w:cs="Arial"/>
            <w:color w:val="000000" w:themeColor="text1"/>
          </w:rPr>
          <w:delText>Spacer sequences were mapped against the DMS3vir genome (</w:delText>
        </w:r>
        <w:r w:rsidR="009C0FC6" w:rsidDel="00331E42">
          <w:rPr>
            <w:rFonts w:cs="Arial"/>
            <w:color w:val="000000" w:themeColor="text1"/>
          </w:rPr>
          <w:delText>Genbank a</w:delText>
        </w:r>
        <w:r w:rsidR="003A796C" w:rsidRPr="002B2BEF" w:rsidDel="00331E42">
          <w:rPr>
            <w:rFonts w:cs="Arial"/>
            <w:color w:val="000000" w:themeColor="text1"/>
          </w:rPr>
          <w:delText xml:space="preserve">ccession: NC_008717.1) using Geneious v9.1.8 </w:delText>
        </w:r>
        <w:r w:rsidR="003A796C" w:rsidRPr="002B2BEF" w:rsidDel="00331E42">
          <w:rPr>
            <w:rFonts w:cs="Arial"/>
            <w:color w:val="000000" w:themeColor="text1"/>
          </w:rPr>
          <w:fldChar w:fldCharType="begin"/>
        </w:r>
        <w:r w:rsidR="00AE2EA5" w:rsidDel="00331E42">
          <w:rPr>
            <w:rFonts w:cs="Arial"/>
            <w:color w:val="000000" w:themeColor="text1"/>
          </w:rPr>
          <w:delInstrText xml:space="preserve"> ADDIN EN.CITE &lt;EndNote&gt;&lt;Cite&gt;&lt;Author&gt;Kearse&lt;/Author&gt;&lt;Year&gt;2012&lt;/Year&gt;&lt;RecNum&gt;147&lt;/RecNum&gt;&lt;DisplayText&gt;(Kearse&lt;style face="italic"&gt; et al.&lt;/style&gt;, 2012)&lt;/DisplayText&gt;&lt;record&gt;&lt;rec-number&gt;147&lt;/rec-number&gt;&lt;foreign-keys&gt;&lt;key app="EN" db-id="xrr2swwexa2rd8ed2d6xfwf20r9v5devt2e2" timestamp="1556229233" guid="7cad0728-ce28-4219-8fc1-b98d0288599d"&gt;147&lt;/key&gt;&lt;/foreign-keys&gt;&lt;ref-type name="Journal Article"&gt;17&lt;/ref-type&gt;&lt;contributors&gt;&lt;authors&gt;&lt;author&gt;Kearse, Matthew&lt;/author&gt;&lt;author&gt;Moir, Richard&lt;/author&gt;&lt;author&gt;Wilson, Amy&lt;/author&gt;&lt;author&gt;Stones-Havas, Steven&lt;/author&gt;&lt;author&gt;Cheung, Matthew&lt;/author&gt;&lt;author&gt;Sturrock, Shane&lt;/author&gt;&lt;author&gt;Buxton, Simon&lt;/author&gt;&lt;author&gt;Cooper, Alex&lt;/author&gt;&lt;author&gt;Markowitz, Sidney&lt;/author&gt;&lt;author&gt;Duran, Chris&lt;/author&gt;&lt;/authors&gt;&lt;/contributors&gt;&lt;titles&gt;&lt;title&gt;Geneious Basic: an integrated and extendable desktop software platform for the organization and analysis of sequence data&lt;/title&gt;&lt;secondary-title&gt;Bioinformatics&lt;/secondary-title&gt;&lt;/titles&gt;&lt;periodical&gt;&lt;full-title&gt;Bioinformatics&lt;/full-title&gt;&lt;/periodical&gt;&lt;pages&gt;1647-1649&lt;/pages&gt;&lt;volume&gt;28&lt;/volume&gt;&lt;number&gt;12&lt;/number&gt;&lt;dates&gt;&lt;year&gt;2012&lt;/year&gt;&lt;/dates&gt;&lt;isbn&gt;1367-4803&lt;/isbn&gt;&lt;urls&gt;&lt;/urls&gt;&lt;/record&gt;&lt;/Cite&gt;&lt;/EndNote&gt;</w:delInstrText>
        </w:r>
        <w:r w:rsidR="003A796C" w:rsidRPr="002B2BEF" w:rsidDel="00331E42">
          <w:rPr>
            <w:rFonts w:cs="Arial"/>
            <w:color w:val="000000" w:themeColor="text1"/>
          </w:rPr>
          <w:fldChar w:fldCharType="separate"/>
        </w:r>
        <w:r w:rsidR="003A796C" w:rsidRPr="002B2BEF" w:rsidDel="00331E42">
          <w:rPr>
            <w:rFonts w:cs="Arial"/>
            <w:noProof/>
            <w:color w:val="000000" w:themeColor="text1"/>
          </w:rPr>
          <w:delText>(Kearse</w:delText>
        </w:r>
        <w:r w:rsidR="003A796C" w:rsidRPr="002B2BEF" w:rsidDel="00331E42">
          <w:rPr>
            <w:rFonts w:cs="Arial"/>
            <w:i/>
            <w:noProof/>
            <w:color w:val="000000" w:themeColor="text1"/>
          </w:rPr>
          <w:delText xml:space="preserve"> et al.</w:delText>
        </w:r>
        <w:r w:rsidR="003A796C" w:rsidRPr="002B2BEF" w:rsidDel="00331E42">
          <w:rPr>
            <w:rFonts w:cs="Arial"/>
            <w:noProof/>
            <w:color w:val="000000" w:themeColor="text1"/>
          </w:rPr>
          <w:delText>, 2012)</w:delText>
        </w:r>
        <w:r w:rsidR="003A796C" w:rsidRPr="002B2BEF" w:rsidDel="00331E42">
          <w:rPr>
            <w:rFonts w:cs="Arial"/>
            <w:color w:val="000000" w:themeColor="text1"/>
          </w:rPr>
          <w:fldChar w:fldCharType="end"/>
        </w:r>
        <w:r w:rsidR="003A796C" w:rsidDel="00331E42">
          <w:rPr>
            <w:rFonts w:cs="Arial"/>
            <w:color w:val="000000" w:themeColor="text1"/>
          </w:rPr>
          <w:delText xml:space="preserve"> </w:delText>
        </w:r>
        <w:r w:rsidR="003A796C" w:rsidDel="00331E42">
          <w:rPr>
            <w:rFonts w:cs="Arial"/>
            <w:iCs/>
            <w:color w:val="000000" w:themeColor="text1"/>
          </w:rPr>
          <w:delText>to confirm that</w:delText>
        </w:r>
        <w:r w:rsidRPr="00831DB0" w:rsidDel="00331E42">
          <w:rPr>
            <w:rFonts w:cs="Arial"/>
            <w:iCs/>
            <w:color w:val="000000" w:themeColor="text1"/>
          </w:rPr>
          <w:delText xml:space="preserve"> spacers did not target overlapping regions of the phage genome</w:delText>
        </w:r>
        <w:r w:rsidR="008A52A1" w:rsidDel="00331E42">
          <w:rPr>
            <w:rFonts w:cs="Arial"/>
            <w:iCs/>
            <w:color w:val="000000" w:themeColor="text1"/>
          </w:rPr>
          <w:delText>.</w:delText>
        </w:r>
        <w:r w:rsidR="008A52A1" w:rsidDel="00331E42">
          <w:rPr>
            <w:rFonts w:cs="Arial"/>
            <w:color w:val="000000" w:themeColor="text1"/>
          </w:rPr>
          <w:delText xml:space="preserve"> </w:delText>
        </w:r>
        <w:r w:rsidR="00CE1FCD" w:rsidDel="00331E42">
          <w:rPr>
            <w:rFonts w:cs="Arial"/>
            <w:color w:val="000000" w:themeColor="text1"/>
          </w:rPr>
          <w:delText>See</w:delText>
        </w:r>
        <w:r w:rsidR="00506B35" w:rsidDel="00331E42">
          <w:rPr>
            <w:rFonts w:cs="Arial"/>
            <w:color w:val="000000" w:themeColor="text1"/>
          </w:rPr>
          <w:delText xml:space="preserve"> </w:delText>
        </w:r>
        <w:r w:rsidR="00506B35" w:rsidDel="00331E42">
          <w:rPr>
            <w:rFonts w:cs="Arial"/>
            <w:b/>
            <w:bCs/>
            <w:color w:val="000000" w:themeColor="text1"/>
          </w:rPr>
          <w:delText xml:space="preserve">Table S1 </w:delText>
        </w:r>
        <w:r w:rsidR="00506B35" w:rsidDel="00331E42">
          <w:rPr>
            <w:rFonts w:cs="Arial"/>
            <w:color w:val="000000" w:themeColor="text1"/>
          </w:rPr>
          <w:delText xml:space="preserve">in </w:delText>
        </w:r>
        <w:r w:rsidR="00506B35" w:rsidDel="00331E42">
          <w:rPr>
            <w:rFonts w:cs="Arial"/>
            <w:b/>
            <w:bCs/>
            <w:color w:val="000000" w:themeColor="text1"/>
          </w:rPr>
          <w:delText xml:space="preserve">Supporting Information </w:delText>
        </w:r>
        <w:r w:rsidR="00506B35" w:rsidDel="00331E42">
          <w:rPr>
            <w:rFonts w:cs="Arial"/>
            <w:color w:val="000000" w:themeColor="text1"/>
          </w:rPr>
          <w:delText>t</w:delText>
        </w:r>
        <w:r w:rsidR="003A796C" w:rsidRPr="00506B35" w:rsidDel="00331E42">
          <w:rPr>
            <w:rFonts w:cs="Arial"/>
            <w:color w:val="000000" w:themeColor="text1"/>
          </w:rPr>
          <w:delText>he</w:delText>
        </w:r>
        <w:r w:rsidR="003A796C" w:rsidDel="00331E42">
          <w:rPr>
            <w:rFonts w:cs="Arial"/>
            <w:color w:val="000000" w:themeColor="text1"/>
          </w:rPr>
          <w:delText xml:space="preserve"> s</w:delText>
        </w:r>
        <w:r w:rsidR="008A52A1" w:rsidRPr="002B2BEF" w:rsidDel="00331E42">
          <w:rPr>
            <w:rFonts w:cs="Arial"/>
            <w:color w:val="000000" w:themeColor="text1"/>
          </w:rPr>
          <w:delText>pacer sequences of each BIM.</w:delText>
        </w:r>
        <w:r w:rsidR="008A52A1" w:rsidDel="00331E42">
          <w:rPr>
            <w:rFonts w:cs="Arial"/>
            <w:color w:val="000000" w:themeColor="text1"/>
          </w:rPr>
          <w:delText xml:space="preserve"> </w:delText>
        </w:r>
      </w:del>
    </w:p>
    <w:p w14:paraId="29CFA761" w14:textId="047987E8" w:rsidR="008A52A1" w:rsidDel="00331E42" w:rsidRDefault="008A52A1">
      <w:pPr>
        <w:jc w:val="both"/>
        <w:rPr>
          <w:del w:id="406" w:author="Common, Jack" w:date="2019-10-23T11:58:00Z"/>
          <w:rFonts w:cs="Arial"/>
          <w:iCs/>
          <w:color w:val="000000" w:themeColor="text1"/>
        </w:rPr>
        <w:pPrChange w:id="407" w:author="Common, Jack" w:date="2019-10-23T13:04:00Z">
          <w:pPr>
            <w:spacing w:line="480" w:lineRule="auto"/>
            <w:jc w:val="both"/>
          </w:pPr>
        </w:pPrChange>
      </w:pPr>
    </w:p>
    <w:p w14:paraId="0FCE68AC" w14:textId="0834FB6B" w:rsidR="0051543D" w:rsidRPr="00831DB0" w:rsidDel="00331E42" w:rsidRDefault="00DF61B1">
      <w:pPr>
        <w:jc w:val="both"/>
        <w:rPr>
          <w:del w:id="408" w:author="Common, Jack" w:date="2019-10-23T11:58:00Z"/>
          <w:rFonts w:cs="Arial"/>
          <w:color w:val="000000" w:themeColor="text1"/>
        </w:rPr>
        <w:pPrChange w:id="409" w:author="Common, Jack" w:date="2019-10-23T13:04:00Z">
          <w:pPr>
            <w:spacing w:line="480" w:lineRule="auto"/>
            <w:jc w:val="both"/>
          </w:pPr>
        </w:pPrChange>
      </w:pPr>
      <w:del w:id="410" w:author="Common, Jack" w:date="2019-10-23T11:58:00Z">
        <w:r w:rsidDel="00331E42">
          <w:rPr>
            <w:rFonts w:cs="Arial"/>
            <w:iCs/>
            <w:color w:val="000000" w:themeColor="text1"/>
          </w:rPr>
          <w:delText>Next</w:delText>
        </w:r>
        <w:r w:rsidR="0051543D" w:rsidRPr="00831DB0" w:rsidDel="00331E42">
          <w:rPr>
            <w:rFonts w:cs="Arial"/>
            <w:iCs/>
            <w:color w:val="000000" w:themeColor="text1"/>
          </w:rPr>
          <w:delText xml:space="preserve">, we </w:delText>
        </w:r>
        <w:r w:rsidR="008A52A1" w:rsidDel="00331E42">
          <w:rPr>
            <w:rFonts w:cs="Arial"/>
            <w:iCs/>
            <w:color w:val="000000" w:themeColor="text1"/>
          </w:rPr>
          <w:delText>independently evolved</w:delText>
        </w:r>
        <w:r w:rsidR="008A52A1" w:rsidRPr="00831DB0" w:rsidDel="00331E42">
          <w:rPr>
            <w:rFonts w:cs="Arial"/>
            <w:iCs/>
            <w:color w:val="000000" w:themeColor="text1"/>
          </w:rPr>
          <w:delText xml:space="preserve"> </w:delText>
        </w:r>
        <w:r w:rsidR="0051543D" w:rsidRPr="00831DB0" w:rsidDel="00331E42">
          <w:rPr>
            <w:rFonts w:cs="Arial"/>
            <w:iCs/>
            <w:color w:val="000000" w:themeColor="text1"/>
          </w:rPr>
          <w:delText xml:space="preserve">24 phage </w:delText>
        </w:r>
        <w:r w:rsidR="00D76A24" w:rsidDel="00331E42">
          <w:rPr>
            <w:rFonts w:cs="Arial"/>
            <w:iCs/>
            <w:color w:val="000000" w:themeColor="text1"/>
          </w:rPr>
          <w:delText>clones</w:delText>
        </w:r>
        <w:r w:rsidR="00D76A24" w:rsidRPr="00831DB0" w:rsidDel="00331E42">
          <w:rPr>
            <w:rFonts w:cs="Arial"/>
            <w:iCs/>
            <w:color w:val="000000" w:themeColor="text1"/>
          </w:rPr>
          <w:delText xml:space="preserve"> </w:delText>
        </w:r>
        <w:r w:rsidR="0051543D" w:rsidRPr="00831DB0" w:rsidDel="00331E42">
          <w:rPr>
            <w:rFonts w:cs="Arial"/>
            <w:iCs/>
            <w:color w:val="000000" w:themeColor="text1"/>
          </w:rPr>
          <w:delText xml:space="preserve">that could infect each </w:delText>
        </w:r>
        <w:r w:rsidDel="00331E42">
          <w:rPr>
            <w:rFonts w:cs="Arial"/>
            <w:iCs/>
            <w:color w:val="000000" w:themeColor="text1"/>
          </w:rPr>
          <w:delText xml:space="preserve">BIM </w:delText>
        </w:r>
        <w:r w:rsidR="00261C54" w:rsidRPr="00831DB0" w:rsidDel="00331E42">
          <w:rPr>
            <w:rFonts w:cs="Arial"/>
            <w:iCs/>
            <w:color w:val="000000" w:themeColor="text1"/>
          </w:rPr>
          <w:delText>(escape phage)</w:delText>
        </w:r>
        <w:r w:rsidR="00F24DEE" w:rsidDel="00331E42">
          <w:rPr>
            <w:rFonts w:cs="Arial"/>
            <w:iCs/>
            <w:color w:val="000000" w:themeColor="text1"/>
          </w:rPr>
          <w:delText xml:space="preserve">. </w:delText>
        </w:r>
        <w:r w:rsidR="00F24DEE" w:rsidRPr="000A1C2C" w:rsidDel="00331E42">
          <w:rPr>
            <w:rFonts w:cs="Arial"/>
          </w:rPr>
          <w:delText>15ml LB was inoculated with approximately 10</w:delText>
        </w:r>
        <w:r w:rsidR="00F24DEE" w:rsidRPr="000A1C2C" w:rsidDel="00331E42">
          <w:rPr>
            <w:rFonts w:cs="Arial"/>
            <w:vertAlign w:val="superscript"/>
          </w:rPr>
          <w:delText>6</w:delText>
        </w:r>
        <w:r w:rsidR="00F24DEE" w:rsidRPr="000A1C2C" w:rsidDel="00331E42">
          <w:rPr>
            <w:rFonts w:cs="Arial"/>
          </w:rPr>
          <w:delText xml:space="preserve"> cfu of a single BIM and </w:delText>
        </w:r>
        <w:r w:rsidR="00A60E5C" w:rsidDel="00331E42">
          <w:rPr>
            <w:rFonts w:cs="Arial"/>
          </w:rPr>
          <w:delText xml:space="preserve">approximately </w:delText>
        </w:r>
        <w:r w:rsidR="00F24DEE" w:rsidRPr="000A1C2C" w:rsidDel="00331E42">
          <w:rPr>
            <w:rFonts w:cs="Arial"/>
          </w:rPr>
          <w:delText>10</w:delText>
        </w:r>
        <w:r w:rsidR="00F24DEE" w:rsidRPr="000A1C2C" w:rsidDel="00331E42">
          <w:rPr>
            <w:rFonts w:cs="Arial"/>
            <w:vertAlign w:val="superscript"/>
          </w:rPr>
          <w:delText>6</w:delText>
        </w:r>
        <w:r w:rsidR="00F24DEE" w:rsidRPr="000A1C2C" w:rsidDel="00331E42">
          <w:rPr>
            <w:rFonts w:cs="Arial"/>
          </w:rPr>
          <w:delText xml:space="preserve"> pfu DMS3vir. We also added approximately 10</w:delText>
        </w:r>
        <w:r w:rsidR="00F24DEE" w:rsidRPr="000A1C2C" w:rsidDel="00331E42">
          <w:rPr>
            <w:rFonts w:cs="Arial"/>
            <w:vertAlign w:val="superscript"/>
          </w:rPr>
          <w:delText>6</w:delText>
        </w:r>
        <w:r w:rsidR="00F24DEE" w:rsidRPr="000A1C2C" w:rsidDel="00331E42">
          <w:rPr>
            <w:rFonts w:cs="Arial"/>
          </w:rPr>
          <w:delText xml:space="preserve"> of </w:delText>
        </w:r>
        <w:r w:rsidR="00F24DEE" w:rsidRPr="000A1C2C" w:rsidDel="00331E42">
          <w:rPr>
            <w:rFonts w:cs="Arial"/>
            <w:i/>
            <w:iCs/>
          </w:rPr>
          <w:delText xml:space="preserve">P. aeruginosa </w:delText>
        </w:r>
        <w:r w:rsidR="00F24DEE" w:rsidRPr="000A1C2C" w:rsidDel="00331E42">
          <w:rPr>
            <w:rFonts w:cs="Arial"/>
            <w:iCs/>
          </w:rPr>
          <w:delText xml:space="preserve">PA14 </w:delText>
        </w:r>
        <w:r w:rsidR="00F24DEE" w:rsidRPr="000A1C2C" w:rsidDel="00331E42">
          <w:rPr>
            <w:rFonts w:cs="Arial"/>
            <w:i/>
            <w:iCs/>
          </w:rPr>
          <w:delText>csy3::</w:delText>
        </w:r>
        <w:r w:rsidR="00F24DEE" w:rsidRPr="000A1C2C" w:rsidDel="00331E42">
          <w:rPr>
            <w:rFonts w:cs="Arial"/>
            <w:i/>
          </w:rPr>
          <w:delText>lacZ</w:delText>
        </w:r>
        <w:r w:rsidR="00F24DEE" w:rsidRPr="000A1C2C" w:rsidDel="00331E42">
          <w:rPr>
            <w:rFonts w:cs="Arial"/>
          </w:rPr>
          <w:delText xml:space="preserve"> to provide a pool of sensitive hosts on which phage could replicate and hence supply novel escape mutations. </w:delText>
        </w:r>
        <w:r w:rsidR="005D1378" w:rsidRPr="00831DB0" w:rsidDel="00331E42">
          <w:rPr>
            <w:rFonts w:cs="Arial"/>
            <w:color w:val="000000" w:themeColor="text1"/>
          </w:rPr>
          <w:delText>Phage extracted from these amplifications were plaque-purified to ensure a monoclonal phage stock.</w:delText>
        </w:r>
        <w:r w:rsidR="0051543D" w:rsidRPr="00831DB0" w:rsidDel="00331E42">
          <w:rPr>
            <w:rFonts w:cs="Arial"/>
            <w:color w:val="000000" w:themeColor="text1"/>
          </w:rPr>
          <w:delText xml:space="preserve"> </w:delText>
        </w:r>
        <w:r w:rsidR="005D1378" w:rsidRPr="00831DB0" w:rsidDel="00331E42">
          <w:rPr>
            <w:rFonts w:cs="Arial"/>
            <w:color w:val="000000" w:themeColor="text1"/>
          </w:rPr>
          <w:delText>Each escape phage was challenged against the entire BIM library t</w:delText>
        </w:r>
        <w:r w:rsidR="0051543D" w:rsidRPr="00831DB0" w:rsidDel="00331E42">
          <w:rPr>
            <w:rFonts w:cs="Arial"/>
            <w:color w:val="000000" w:themeColor="text1"/>
          </w:rPr>
          <w:delText xml:space="preserve">o check for a one-to-one infection match. A successful infection was defined if a clear lysis zone was visible in the top lawn of the target BIM. </w:delText>
        </w:r>
      </w:del>
    </w:p>
    <w:p w14:paraId="7C924AB9" w14:textId="739DFA54" w:rsidR="0051543D" w:rsidRPr="009C0FC6" w:rsidDel="00331E42" w:rsidRDefault="0051543D">
      <w:pPr>
        <w:jc w:val="both"/>
        <w:rPr>
          <w:del w:id="411" w:author="Common, Jack" w:date="2019-10-23T11:58:00Z"/>
          <w:rFonts w:cs="Arial"/>
          <w:color w:val="000000" w:themeColor="text1"/>
        </w:rPr>
        <w:pPrChange w:id="412" w:author="Common, Jack" w:date="2019-10-23T13:04:00Z">
          <w:pPr>
            <w:spacing w:line="480" w:lineRule="auto"/>
            <w:jc w:val="both"/>
          </w:pPr>
        </w:pPrChange>
      </w:pPr>
    </w:p>
    <w:p w14:paraId="13499CE9" w14:textId="2EFCC509" w:rsidR="0051543D" w:rsidRPr="009C0FC6" w:rsidDel="00331E42" w:rsidRDefault="0051543D">
      <w:pPr>
        <w:jc w:val="both"/>
        <w:rPr>
          <w:del w:id="413" w:author="Common, Jack" w:date="2019-10-23T11:58:00Z"/>
          <w:rFonts w:cs="Arial"/>
          <w:iCs/>
        </w:rPr>
        <w:pPrChange w:id="414" w:author="Common, Jack" w:date="2019-10-23T13:04:00Z">
          <w:pPr>
            <w:pStyle w:val="Heading2"/>
            <w:spacing w:line="480" w:lineRule="auto"/>
          </w:pPr>
        </w:pPrChange>
      </w:pPr>
      <w:del w:id="415" w:author="Common, Jack" w:date="2019-10-23T11:58:00Z">
        <w:r w:rsidRPr="009C0FC6" w:rsidDel="00331E42">
          <w:rPr>
            <w:rFonts w:cs="Arial"/>
            <w:i/>
            <w:iCs/>
          </w:rPr>
          <w:delText>Generating labelled BIMs</w:delText>
        </w:r>
      </w:del>
    </w:p>
    <w:p w14:paraId="47E199EE" w14:textId="321FC4A2" w:rsidR="006405D8" w:rsidRPr="009A2AC0" w:rsidDel="00331E42" w:rsidRDefault="006405D8">
      <w:pPr>
        <w:jc w:val="both"/>
        <w:rPr>
          <w:del w:id="416" w:author="Common, Jack" w:date="2019-10-23T11:58:00Z"/>
        </w:rPr>
        <w:pPrChange w:id="417" w:author="Common, Jack" w:date="2019-10-23T13:04:00Z">
          <w:pPr>
            <w:spacing w:line="480" w:lineRule="auto"/>
            <w:jc w:val="both"/>
          </w:pPr>
        </w:pPrChange>
      </w:pPr>
    </w:p>
    <w:p w14:paraId="70363CFF" w14:textId="0DA9AB80" w:rsidR="0051543D" w:rsidRPr="009C0FC6" w:rsidDel="00331E42" w:rsidRDefault="0051543D">
      <w:pPr>
        <w:jc w:val="both"/>
        <w:rPr>
          <w:del w:id="418" w:author="Common, Jack" w:date="2019-10-23T11:58:00Z"/>
          <w:rFonts w:cs="Arial"/>
          <w:color w:val="000000" w:themeColor="text1"/>
        </w:rPr>
        <w:pPrChange w:id="419" w:author="Common, Jack" w:date="2019-10-23T13:04:00Z">
          <w:pPr>
            <w:spacing w:line="480" w:lineRule="auto"/>
            <w:jc w:val="both"/>
          </w:pPr>
        </w:pPrChange>
      </w:pPr>
      <w:del w:id="420" w:author="Common, Jack" w:date="2019-10-23T11:58:00Z">
        <w:r w:rsidRPr="009C0FC6" w:rsidDel="00331E42">
          <w:rPr>
            <w:rFonts w:cs="Arial"/>
            <w:color w:val="000000" w:themeColor="text1"/>
          </w:rPr>
          <w:delText xml:space="preserve">To </w:delText>
        </w:r>
        <w:r w:rsidR="00D76A24" w:rsidDel="00331E42">
          <w:rPr>
            <w:rFonts w:cs="Arial"/>
            <w:color w:val="000000" w:themeColor="text1"/>
          </w:rPr>
          <w:delText xml:space="preserve">be able to </w:delText>
        </w:r>
        <w:r w:rsidRPr="009C0FC6" w:rsidDel="00331E42">
          <w:rPr>
            <w:rFonts w:cs="Arial"/>
            <w:color w:val="000000" w:themeColor="text1"/>
          </w:rPr>
          <w:delText xml:space="preserve">monitor the population dynamics and relative fitness of </w:delText>
        </w:r>
        <w:r w:rsidR="00D76A24" w:rsidDel="00331E42">
          <w:rPr>
            <w:rFonts w:cs="Arial"/>
            <w:color w:val="000000" w:themeColor="text1"/>
          </w:rPr>
          <w:delText>individual bacterial</w:delText>
        </w:r>
        <w:r w:rsidRPr="009C0FC6" w:rsidDel="00331E42">
          <w:rPr>
            <w:rFonts w:cs="Arial"/>
            <w:color w:val="000000" w:themeColor="text1"/>
          </w:rPr>
          <w:delText xml:space="preserve"> clone</w:delText>
        </w:r>
        <w:r w:rsidR="00D76A24" w:rsidDel="00331E42">
          <w:rPr>
            <w:rFonts w:cs="Arial"/>
            <w:color w:val="000000" w:themeColor="text1"/>
          </w:rPr>
          <w:delText>s within the mixed populations</w:delText>
        </w:r>
        <w:r w:rsidRPr="009C0FC6" w:rsidDel="00331E42">
          <w:rPr>
            <w:rFonts w:cs="Arial"/>
            <w:color w:val="000000" w:themeColor="text1"/>
          </w:rPr>
          <w:delText xml:space="preserve"> over the course of the co-culture experiment, we transformed 8 BIMs to </w:delText>
        </w:r>
        <w:r w:rsidRPr="00831DB0" w:rsidDel="00331E42">
          <w:rPr>
            <w:rFonts w:cs="Arial"/>
            <w:color w:val="000000" w:themeColor="text1"/>
          </w:rPr>
          <w:delText xml:space="preserve">carry a </w:delText>
        </w:r>
        <w:r w:rsidR="004427EE" w:rsidDel="00331E42">
          <w:rPr>
            <w:rFonts w:cs="Arial"/>
            <w:i/>
            <w:color w:val="000000" w:themeColor="text1"/>
          </w:rPr>
          <w:delText>l</w:delText>
        </w:r>
        <w:r w:rsidRPr="00831DB0" w:rsidDel="00331E42">
          <w:rPr>
            <w:rFonts w:cs="Arial"/>
            <w:i/>
            <w:color w:val="000000" w:themeColor="text1"/>
          </w:rPr>
          <w:delText>acZ</w:delText>
        </w:r>
        <w:r w:rsidRPr="00831DB0" w:rsidDel="00331E42">
          <w:rPr>
            <w:rFonts w:cs="Arial"/>
            <w:color w:val="000000" w:themeColor="text1"/>
          </w:rPr>
          <w:delText xml:space="preserve"> reporter </w:delText>
        </w:r>
        <w:r w:rsidRPr="009C0FC6" w:rsidDel="00331E42">
          <w:rPr>
            <w:rFonts w:cs="Arial"/>
            <w:color w:val="000000" w:themeColor="text1"/>
          </w:rPr>
          <w:delText xml:space="preserve">gene. </w:delText>
        </w:r>
        <w:r w:rsidR="0011581C" w:rsidDel="00331E42">
          <w:rPr>
            <w:rFonts w:cs="Arial"/>
            <w:color w:val="000000" w:themeColor="text1"/>
          </w:rPr>
          <w:delText xml:space="preserve">The </w:delText>
        </w:r>
        <w:r w:rsidR="0011581C" w:rsidRPr="009C0FC6" w:rsidDel="00331E42">
          <w:rPr>
            <w:rFonts w:cs="Arial"/>
            <w:i/>
            <w:color w:val="000000" w:themeColor="text1"/>
          </w:rPr>
          <w:delText>LacZ</w:delText>
        </w:r>
        <w:r w:rsidR="0011581C" w:rsidDel="00331E42">
          <w:rPr>
            <w:rFonts w:cs="Arial"/>
            <w:color w:val="000000" w:themeColor="text1"/>
          </w:rPr>
          <w:delText xml:space="preserve"> gene</w:delText>
        </w:r>
        <w:r w:rsidR="0011581C" w:rsidRPr="0011581C" w:rsidDel="00331E42">
          <w:rPr>
            <w:rFonts w:cs="Arial"/>
            <w:color w:val="000000" w:themeColor="text1"/>
          </w:rPr>
          <w:delText xml:space="preserve"> encodes the β-galactosidase enzyme that hydrolyses </w:delText>
        </w:r>
        <w:r w:rsidR="0011581C" w:rsidRPr="00AB06C0" w:rsidDel="00331E42">
          <w:rPr>
            <w:rFonts w:eastAsia="Times New Roman" w:cs="Arial"/>
            <w:color w:val="000000" w:themeColor="text1"/>
            <w:bdr w:val="none" w:sz="0" w:space="0" w:color="auto" w:frame="1"/>
            <w:shd w:val="clear" w:color="auto" w:fill="FFFFFF"/>
          </w:rPr>
          <w:delText>5-bromo-4-chloro-3-indolyl-β-D-galactopyranoside (</w:delText>
        </w:r>
        <w:r w:rsidR="0011581C" w:rsidRPr="00AB06C0" w:rsidDel="00331E42">
          <w:rPr>
            <w:rFonts w:eastAsia="Times New Roman" w:cs="Arial"/>
            <w:color w:val="000000" w:themeColor="text1"/>
            <w:shd w:val="clear" w:color="auto" w:fill="FFFFFF"/>
          </w:rPr>
          <w:delText>X-gal)</w:delText>
        </w:r>
        <w:r w:rsidR="0011581C" w:rsidRPr="0011581C" w:rsidDel="00331E42">
          <w:rPr>
            <w:rFonts w:cs="Arial"/>
            <w:color w:val="000000" w:themeColor="text1"/>
          </w:rPr>
          <w:delText>, resulting in th</w:delText>
        </w:r>
        <w:r w:rsidR="0011581C" w:rsidDel="00331E42">
          <w:rPr>
            <w:rFonts w:cs="Arial"/>
            <w:color w:val="000000" w:themeColor="text1"/>
          </w:rPr>
          <w:delText xml:space="preserve">e production of a blue pigment. </w:delText>
        </w:r>
        <w:r w:rsidRPr="009C0FC6" w:rsidDel="00331E42">
          <w:rPr>
            <w:rFonts w:cs="Arial"/>
            <w:color w:val="000000" w:themeColor="text1"/>
          </w:rPr>
          <w:delText xml:space="preserve">The BIMs chosen for transformation were such that a single clone could be monitored in each of the 3-clone mixtures (that </w:delText>
        </w:r>
        <w:r w:rsidR="00261C54" w:rsidRPr="009C0FC6" w:rsidDel="00331E42">
          <w:rPr>
            <w:rFonts w:cs="Arial"/>
            <w:color w:val="000000" w:themeColor="text1"/>
          </w:rPr>
          <w:delText>is, BIMs 1, 4, 7, 10, 13, 19, and</w:delText>
        </w:r>
        <w:r w:rsidRPr="009C0FC6" w:rsidDel="00331E42">
          <w:rPr>
            <w:rFonts w:cs="Arial"/>
            <w:color w:val="000000" w:themeColor="text1"/>
          </w:rPr>
          <w:delText xml:space="preserve"> 22</w:delText>
        </w:r>
        <w:r w:rsidR="00FF721E" w:rsidRPr="009C0FC6" w:rsidDel="00331E42">
          <w:rPr>
            <w:rFonts w:cs="Arial"/>
            <w:color w:val="000000" w:themeColor="text1"/>
          </w:rPr>
          <w:delText xml:space="preserve">; see </w:delText>
        </w:r>
        <w:r w:rsidR="00FF721E" w:rsidRPr="009C0FC6" w:rsidDel="00331E42">
          <w:rPr>
            <w:rFonts w:cs="Arial"/>
            <w:b/>
            <w:color w:val="000000" w:themeColor="text1"/>
          </w:rPr>
          <w:delText>Table S</w:delText>
        </w:r>
        <w:r w:rsidR="00831DB0" w:rsidDel="00331E42">
          <w:rPr>
            <w:rFonts w:cs="Arial"/>
            <w:b/>
            <w:color w:val="000000" w:themeColor="text1"/>
          </w:rPr>
          <w:delText>1</w:delText>
        </w:r>
        <w:r w:rsidRPr="009C0FC6" w:rsidDel="00331E42">
          <w:rPr>
            <w:rFonts w:cs="Arial"/>
            <w:color w:val="000000" w:themeColor="text1"/>
          </w:rPr>
          <w:delText>)</w:delText>
        </w:r>
        <w:r w:rsidR="0011581C" w:rsidDel="00331E42">
          <w:rPr>
            <w:rFonts w:cs="Arial"/>
            <w:color w:val="000000" w:themeColor="text1"/>
          </w:rPr>
          <w:delText xml:space="preserve">, which </w:delText>
        </w:r>
        <w:r w:rsidRPr="009C0FC6" w:rsidDel="00331E42">
          <w:rPr>
            <w:rFonts w:cs="Arial"/>
            <w:color w:val="000000" w:themeColor="text1"/>
          </w:rPr>
          <w:delText xml:space="preserve">enabled us to measure relative frequency and fitness of a labelled BIM through time </w:delText>
        </w:r>
        <w:r w:rsidR="008A52A1" w:rsidDel="00331E42">
          <w:rPr>
            <w:rFonts w:cs="Arial"/>
            <w:color w:val="000000" w:themeColor="text1"/>
          </w:rPr>
          <w:delText>by performing</w:delText>
        </w:r>
        <w:r w:rsidR="008A52A1" w:rsidRPr="009C0FC6" w:rsidDel="00331E42">
          <w:rPr>
            <w:rFonts w:cs="Arial"/>
            <w:color w:val="000000" w:themeColor="text1"/>
          </w:rPr>
          <w:delText xml:space="preserve"> </w:delText>
        </w:r>
        <w:r w:rsidRPr="009C0FC6" w:rsidDel="00331E42">
          <w:rPr>
            <w:rFonts w:cs="Arial"/>
            <w:color w:val="000000" w:themeColor="text1"/>
          </w:rPr>
          <w:delText xml:space="preserve">a </w:delText>
        </w:r>
        <w:r w:rsidR="003021CA" w:rsidRPr="009C0FC6" w:rsidDel="00331E42">
          <w:rPr>
            <w:rFonts w:cs="Arial"/>
            <w:color w:val="000000" w:themeColor="text1"/>
          </w:rPr>
          <w:delText>blue</w:delText>
        </w:r>
        <w:r w:rsidR="00F714A0" w:rsidRPr="0011581C" w:rsidDel="00331E42">
          <w:rPr>
            <w:rFonts w:cs="Arial"/>
            <w:color w:val="000000" w:themeColor="text1"/>
          </w:rPr>
          <w:delText>:</w:delText>
        </w:r>
        <w:r w:rsidRPr="009C0FC6" w:rsidDel="00331E42">
          <w:rPr>
            <w:rFonts w:cs="Arial"/>
            <w:color w:val="000000" w:themeColor="text1"/>
          </w:rPr>
          <w:delText>white screen</w:delText>
        </w:r>
        <w:r w:rsidR="008A52A1" w:rsidRPr="0011581C" w:rsidDel="00331E42">
          <w:rPr>
            <w:rFonts w:cs="Arial"/>
            <w:color w:val="000000" w:themeColor="text1"/>
          </w:rPr>
          <w:delText xml:space="preserve"> when plating on LB agar </w:delText>
        </w:r>
        <w:r w:rsidR="00BB37E7" w:rsidRPr="0011581C" w:rsidDel="00331E42">
          <w:rPr>
            <w:rFonts w:cs="Arial"/>
            <w:color w:val="000000" w:themeColor="text1"/>
          </w:rPr>
          <w:delText>supplemented with 40</w:delText>
        </w:r>
        <w:r w:rsidR="00BB37E7" w:rsidRPr="009C0FC6" w:rsidDel="00331E42">
          <w:rPr>
            <w:rFonts w:ascii="Symbol" w:hAnsi="Symbol" w:cs="Arial"/>
            <w:color w:val="000000" w:themeColor="text1"/>
          </w:rPr>
          <w:delText></w:delText>
        </w:r>
        <w:r w:rsidR="00BB37E7" w:rsidRPr="0011581C" w:rsidDel="00331E42">
          <w:rPr>
            <w:rFonts w:cs="Arial"/>
            <w:color w:val="000000" w:themeColor="text1"/>
          </w:rPr>
          <w:delText>g/ml</w:delText>
        </w:r>
        <w:r w:rsidR="008A52A1" w:rsidRPr="0011581C" w:rsidDel="00331E42">
          <w:rPr>
            <w:rFonts w:cs="Arial"/>
            <w:color w:val="000000" w:themeColor="text1"/>
          </w:rPr>
          <w:delText xml:space="preserve"> </w:delText>
        </w:r>
        <w:r w:rsidR="0011581C" w:rsidDel="00331E42">
          <w:rPr>
            <w:rFonts w:eastAsia="Times New Roman" w:cs="Arial"/>
            <w:color w:val="000000" w:themeColor="text1"/>
            <w:shd w:val="clear" w:color="auto" w:fill="FFFFFF"/>
          </w:rPr>
          <w:delText>X-gal</w:delText>
        </w:r>
        <w:r w:rsidR="005A50B9" w:rsidRPr="009C0FC6" w:rsidDel="00331E42">
          <w:rPr>
            <w:rFonts w:eastAsia="Times New Roman" w:cs="Arial"/>
            <w:color w:val="000000" w:themeColor="text1"/>
            <w:shd w:val="clear" w:color="auto" w:fill="FFFFFF"/>
          </w:rPr>
          <w:delText>.</w:delText>
        </w:r>
      </w:del>
    </w:p>
    <w:p w14:paraId="6BCEFA98" w14:textId="41250A44" w:rsidR="0051543D" w:rsidDel="00331E42" w:rsidRDefault="0051543D">
      <w:pPr>
        <w:jc w:val="both"/>
        <w:rPr>
          <w:del w:id="421" w:author="Common, Jack" w:date="2019-10-23T11:58:00Z"/>
          <w:rFonts w:cs="Arial"/>
          <w:color w:val="000000" w:themeColor="text1"/>
        </w:rPr>
        <w:pPrChange w:id="422" w:author="Common, Jack" w:date="2019-10-23T13:04:00Z">
          <w:pPr>
            <w:spacing w:line="480" w:lineRule="auto"/>
            <w:jc w:val="both"/>
          </w:pPr>
        </w:pPrChange>
      </w:pPr>
    </w:p>
    <w:p w14:paraId="03B59B77" w14:textId="12D9F40C" w:rsidR="00302411" w:rsidRPr="00A61296" w:rsidDel="00331E42" w:rsidRDefault="0011581C">
      <w:pPr>
        <w:jc w:val="both"/>
        <w:rPr>
          <w:del w:id="423" w:author="Common, Jack" w:date="2019-10-23T11:58:00Z"/>
          <w:rFonts w:cs="Arial"/>
          <w:color w:val="000000" w:themeColor="text1"/>
        </w:rPr>
        <w:pPrChange w:id="424" w:author="Common, Jack" w:date="2019-10-23T13:04:00Z">
          <w:pPr>
            <w:spacing w:line="480" w:lineRule="auto"/>
            <w:jc w:val="both"/>
          </w:pPr>
        </w:pPrChange>
      </w:pPr>
      <w:del w:id="425" w:author="Common, Jack" w:date="2019-10-23T11:58:00Z">
        <w:r w:rsidDel="00331E42">
          <w:rPr>
            <w:rFonts w:cs="Arial"/>
            <w:color w:val="000000" w:themeColor="text1"/>
          </w:rPr>
          <w:delText>All cloning</w:delText>
        </w:r>
        <w:r w:rsidR="00F827F4" w:rsidDel="00331E42">
          <w:rPr>
            <w:rFonts w:cs="Arial"/>
            <w:color w:val="000000" w:themeColor="text1"/>
          </w:rPr>
          <w:delText xml:space="preserve"> reactions </w:delText>
        </w:r>
        <w:r w:rsidDel="00331E42">
          <w:rPr>
            <w:rFonts w:cs="Arial"/>
            <w:color w:val="000000" w:themeColor="text1"/>
          </w:rPr>
          <w:delText xml:space="preserve">to generate the labelled BIMs </w:delText>
        </w:r>
        <w:r w:rsidR="00F827F4" w:rsidDel="00331E42">
          <w:rPr>
            <w:rFonts w:cs="Arial"/>
            <w:color w:val="000000" w:themeColor="text1"/>
          </w:rPr>
          <w:delText>were carried out according to manufacturers</w:delText>
        </w:r>
        <w:r w:rsidR="00072326" w:rsidDel="00331E42">
          <w:rPr>
            <w:rFonts w:cs="Arial"/>
            <w:color w:val="000000" w:themeColor="text1"/>
          </w:rPr>
          <w:delText>’</w:delText>
        </w:r>
        <w:r w:rsidR="00F827F4" w:rsidDel="00331E42">
          <w:rPr>
            <w:rFonts w:cs="Arial"/>
            <w:color w:val="000000" w:themeColor="text1"/>
          </w:rPr>
          <w:delText xml:space="preserve"> instructions unless stated otherwise. Restriction enzymes, Antarctic phosphatase, and T4 DNA ligase were purchased from NEB; HF versions were used if available.</w:delText>
        </w:r>
        <w:r w:rsidR="001D185E" w:rsidDel="00331E42">
          <w:rPr>
            <w:rFonts w:cs="Arial"/>
            <w:color w:val="000000" w:themeColor="text1"/>
          </w:rPr>
          <w:delText xml:space="preserve"> </w:delText>
        </w:r>
        <w:r w:rsidR="003E26D1" w:rsidDel="00331E42">
          <w:rPr>
            <w:rFonts w:cs="Arial"/>
            <w:color w:val="000000" w:themeColor="text1"/>
          </w:rPr>
          <w:delText xml:space="preserve">Strains, primers, and plasmids used for molecular work are outlined in </w:delText>
        </w:r>
        <w:r w:rsidR="003E26D1" w:rsidDel="00331E42">
          <w:rPr>
            <w:rFonts w:cs="Arial"/>
            <w:b/>
            <w:bCs/>
            <w:color w:val="000000" w:themeColor="text1"/>
          </w:rPr>
          <w:delText>Table S</w:delText>
        </w:r>
        <w:r w:rsidR="00831DB0" w:rsidDel="00331E42">
          <w:rPr>
            <w:rFonts w:cs="Arial"/>
            <w:b/>
            <w:bCs/>
            <w:color w:val="000000" w:themeColor="text1"/>
          </w:rPr>
          <w:delText>2</w:delText>
        </w:r>
        <w:r w:rsidR="003E26D1" w:rsidDel="00331E42">
          <w:rPr>
            <w:rFonts w:cs="Arial"/>
            <w:color w:val="000000" w:themeColor="text1"/>
          </w:rPr>
          <w:delText>.</w:delText>
        </w:r>
        <w:r w:rsidDel="00331E42">
          <w:rPr>
            <w:rFonts w:cs="Arial"/>
            <w:color w:val="000000" w:themeColor="text1"/>
          </w:rPr>
          <w:delText xml:space="preserve"> </w:delText>
        </w:r>
        <w:r w:rsidR="0051543D" w:rsidRPr="009C0FC6" w:rsidDel="00331E42">
          <w:rPr>
            <w:rFonts w:cs="Arial"/>
            <w:color w:val="000000" w:themeColor="text1"/>
          </w:rPr>
          <w:delText xml:space="preserve">We </w:delText>
        </w:r>
        <w:r w:rsidR="00BB37E7" w:rsidDel="00331E42">
          <w:rPr>
            <w:rFonts w:cs="Arial"/>
            <w:color w:val="000000" w:themeColor="text1"/>
          </w:rPr>
          <w:delText>used the</w:delText>
        </w:r>
        <w:r w:rsidR="0051543D" w:rsidRPr="009C0FC6" w:rsidDel="00331E42">
          <w:rPr>
            <w:rFonts w:cs="Arial"/>
            <w:color w:val="000000" w:themeColor="text1"/>
          </w:rPr>
          <w:delText xml:space="preserve"> </w:delText>
        </w:r>
        <w:r w:rsidR="00BB37E7" w:rsidRPr="00867AEA" w:rsidDel="00331E42">
          <w:rPr>
            <w:rFonts w:cs="Arial"/>
            <w:color w:val="000000" w:themeColor="text1"/>
          </w:rPr>
          <w:delText xml:space="preserve">synthetic mini-Tn5 transposon vector </w:delText>
        </w:r>
        <w:r w:rsidR="0051543D" w:rsidRPr="009C0FC6" w:rsidDel="00331E42">
          <w:rPr>
            <w:rFonts w:cs="Arial"/>
            <w:color w:val="000000" w:themeColor="text1"/>
          </w:rPr>
          <w:delText>pBAM</w:delText>
        </w:r>
        <w:r w:rsidR="003E26D1" w:rsidDel="00331E42">
          <w:rPr>
            <w:rFonts w:cs="Arial"/>
            <w:color w:val="000000" w:themeColor="text1"/>
          </w:rPr>
          <w:delText>D</w:delText>
        </w:r>
        <w:r w:rsidR="0051543D" w:rsidRPr="009C0FC6" w:rsidDel="00331E42">
          <w:rPr>
            <w:rFonts w:cs="Arial"/>
            <w:color w:val="000000" w:themeColor="text1"/>
          </w:rPr>
          <w:delText>1</w:delText>
        </w:r>
        <w:r w:rsidR="003E26D1" w:rsidDel="00331E42">
          <w:rPr>
            <w:rFonts w:cs="Arial"/>
            <w:color w:val="000000" w:themeColor="text1"/>
          </w:rPr>
          <w:delText>-6</w:delText>
        </w:r>
        <w:r w:rsidR="0051543D" w:rsidRPr="009C0FC6" w:rsidDel="00331E42">
          <w:rPr>
            <w:rFonts w:cs="Arial"/>
            <w:color w:val="000000" w:themeColor="text1"/>
          </w:rPr>
          <w:delText xml:space="preserve"> </w:delText>
        </w:r>
        <w:r w:rsidR="00831DB0" w:rsidDel="00331E42">
          <w:rPr>
            <w:rFonts w:cs="Arial"/>
            <w:color w:val="000000" w:themeColor="text1"/>
          </w:rPr>
          <w:fldChar w:fldCharType="begin"/>
        </w:r>
        <w:r w:rsidR="009C0FC6" w:rsidDel="00331E42">
          <w:rPr>
            <w:rFonts w:cs="Arial"/>
            <w:color w:val="000000" w:themeColor="text1"/>
          </w:rPr>
          <w:delInstrText xml:space="preserve"> ADDIN EN.CITE &lt;EndNote&gt;&lt;Cite&gt;&lt;Author&gt;Martínez-García&lt;/Author&gt;&lt;Year&gt;2014&lt;/Year&gt;&lt;RecNum&gt;1750&lt;/RecNum&gt;&lt;DisplayText&gt;(Martínez-García&lt;style face="italic"&gt; et al.&lt;/style&gt;, 2014)&lt;/DisplayText&gt;&lt;record&gt;&lt;rec-number&gt;1750&lt;/rec-number&gt;&lt;foreign-keys&gt;&lt;key app="EN" db-id="es529ptxovvregexae9v20vfwwzddw2zv59z" timestamp="1568636980"&gt;1750&lt;/key&gt;&lt;/foreign-keys&gt;&lt;ref-type name="Journal Article"&gt;17&lt;/ref-type&gt;&lt;contributors&gt;&lt;authors&gt;&lt;author&gt;Martínez-García, Esteban&lt;/author&gt;&lt;author&gt;Aparicio, Tomás&lt;/author&gt;&lt;author&gt;de Lorenzo, Víctor&lt;/author&gt;&lt;author&gt;Nikel, Pablo I&lt;/author&gt;&lt;/authors&gt;&lt;/contributors&gt;&lt;titles&gt;&lt;title&gt;New transposon tools tailored for metabolic engineering of Gram-negative microbial cell factories&lt;/title&gt;&lt;secondary-title&gt;Frontiers in Bioengineering and Biotechnology&lt;/secondary-title&gt;&lt;/titles&gt;&lt;periodical&gt;&lt;full-title&gt;Frontiers in Bioengineering and Biotechnology&lt;/full-title&gt;&lt;/periodical&gt;&lt;pages&gt;46&lt;/pages&gt;&lt;volume&gt;2&lt;/volume&gt;&lt;dates&gt;&lt;year&gt;2014&lt;/year&gt;&lt;/dates&gt;&lt;isbn&gt;2296-4185&lt;/isbn&gt;&lt;urls&gt;&lt;/urls&gt;&lt;/record&gt;&lt;/Cite&gt;&lt;/EndNote&gt;</w:delInstrText>
        </w:r>
        <w:r w:rsidR="00831DB0" w:rsidDel="00331E42">
          <w:rPr>
            <w:rFonts w:cs="Arial"/>
            <w:color w:val="000000" w:themeColor="text1"/>
          </w:rPr>
          <w:fldChar w:fldCharType="separate"/>
        </w:r>
        <w:r w:rsidR="00831DB0" w:rsidDel="00331E42">
          <w:rPr>
            <w:rFonts w:cs="Arial"/>
            <w:noProof/>
            <w:color w:val="000000" w:themeColor="text1"/>
          </w:rPr>
          <w:delText>(Martínez-García</w:delText>
        </w:r>
        <w:r w:rsidR="00831DB0" w:rsidRPr="00831DB0" w:rsidDel="00331E42">
          <w:rPr>
            <w:rFonts w:cs="Arial"/>
            <w:i/>
            <w:noProof/>
            <w:color w:val="000000" w:themeColor="text1"/>
          </w:rPr>
          <w:delText xml:space="preserve"> et al.</w:delText>
        </w:r>
        <w:r w:rsidR="00831DB0" w:rsidDel="00331E42">
          <w:rPr>
            <w:rFonts w:cs="Arial"/>
            <w:noProof/>
            <w:color w:val="000000" w:themeColor="text1"/>
          </w:rPr>
          <w:delText>, 2014)</w:delText>
        </w:r>
        <w:r w:rsidR="00831DB0" w:rsidDel="00331E42">
          <w:rPr>
            <w:rFonts w:cs="Arial"/>
            <w:color w:val="000000" w:themeColor="text1"/>
          </w:rPr>
          <w:fldChar w:fldCharType="end"/>
        </w:r>
        <w:r w:rsidR="00831DB0" w:rsidDel="00331E42">
          <w:rPr>
            <w:rFonts w:cs="Arial"/>
            <w:color w:val="000000" w:themeColor="text1"/>
          </w:rPr>
          <w:delText xml:space="preserve"> </w:delText>
        </w:r>
        <w:r w:rsidR="00BB37E7" w:rsidDel="00331E42">
          <w:rPr>
            <w:rFonts w:cs="Arial"/>
            <w:color w:val="000000" w:themeColor="text1"/>
          </w:rPr>
          <w:delText xml:space="preserve">to </w:delText>
        </w:r>
        <w:r w:rsidR="00CE39AB" w:rsidDel="00331E42">
          <w:rPr>
            <w:rFonts w:cs="Arial"/>
            <w:color w:val="000000" w:themeColor="text1"/>
          </w:rPr>
          <w:delText>deliver the</w:delText>
        </w:r>
        <w:r w:rsidR="00E91C46" w:rsidDel="00331E42">
          <w:rPr>
            <w:rFonts w:cs="Arial"/>
            <w:color w:val="000000" w:themeColor="text1"/>
          </w:rPr>
          <w:delText xml:space="preserve"> </w:delText>
        </w:r>
        <w:r w:rsidR="00E91C46" w:rsidDel="00331E42">
          <w:rPr>
            <w:rFonts w:cs="Arial"/>
            <w:i/>
            <w:color w:val="000000" w:themeColor="text1"/>
          </w:rPr>
          <w:delText>l</w:delText>
        </w:r>
        <w:r w:rsidR="0051543D" w:rsidRPr="00831DB0" w:rsidDel="00331E42">
          <w:rPr>
            <w:rFonts w:cs="Arial"/>
            <w:i/>
            <w:color w:val="000000" w:themeColor="text1"/>
          </w:rPr>
          <w:delText>acZ</w:delText>
        </w:r>
        <w:r w:rsidR="0051543D" w:rsidRPr="009C0FC6" w:rsidDel="00331E42">
          <w:rPr>
            <w:rFonts w:cs="Arial"/>
            <w:i/>
            <w:color w:val="000000" w:themeColor="text1"/>
          </w:rPr>
          <w:delText xml:space="preserve"> </w:delText>
        </w:r>
        <w:r w:rsidR="0051543D" w:rsidRPr="009C0FC6" w:rsidDel="00331E42">
          <w:rPr>
            <w:rFonts w:cs="Arial"/>
            <w:color w:val="000000" w:themeColor="text1"/>
          </w:rPr>
          <w:delText>gene</w:delText>
        </w:r>
        <w:r w:rsidR="00CE39AB" w:rsidDel="00331E42">
          <w:rPr>
            <w:rFonts w:cs="Arial"/>
            <w:color w:val="000000" w:themeColor="text1"/>
          </w:rPr>
          <w:delText xml:space="preserve"> to target BIMs</w:delText>
        </w:r>
        <w:r w:rsidR="00B65A29" w:rsidDel="00331E42">
          <w:rPr>
            <w:rFonts w:cs="Arial"/>
            <w:color w:val="000000" w:themeColor="text1"/>
          </w:rPr>
          <w:delText xml:space="preserve">. </w:delText>
        </w:r>
        <w:r w:rsidR="00B65A29" w:rsidRPr="00B65A29" w:rsidDel="00331E42">
          <w:rPr>
            <w:rFonts w:cs="Arial"/>
            <w:iCs/>
            <w:color w:val="000000" w:themeColor="text1"/>
          </w:rPr>
          <w:delText>pBAM</w:delText>
        </w:r>
        <w:r w:rsidR="003E26D1" w:rsidDel="00331E42">
          <w:rPr>
            <w:rFonts w:cs="Arial"/>
            <w:iCs/>
            <w:color w:val="000000" w:themeColor="text1"/>
          </w:rPr>
          <w:delText>D</w:delText>
        </w:r>
        <w:r w:rsidR="00B65A29" w:rsidRPr="00B65A29" w:rsidDel="00331E42">
          <w:rPr>
            <w:rFonts w:cs="Arial"/>
            <w:iCs/>
            <w:color w:val="000000" w:themeColor="text1"/>
          </w:rPr>
          <w:delText>1</w:delText>
        </w:r>
        <w:r w:rsidR="003E26D1" w:rsidDel="00331E42">
          <w:rPr>
            <w:rFonts w:cs="Arial"/>
            <w:iCs/>
            <w:color w:val="000000" w:themeColor="text1"/>
          </w:rPr>
          <w:delText>-6</w:delText>
        </w:r>
        <w:r w:rsidR="00B65A29" w:rsidRPr="00B65A29" w:rsidDel="00331E42">
          <w:rPr>
            <w:rFonts w:cs="Arial"/>
            <w:iCs/>
            <w:color w:val="000000" w:themeColor="text1"/>
          </w:rPr>
          <w:delText xml:space="preserve"> is a</w:delText>
        </w:r>
        <w:r w:rsidR="00CE39AB" w:rsidDel="00331E42">
          <w:rPr>
            <w:rFonts w:cs="Arial"/>
            <w:iCs/>
            <w:color w:val="000000" w:themeColor="text1"/>
          </w:rPr>
          <w:delText xml:space="preserve"> non-replicative vector in </w:delText>
        </w:r>
        <w:r w:rsidR="00CE39AB" w:rsidDel="00331E42">
          <w:rPr>
            <w:rFonts w:cs="Arial"/>
            <w:i/>
            <w:color w:val="000000" w:themeColor="text1"/>
          </w:rPr>
          <w:delText>P. aeruginosa</w:delText>
        </w:r>
        <w:r w:rsidR="005A50B9" w:rsidRPr="005A50B9" w:rsidDel="00331E42">
          <w:rPr>
            <w:rFonts w:cs="Arial"/>
            <w:iCs/>
            <w:color w:val="000000" w:themeColor="text1"/>
          </w:rPr>
          <w:delText xml:space="preserve"> </w:delText>
        </w:r>
        <w:r w:rsidR="005A50B9" w:rsidDel="00331E42">
          <w:rPr>
            <w:rFonts w:cs="Arial"/>
            <w:iCs/>
            <w:color w:val="000000" w:themeColor="text1"/>
          </w:rPr>
          <w:delText>encoding a Tn5 transposase</w:delText>
        </w:r>
        <w:r w:rsidR="00CE39AB" w:rsidDel="00331E42">
          <w:rPr>
            <w:rFonts w:cs="Arial"/>
            <w:iCs/>
            <w:color w:val="000000" w:themeColor="text1"/>
          </w:rPr>
          <w:delText xml:space="preserve">, </w:delText>
        </w:r>
        <w:r w:rsidR="005A50B9" w:rsidDel="00331E42">
          <w:rPr>
            <w:rFonts w:cs="Arial"/>
            <w:iCs/>
            <w:color w:val="000000" w:themeColor="text1"/>
          </w:rPr>
          <w:delText>which</w:delText>
        </w:r>
        <w:r w:rsidR="00CE39AB" w:rsidDel="00331E42">
          <w:rPr>
            <w:rFonts w:cs="Arial"/>
            <w:iCs/>
            <w:color w:val="000000" w:themeColor="text1"/>
          </w:rPr>
          <w:delText xml:space="preserve"> </w:delText>
        </w:r>
        <w:r w:rsidR="005A50B9" w:rsidDel="00331E42">
          <w:rPr>
            <w:rFonts w:cs="Arial"/>
            <w:iCs/>
            <w:color w:val="000000" w:themeColor="text1"/>
          </w:rPr>
          <w:delText>allows for</w:delText>
        </w:r>
        <w:r w:rsidR="00CE39AB" w:rsidDel="00331E42">
          <w:rPr>
            <w:rFonts w:cs="Arial"/>
            <w:iCs/>
            <w:color w:val="000000" w:themeColor="text1"/>
          </w:rPr>
          <w:delText xml:space="preserve"> insertion of a gentamicin resistance gene (GmR) as well as any cargo genes into the bacterial chromosome.</w:delText>
        </w:r>
        <w:r w:rsidR="00A13175" w:rsidDel="00331E42">
          <w:rPr>
            <w:rFonts w:cs="Arial"/>
            <w:iCs/>
            <w:color w:val="000000" w:themeColor="text1"/>
          </w:rPr>
          <w:delText xml:space="preserve"> </w:delText>
        </w:r>
        <w:r w:rsidR="00F827F4" w:rsidDel="00331E42">
          <w:rPr>
            <w:rFonts w:cs="Arial"/>
            <w:iCs/>
            <w:color w:val="000000" w:themeColor="text1"/>
          </w:rPr>
          <w:delText xml:space="preserve">To introduce </w:delText>
        </w:r>
        <w:r w:rsidR="00F827F4" w:rsidDel="00331E42">
          <w:rPr>
            <w:rFonts w:cs="Arial"/>
            <w:i/>
            <w:color w:val="000000" w:themeColor="text1"/>
          </w:rPr>
          <w:delText>lacZ</w:delText>
        </w:r>
        <w:r w:rsidR="00F827F4" w:rsidDel="00331E42">
          <w:rPr>
            <w:rFonts w:cs="Arial"/>
            <w:iCs/>
            <w:color w:val="000000" w:themeColor="text1"/>
          </w:rPr>
          <w:delText xml:space="preserve"> as a cargo gene, we amplified it</w:delText>
        </w:r>
        <w:r w:rsidR="0051543D" w:rsidRPr="009C0FC6" w:rsidDel="00331E42">
          <w:rPr>
            <w:rFonts w:cs="Arial"/>
            <w:color w:val="000000" w:themeColor="text1"/>
          </w:rPr>
          <w:delText xml:space="preserve"> from PA14 </w:delText>
        </w:r>
        <w:r w:rsidR="0051543D" w:rsidRPr="009C0FC6" w:rsidDel="00331E42">
          <w:rPr>
            <w:rFonts w:cs="Arial"/>
            <w:i/>
            <w:color w:val="000000" w:themeColor="text1"/>
          </w:rPr>
          <w:delText>csy3::lacZ</w:delText>
        </w:r>
        <w:r w:rsidR="00B65A29" w:rsidDel="00331E42">
          <w:rPr>
            <w:rFonts w:cs="Arial"/>
            <w:i/>
            <w:color w:val="000000" w:themeColor="text1"/>
          </w:rPr>
          <w:delText xml:space="preserve"> </w:delText>
        </w:r>
        <w:r w:rsidR="00B65A29" w:rsidRPr="00B65A29" w:rsidDel="00331E42">
          <w:rPr>
            <w:rFonts w:cs="Arial"/>
            <w:iCs/>
            <w:color w:val="000000" w:themeColor="text1"/>
          </w:rPr>
          <w:delText xml:space="preserve">using primers </w:delText>
        </w:r>
        <w:r w:rsidR="003E26D1" w:rsidDel="00331E42">
          <w:rPr>
            <w:rFonts w:cs="Arial"/>
            <w:iCs/>
            <w:color w:val="000000" w:themeColor="text1"/>
          </w:rPr>
          <w:delText>lacZ_amp_fw and lacZ_amp_rv (</w:delText>
        </w:r>
        <w:r w:rsidR="003E26D1" w:rsidDel="00331E42">
          <w:rPr>
            <w:rFonts w:cs="Arial"/>
            <w:b/>
            <w:bCs/>
            <w:iCs/>
            <w:color w:val="000000" w:themeColor="text1"/>
          </w:rPr>
          <w:delText>Table S</w:delText>
        </w:r>
        <w:r w:rsidR="00831DB0" w:rsidDel="00331E42">
          <w:rPr>
            <w:rFonts w:cs="Arial"/>
            <w:b/>
            <w:bCs/>
            <w:iCs/>
            <w:color w:val="000000" w:themeColor="text1"/>
          </w:rPr>
          <w:delText>2</w:delText>
        </w:r>
        <w:r w:rsidR="003E26D1" w:rsidRPr="009C0FC6" w:rsidDel="00331E42">
          <w:rPr>
            <w:rFonts w:cs="Arial"/>
            <w:iCs/>
            <w:color w:val="000000" w:themeColor="text1"/>
          </w:rPr>
          <w:delText>)</w:delText>
        </w:r>
        <w:r w:rsidR="00F827F4" w:rsidDel="00331E42">
          <w:rPr>
            <w:rFonts w:cs="Arial"/>
            <w:iCs/>
            <w:color w:val="000000" w:themeColor="text1"/>
          </w:rPr>
          <w:delText xml:space="preserve"> using Phusion High-Fidelity Polymerase (ThermoFisher)</w:delText>
        </w:r>
        <w:r w:rsidR="00F031CE" w:rsidDel="00331E42">
          <w:rPr>
            <w:rFonts w:cs="Arial"/>
            <w:color w:val="000000" w:themeColor="text1"/>
          </w:rPr>
          <w:delText>.</w:delText>
        </w:r>
        <w:r w:rsidR="00F827F4" w:rsidDel="00331E42">
          <w:rPr>
            <w:rFonts w:cs="Arial"/>
            <w:color w:val="000000" w:themeColor="text1"/>
          </w:rPr>
          <w:delText xml:space="preserve"> The PCR product was cleaned up (QIAgen PCR cleanup kit) and sub-cloned </w:delText>
        </w:r>
        <w:r w:rsidR="00BA14D4" w:rsidDel="00331E42">
          <w:rPr>
            <w:rFonts w:cs="Arial"/>
            <w:color w:val="000000" w:themeColor="text1"/>
          </w:rPr>
          <w:delText>into pMA</w:delText>
        </w:r>
        <w:r w:rsidR="001D185E" w:rsidDel="00331E42">
          <w:rPr>
            <w:rFonts w:cs="Arial"/>
            <w:color w:val="000000" w:themeColor="text1"/>
          </w:rPr>
          <w:delText>-</w:delText>
        </w:r>
        <w:r w:rsidR="00BA14D4" w:rsidDel="00331E42">
          <w:rPr>
            <w:rFonts w:cs="Arial"/>
            <w:color w:val="000000" w:themeColor="text1"/>
          </w:rPr>
          <w:delText>RQ_Cas (Walker-Sünderhauf, unpublished)</w:delText>
        </w:r>
        <w:r w:rsidR="001D185E" w:rsidDel="00331E42">
          <w:rPr>
            <w:rFonts w:cs="Arial"/>
            <w:color w:val="000000" w:themeColor="text1"/>
          </w:rPr>
          <w:delText xml:space="preserve"> using NcoI-HF and KpnI-HF </w:delText>
        </w:r>
        <w:r w:rsidR="00BA14D4" w:rsidDel="00331E42">
          <w:rPr>
            <w:rFonts w:cs="Arial"/>
            <w:color w:val="000000" w:themeColor="text1"/>
          </w:rPr>
          <w:delText xml:space="preserve">to </w:delText>
        </w:r>
        <w:r w:rsidR="005A50B9" w:rsidDel="00331E42">
          <w:rPr>
            <w:rFonts w:cs="Arial"/>
            <w:color w:val="000000" w:themeColor="text1"/>
          </w:rPr>
          <w:delText xml:space="preserve">generate a construct </w:delText>
        </w:r>
        <w:r w:rsidR="00E57144" w:rsidDel="00331E42">
          <w:rPr>
            <w:rFonts w:cs="Arial"/>
            <w:color w:val="000000" w:themeColor="text1"/>
          </w:rPr>
          <w:delText xml:space="preserve">in which </w:delText>
        </w:r>
        <w:r w:rsidR="00BA14D4" w:rsidDel="00331E42">
          <w:rPr>
            <w:rFonts w:cs="Arial"/>
            <w:i/>
            <w:iCs/>
            <w:color w:val="000000" w:themeColor="text1"/>
          </w:rPr>
          <w:delText>lacZ</w:delText>
        </w:r>
        <w:r w:rsidR="00BA14D4" w:rsidDel="00331E42">
          <w:rPr>
            <w:rFonts w:cs="Arial"/>
            <w:color w:val="000000" w:themeColor="text1"/>
          </w:rPr>
          <w:delText xml:space="preserve"> </w:delText>
        </w:r>
        <w:r w:rsidR="005A50B9" w:rsidDel="00331E42">
          <w:rPr>
            <w:rFonts w:cs="Arial"/>
            <w:color w:val="000000" w:themeColor="text1"/>
          </w:rPr>
          <w:delText xml:space="preserve">gene </w:delText>
        </w:r>
        <w:r w:rsidR="00E57144" w:rsidDel="00331E42">
          <w:rPr>
            <w:rFonts w:cs="Arial"/>
            <w:color w:val="000000" w:themeColor="text1"/>
          </w:rPr>
          <w:delText>expression is driven by a</w:delText>
        </w:r>
        <w:r w:rsidR="005A50B9" w:rsidDel="00331E42">
          <w:rPr>
            <w:rFonts w:cs="Arial"/>
            <w:color w:val="000000" w:themeColor="text1"/>
          </w:rPr>
          <w:delText xml:space="preserve"> </w:delText>
        </w:r>
        <w:r w:rsidR="00BA14D4" w:rsidDel="00331E42">
          <w:rPr>
            <w:rFonts w:cs="Arial"/>
            <w:color w:val="000000" w:themeColor="text1"/>
          </w:rPr>
          <w:delText>constitutive</w:delText>
        </w:r>
        <w:r w:rsidR="00656E5F" w:rsidDel="00331E42">
          <w:rPr>
            <w:rFonts w:cs="Arial"/>
            <w:color w:val="000000" w:themeColor="text1"/>
          </w:rPr>
          <w:delText xml:space="preserve"> </w:delText>
        </w:r>
        <w:r w:rsidR="00656E5F" w:rsidDel="00331E42">
          <w:rPr>
            <w:rFonts w:cs="Arial"/>
            <w:color w:val="000000" w:themeColor="text1"/>
          </w:rPr>
          <w:sym w:font="Symbol" w:char="F062"/>
        </w:r>
        <w:r w:rsidR="00656E5F" w:rsidDel="00331E42">
          <w:rPr>
            <w:rFonts w:cs="Arial"/>
            <w:color w:val="000000" w:themeColor="text1"/>
          </w:rPr>
          <w:delText>-lactamase</w:delText>
        </w:r>
        <w:r w:rsidR="00BA14D4" w:rsidDel="00331E42">
          <w:rPr>
            <w:rFonts w:cs="Arial"/>
            <w:color w:val="000000" w:themeColor="text1"/>
          </w:rPr>
          <w:delText xml:space="preserve"> promoter </w:delText>
        </w:r>
        <w:r w:rsidR="00656E5F" w:rsidDel="00331E42">
          <w:rPr>
            <w:rFonts w:cs="Arial"/>
            <w:color w:val="000000" w:themeColor="text1"/>
          </w:rPr>
          <w:delText>P3 (</w:delText>
        </w:r>
        <w:r w:rsidR="006B33FB" w:rsidDel="00331E42">
          <w:rPr>
            <w:rFonts w:cs="Arial"/>
            <w:color w:val="000000" w:themeColor="text1"/>
          </w:rPr>
          <w:delText>Genbank accession</w:delText>
        </w:r>
        <w:r w:rsidR="009C0FC6" w:rsidDel="00331E42">
          <w:rPr>
            <w:rFonts w:cs="Arial"/>
            <w:color w:val="000000" w:themeColor="text1"/>
          </w:rPr>
          <w:delText xml:space="preserve">: </w:delText>
        </w:r>
        <w:r w:rsidR="006B33FB" w:rsidDel="00331E42">
          <w:rPr>
            <w:rFonts w:cs="Arial"/>
            <w:color w:val="000000" w:themeColor="text1"/>
          </w:rPr>
          <w:delText>J01749, region 4156..4233</w:delText>
        </w:r>
        <w:r w:rsidR="00656E5F" w:rsidDel="00331E42">
          <w:rPr>
            <w:rFonts w:cs="Arial"/>
            <w:color w:val="000000" w:themeColor="text1"/>
          </w:rPr>
          <w:delText>).</w:delText>
        </w:r>
        <w:r w:rsidR="0001132A" w:rsidDel="00331E42">
          <w:rPr>
            <w:rFonts w:cs="Arial"/>
            <w:color w:val="000000" w:themeColor="text1"/>
          </w:rPr>
          <w:delText xml:space="preserve"> Using standard molecular cloning protocols</w:delText>
        </w:r>
        <w:r w:rsidR="00B838D1" w:rsidDel="00331E42">
          <w:rPr>
            <w:rFonts w:cs="Arial"/>
            <w:color w:val="000000" w:themeColor="text1"/>
          </w:rPr>
          <w:delText xml:space="preserve"> </w:delText>
        </w:r>
        <w:r w:rsidR="0001132A" w:rsidDel="00331E42">
          <w:rPr>
            <w:rFonts w:cs="Arial"/>
            <w:color w:val="000000" w:themeColor="text1"/>
          </w:rPr>
          <w:delText xml:space="preserve">and restriction enzymes HindIII-HF and KpnI-HF, </w:delText>
        </w:r>
        <w:r w:rsidR="00FB63FE" w:rsidRPr="000A1C2C" w:rsidDel="00331E42">
          <w:rPr>
            <w:rFonts w:cs="Arial"/>
            <w:color w:val="000000" w:themeColor="text1"/>
          </w:rPr>
          <w:delText xml:space="preserve">this promoter </w:delText>
        </w:r>
        <w:r w:rsidR="005A50B9" w:rsidDel="00331E42">
          <w:rPr>
            <w:rFonts w:cs="Arial"/>
            <w:color w:val="000000" w:themeColor="text1"/>
          </w:rPr>
          <w:delText>and the downstream</w:delText>
        </w:r>
        <w:r w:rsidR="005A50B9" w:rsidRPr="000A1C2C" w:rsidDel="00331E42">
          <w:rPr>
            <w:rFonts w:cs="Arial"/>
            <w:color w:val="000000" w:themeColor="text1"/>
          </w:rPr>
          <w:delText xml:space="preserve"> </w:delText>
        </w:r>
        <w:r w:rsidR="00FB63FE" w:rsidRPr="000A1C2C" w:rsidDel="00331E42">
          <w:rPr>
            <w:rFonts w:cs="Arial"/>
            <w:i/>
            <w:color w:val="000000" w:themeColor="text1"/>
          </w:rPr>
          <w:delText xml:space="preserve">lacZ </w:delText>
        </w:r>
        <w:r w:rsidR="005A50B9" w:rsidDel="00331E42">
          <w:rPr>
            <w:rFonts w:cs="Arial"/>
            <w:color w:val="000000" w:themeColor="text1"/>
          </w:rPr>
          <w:delText xml:space="preserve">gene </w:delText>
        </w:r>
        <w:r w:rsidR="00FB63FE" w:rsidRPr="000A1C2C" w:rsidDel="00331E42">
          <w:rPr>
            <w:rFonts w:cs="Arial"/>
            <w:color w:val="000000" w:themeColor="text1"/>
          </w:rPr>
          <w:delText>was inserted into pBAM</w:delText>
        </w:r>
        <w:r w:rsidR="00475D6F" w:rsidDel="00331E42">
          <w:rPr>
            <w:rFonts w:cs="Arial"/>
            <w:color w:val="000000" w:themeColor="text1"/>
          </w:rPr>
          <w:delText>D</w:delText>
        </w:r>
        <w:r w:rsidR="00FB63FE" w:rsidRPr="000A1C2C" w:rsidDel="00331E42">
          <w:rPr>
            <w:rFonts w:cs="Arial"/>
            <w:color w:val="000000" w:themeColor="text1"/>
          </w:rPr>
          <w:delText>1</w:delText>
        </w:r>
        <w:r w:rsidR="00475D6F" w:rsidDel="00331E42">
          <w:rPr>
            <w:rFonts w:cs="Arial"/>
            <w:color w:val="000000" w:themeColor="text1"/>
          </w:rPr>
          <w:delText>-6</w:delText>
        </w:r>
        <w:r w:rsidR="00FB63FE" w:rsidRPr="000A1C2C" w:rsidDel="00331E42">
          <w:rPr>
            <w:rFonts w:cs="Arial"/>
            <w:color w:val="000000" w:themeColor="text1"/>
          </w:rPr>
          <w:delText xml:space="preserve"> to generate pBAM1(Gm)_lacZ</w:delText>
        </w:r>
        <w:r w:rsidR="00D25F77" w:rsidRPr="009C0FC6" w:rsidDel="00331E42">
          <w:rPr>
            <w:rFonts w:cs="Arial"/>
            <w:color w:val="000000" w:themeColor="text1"/>
          </w:rPr>
          <w:delText>.</w:delText>
        </w:r>
        <w:r w:rsidR="000665A1" w:rsidDel="00331E42">
          <w:rPr>
            <w:rFonts w:cs="Arial"/>
            <w:color w:val="000000" w:themeColor="text1"/>
          </w:rPr>
          <w:delText xml:space="preserve"> pBAM1(Gm)_lacZ was transferred into </w:delText>
        </w:r>
        <w:r w:rsidR="000665A1" w:rsidDel="00331E42">
          <w:rPr>
            <w:rFonts w:cs="Arial"/>
            <w:i/>
            <w:iCs/>
            <w:color w:val="000000" w:themeColor="text1"/>
          </w:rPr>
          <w:delText>E. coli</w:delText>
        </w:r>
        <w:r w:rsidR="000665A1" w:rsidDel="00331E42">
          <w:rPr>
            <w:rFonts w:cs="Arial"/>
            <w:color w:val="000000" w:themeColor="text1"/>
          </w:rPr>
          <w:delText xml:space="preserve"> MFD</w:delText>
        </w:r>
        <w:r w:rsidR="002F5529" w:rsidDel="00331E42">
          <w:rPr>
            <w:rFonts w:cs="Arial"/>
            <w:i/>
            <w:iCs/>
            <w:color w:val="000000" w:themeColor="text1"/>
          </w:rPr>
          <w:delText>pir</w:delText>
        </w:r>
        <w:r w:rsidR="002F5529" w:rsidDel="00331E42">
          <w:rPr>
            <w:rFonts w:cs="Arial"/>
            <w:color w:val="000000" w:themeColor="text1"/>
          </w:rPr>
          <w:delText xml:space="preserve"> </w:delText>
        </w:r>
        <w:r w:rsidR="00E84AF7" w:rsidDel="00331E42">
          <w:rPr>
            <w:rFonts w:cs="Arial"/>
            <w:color w:val="000000" w:themeColor="text1"/>
          </w:rPr>
          <w:delText>by electroporation.</w:delText>
        </w:r>
      </w:del>
    </w:p>
    <w:p w14:paraId="76D29145" w14:textId="4E743D76" w:rsidR="00302411" w:rsidDel="00331E42" w:rsidRDefault="00302411">
      <w:pPr>
        <w:jc w:val="both"/>
        <w:rPr>
          <w:del w:id="426" w:author="Common, Jack" w:date="2019-10-23T11:58:00Z"/>
          <w:rFonts w:cs="Arial"/>
          <w:color w:val="000000" w:themeColor="text1"/>
        </w:rPr>
        <w:pPrChange w:id="427" w:author="Common, Jack" w:date="2019-10-23T13:04:00Z">
          <w:pPr>
            <w:spacing w:line="480" w:lineRule="auto"/>
            <w:jc w:val="both"/>
          </w:pPr>
        </w:pPrChange>
      </w:pPr>
    </w:p>
    <w:p w14:paraId="35663D7D" w14:textId="19D17074" w:rsidR="0043542A" w:rsidDel="00331E42" w:rsidRDefault="00967B58">
      <w:pPr>
        <w:jc w:val="both"/>
        <w:rPr>
          <w:del w:id="428" w:author="Common, Jack" w:date="2019-10-23T11:58:00Z"/>
          <w:rFonts w:cs="Arial"/>
          <w:color w:val="000000" w:themeColor="text1"/>
        </w:rPr>
        <w:pPrChange w:id="429" w:author="Common, Jack" w:date="2019-10-23T13:04:00Z">
          <w:pPr>
            <w:spacing w:line="480" w:lineRule="auto"/>
            <w:jc w:val="both"/>
          </w:pPr>
        </w:pPrChange>
      </w:pPr>
      <w:del w:id="430" w:author="Common, Jack" w:date="2019-10-23T11:58:00Z">
        <w:r w:rsidRPr="00967B58" w:rsidDel="00331E42">
          <w:rPr>
            <w:rFonts w:cs="Arial"/>
            <w:color w:val="000000" w:themeColor="text1"/>
          </w:rPr>
          <w:delText>Tn5 insertions of the recipient BIMs were carried out by conjugative pBAM1(Gm)</w:delText>
        </w:r>
        <w:r w:rsidR="00302411" w:rsidDel="00331E42">
          <w:rPr>
            <w:rFonts w:cs="Arial"/>
            <w:color w:val="000000" w:themeColor="text1"/>
          </w:rPr>
          <w:delText xml:space="preserve">_lacZ </w:delText>
        </w:r>
        <w:r w:rsidRPr="00967B58" w:rsidDel="00331E42">
          <w:rPr>
            <w:rFonts w:cs="Arial"/>
            <w:color w:val="000000" w:themeColor="text1"/>
          </w:rPr>
          <w:delText xml:space="preserve">delivery. </w:delText>
        </w:r>
        <w:r w:rsidRPr="00967B58" w:rsidDel="00331E42">
          <w:rPr>
            <w:rFonts w:cs="Arial"/>
            <w:i/>
            <w:color w:val="000000" w:themeColor="text1"/>
          </w:rPr>
          <w:delText>E. coli MFD</w:delText>
        </w:r>
        <w:r w:rsidRPr="00967B58" w:rsidDel="00331E42">
          <w:rPr>
            <w:rFonts w:cs="Arial"/>
            <w:color w:val="000000" w:themeColor="text1"/>
          </w:rPr>
          <w:delText xml:space="preserve">pir + pBAM1(Gm)_lacZ was used as donor and grown </w:delText>
        </w:r>
        <w:r w:rsidR="0040214C" w:rsidDel="00331E42">
          <w:rPr>
            <w:rFonts w:cs="Arial"/>
            <w:color w:val="000000" w:themeColor="text1"/>
          </w:rPr>
          <w:delText xml:space="preserve">overnight </w:delText>
        </w:r>
        <w:r w:rsidRPr="00967B58" w:rsidDel="00331E42">
          <w:rPr>
            <w:rFonts w:cs="Arial"/>
            <w:color w:val="000000" w:themeColor="text1"/>
          </w:rPr>
          <w:delText xml:space="preserve">in 5ml LB + 0.3mM </w:delText>
        </w:r>
        <w:r w:rsidR="006D38A4" w:rsidDel="00331E42">
          <w:rPr>
            <w:rFonts w:cs="Arial"/>
            <w:color w:val="000000" w:themeColor="text1"/>
          </w:rPr>
          <w:delText>diaminopimelic acid (</w:delText>
        </w:r>
        <w:r w:rsidRPr="00967B58" w:rsidDel="00331E42">
          <w:rPr>
            <w:rFonts w:cs="Arial"/>
            <w:color w:val="000000" w:themeColor="text1"/>
          </w:rPr>
          <w:delText>DAP</w:delText>
        </w:r>
        <w:r w:rsidR="006D38A4" w:rsidDel="00331E42">
          <w:rPr>
            <w:rFonts w:cs="Arial"/>
            <w:color w:val="000000" w:themeColor="text1"/>
          </w:rPr>
          <w:delText>)</w:delText>
        </w:r>
        <w:r w:rsidRPr="00967B58" w:rsidDel="00331E42">
          <w:rPr>
            <w:rFonts w:cs="Arial"/>
            <w:color w:val="000000" w:themeColor="text1"/>
          </w:rPr>
          <w:delText xml:space="preserve"> + 30 µg/ml </w:delText>
        </w:r>
        <w:r w:rsidR="00BA221B" w:rsidDel="00331E42">
          <w:rPr>
            <w:rFonts w:cs="Arial"/>
            <w:color w:val="000000" w:themeColor="text1"/>
          </w:rPr>
          <w:delText>g</w:delText>
        </w:r>
        <w:r w:rsidRPr="00967B58" w:rsidDel="00331E42">
          <w:rPr>
            <w:rFonts w:cs="Arial"/>
            <w:color w:val="000000" w:themeColor="text1"/>
          </w:rPr>
          <w:delText>entamicin at 37˚C, 180 rpm. Recipient BIMs were grown overnight in 5ml LB at 37˚C</w:delText>
        </w:r>
        <w:r w:rsidR="00BA221B" w:rsidDel="00331E42">
          <w:rPr>
            <w:rFonts w:cs="Arial"/>
            <w:color w:val="000000" w:themeColor="text1"/>
          </w:rPr>
          <w:delText>, 180rpm</w:delText>
        </w:r>
        <w:r w:rsidRPr="00967B58" w:rsidDel="00331E42">
          <w:rPr>
            <w:rFonts w:cs="Arial"/>
            <w:color w:val="000000" w:themeColor="text1"/>
          </w:rPr>
          <w:delText xml:space="preserve">. 10ml </w:delText>
        </w:r>
        <w:r w:rsidR="0040214C" w:rsidDel="00331E42">
          <w:rPr>
            <w:rFonts w:cs="Arial"/>
            <w:color w:val="000000" w:themeColor="text1"/>
          </w:rPr>
          <w:delText xml:space="preserve">of fresh media was inoculated from these </w:delText>
        </w:r>
        <w:r w:rsidRPr="00967B58" w:rsidDel="00331E42">
          <w:rPr>
            <w:rFonts w:cs="Arial"/>
            <w:color w:val="000000" w:themeColor="text1"/>
          </w:rPr>
          <w:delText>overnight cultures</w:delText>
        </w:r>
        <w:r w:rsidR="0040214C" w:rsidDel="00331E42">
          <w:rPr>
            <w:rFonts w:cs="Arial"/>
            <w:color w:val="000000" w:themeColor="text1"/>
          </w:rPr>
          <w:delText xml:space="preserve">, and </w:delText>
        </w:r>
        <w:r w:rsidRPr="00967B58" w:rsidDel="00331E42">
          <w:rPr>
            <w:rFonts w:cs="Arial"/>
            <w:color w:val="000000" w:themeColor="text1"/>
          </w:rPr>
          <w:delText>grown</w:delText>
        </w:r>
        <w:r w:rsidR="0040214C" w:rsidDel="00331E42">
          <w:rPr>
            <w:rFonts w:cs="Arial"/>
            <w:color w:val="000000" w:themeColor="text1"/>
          </w:rPr>
          <w:delText xml:space="preserve"> at 37˚C and 250rpm</w:delText>
        </w:r>
        <w:r w:rsidRPr="00967B58" w:rsidDel="00331E42">
          <w:rPr>
            <w:rFonts w:cs="Arial"/>
            <w:color w:val="000000" w:themeColor="text1"/>
          </w:rPr>
          <w:delText xml:space="preserve"> until OD</w:delText>
        </w:r>
        <w:r w:rsidRPr="00967B58" w:rsidDel="00331E42">
          <w:rPr>
            <w:rFonts w:cs="Arial"/>
            <w:color w:val="000000" w:themeColor="text1"/>
            <w:vertAlign w:val="subscript"/>
          </w:rPr>
          <w:delText>600</w:delText>
        </w:r>
        <w:r w:rsidR="0040214C" w:rsidDel="00331E42">
          <w:rPr>
            <w:rFonts w:cs="Arial"/>
            <w:color w:val="000000" w:themeColor="text1"/>
            <w:vertAlign w:val="subscript"/>
          </w:rPr>
          <w:delText xml:space="preserve"> </w:delText>
        </w:r>
        <w:r w:rsidRPr="00967B58" w:rsidDel="00331E42">
          <w:rPr>
            <w:rFonts w:cs="Arial"/>
            <w:color w:val="000000" w:themeColor="text1"/>
          </w:rPr>
          <w:delText>~</w:delText>
        </w:r>
        <w:r w:rsidR="0040214C" w:rsidDel="00331E42">
          <w:rPr>
            <w:rFonts w:cs="Arial"/>
            <w:color w:val="000000" w:themeColor="text1"/>
          </w:rPr>
          <w:delText xml:space="preserve"> </w:delText>
        </w:r>
        <w:r w:rsidRPr="00967B58" w:rsidDel="00331E42">
          <w:rPr>
            <w:rFonts w:cs="Arial"/>
            <w:color w:val="000000" w:themeColor="text1"/>
          </w:rPr>
          <w:delText xml:space="preserve">0.6, then pelleted and washed twice in </w:delText>
        </w:r>
        <w:r w:rsidR="0040214C" w:rsidDel="00331E42">
          <w:rPr>
            <w:rFonts w:cs="Arial"/>
            <w:color w:val="000000" w:themeColor="text1"/>
          </w:rPr>
          <w:delText xml:space="preserve">1x </w:delText>
        </w:r>
        <w:r w:rsidRPr="00967B58" w:rsidDel="00331E42">
          <w:rPr>
            <w:rFonts w:cs="Arial"/>
            <w:color w:val="000000" w:themeColor="text1"/>
          </w:rPr>
          <w:delText xml:space="preserve">M9 salts, and resuspended in 1ml </w:delText>
        </w:r>
        <w:r w:rsidR="0040214C" w:rsidDel="00331E42">
          <w:rPr>
            <w:rFonts w:cs="Arial"/>
            <w:color w:val="000000" w:themeColor="text1"/>
          </w:rPr>
          <w:delText xml:space="preserve">1 x </w:delText>
        </w:r>
        <w:r w:rsidRPr="00967B58" w:rsidDel="00331E42">
          <w:rPr>
            <w:rFonts w:cs="Arial"/>
            <w:color w:val="000000" w:themeColor="text1"/>
          </w:rPr>
          <w:delText xml:space="preserve">M9 salts. 600µl of donors were mixed with 200µl recipients, pelleted, and resuspended to a volume of 100µl. The entire donor-recipient mixture was pipetted onto sterile 0.2µm </w:delText>
        </w:r>
        <w:r w:rsidR="00B838D1" w:rsidDel="00331E42">
          <w:rPr>
            <w:rFonts w:cs="Arial"/>
            <w:color w:val="000000" w:themeColor="text1"/>
          </w:rPr>
          <w:delText xml:space="preserve">microfiber glass </w:delText>
        </w:r>
        <w:r w:rsidRPr="00967B58" w:rsidDel="00331E42">
          <w:rPr>
            <w:rFonts w:cs="Arial"/>
            <w:color w:val="000000" w:themeColor="text1"/>
          </w:rPr>
          <w:delText xml:space="preserve">filters </w:delText>
        </w:r>
        <w:r w:rsidR="00B838D1" w:rsidDel="00331E42">
          <w:rPr>
            <w:rFonts w:cs="Arial"/>
            <w:color w:val="000000" w:themeColor="text1"/>
          </w:rPr>
          <w:delText xml:space="preserve">(Whatman) </w:delText>
        </w:r>
        <w:r w:rsidRPr="00967B58" w:rsidDel="00331E42">
          <w:rPr>
            <w:rFonts w:cs="Arial"/>
            <w:color w:val="000000" w:themeColor="text1"/>
          </w:rPr>
          <w:delText>on LB</w:delText>
        </w:r>
        <w:r w:rsidR="00072326" w:rsidDel="00331E42">
          <w:rPr>
            <w:rFonts w:cs="Arial"/>
            <w:color w:val="000000" w:themeColor="text1"/>
          </w:rPr>
          <w:delText xml:space="preserve"> agar</w:delText>
        </w:r>
        <w:r w:rsidRPr="00967B58" w:rsidDel="00331E42">
          <w:rPr>
            <w:rFonts w:cs="Arial"/>
            <w:color w:val="000000" w:themeColor="text1"/>
          </w:rPr>
          <w:delText xml:space="preserve"> + 0.3mM DAP plates and incubated for 2 days at 37˚C.</w:delText>
        </w:r>
        <w:r w:rsidR="00302411" w:rsidDel="00331E42">
          <w:rPr>
            <w:rFonts w:cs="Arial"/>
            <w:color w:val="000000" w:themeColor="text1"/>
          </w:rPr>
          <w:delText xml:space="preserve"> </w:delText>
        </w:r>
        <w:r w:rsidRPr="00967B58" w:rsidDel="00331E42">
          <w:rPr>
            <w:rFonts w:cs="Arial"/>
            <w:color w:val="000000" w:themeColor="text1"/>
          </w:rPr>
          <w:delText>To recover cells, filters were placed into 2.5ml LB and vortexed. 100µl of recovered cells were plated onto LB</w:delText>
        </w:r>
        <w:r w:rsidR="00072326" w:rsidDel="00331E42">
          <w:rPr>
            <w:rFonts w:cs="Arial"/>
            <w:color w:val="000000" w:themeColor="text1"/>
          </w:rPr>
          <w:delText xml:space="preserve"> agar</w:delText>
        </w:r>
        <w:r w:rsidRPr="00967B58" w:rsidDel="00331E42">
          <w:rPr>
            <w:rFonts w:cs="Arial"/>
            <w:color w:val="000000" w:themeColor="text1"/>
          </w:rPr>
          <w:delText xml:space="preserve"> + 30 µg/ml </w:delText>
        </w:r>
        <w:r w:rsidR="009640B2" w:rsidDel="00331E42">
          <w:rPr>
            <w:rFonts w:cs="Arial"/>
            <w:color w:val="000000" w:themeColor="text1"/>
          </w:rPr>
          <w:delText>g</w:delText>
        </w:r>
        <w:r w:rsidRPr="00967B58" w:rsidDel="00331E42">
          <w:rPr>
            <w:rFonts w:cs="Arial"/>
            <w:color w:val="000000" w:themeColor="text1"/>
          </w:rPr>
          <w:delText xml:space="preserve">entamicin + 40µg/ml X-gal + 0.1mM IPTG plates and incubated at 37˚C for 2 days to select for </w:delText>
        </w:r>
        <w:r w:rsidR="00B838D1" w:rsidDel="00331E42">
          <w:rPr>
            <w:rFonts w:cs="Arial"/>
            <w:color w:val="000000" w:themeColor="text1"/>
          </w:rPr>
          <w:delText>BIMs with Tn5 insertions in their genome (a</w:delText>
        </w:r>
        <w:r w:rsidRPr="00967B58" w:rsidDel="00331E42">
          <w:rPr>
            <w:rFonts w:cs="Arial"/>
            <w:color w:val="000000" w:themeColor="text1"/>
          </w:rPr>
          <w:delText>bsence of DAP selects against the donor strain).</w:delText>
        </w:r>
      </w:del>
    </w:p>
    <w:p w14:paraId="1D2FB4A9" w14:textId="12D3D847" w:rsidR="0043542A" w:rsidDel="00331E42" w:rsidRDefault="0043542A">
      <w:pPr>
        <w:jc w:val="both"/>
        <w:rPr>
          <w:del w:id="431" w:author="Common, Jack" w:date="2019-10-23T11:58:00Z"/>
          <w:rFonts w:cs="Arial"/>
          <w:color w:val="000000" w:themeColor="text1"/>
        </w:rPr>
        <w:pPrChange w:id="432" w:author="Common, Jack" w:date="2019-10-23T13:04:00Z">
          <w:pPr>
            <w:spacing w:line="480" w:lineRule="auto"/>
            <w:jc w:val="both"/>
          </w:pPr>
        </w:pPrChange>
      </w:pPr>
    </w:p>
    <w:p w14:paraId="778A4298" w14:textId="6BFCAA03" w:rsidR="0051543D" w:rsidRPr="00831DB0" w:rsidDel="00331E42" w:rsidRDefault="0051543D">
      <w:pPr>
        <w:jc w:val="both"/>
        <w:rPr>
          <w:del w:id="433" w:author="Common, Jack" w:date="2019-10-23T11:58:00Z"/>
          <w:rFonts w:cs="Arial"/>
          <w:color w:val="000000" w:themeColor="text1"/>
        </w:rPr>
        <w:pPrChange w:id="434" w:author="Common, Jack" w:date="2019-10-23T13:04:00Z">
          <w:pPr>
            <w:spacing w:line="480" w:lineRule="auto"/>
            <w:jc w:val="both"/>
          </w:pPr>
        </w:pPrChange>
      </w:pPr>
      <w:del w:id="435" w:author="Common, Jack" w:date="2019-10-23T11:58:00Z">
        <w:r w:rsidRPr="009C0FC6" w:rsidDel="00331E42">
          <w:rPr>
            <w:rFonts w:cs="Arial"/>
            <w:color w:val="000000" w:themeColor="text1"/>
          </w:rPr>
          <w:delText xml:space="preserve">Because Tn5 inserts </w:delText>
        </w:r>
        <w:r w:rsidR="00D76A24" w:rsidDel="00331E42">
          <w:rPr>
            <w:rFonts w:cs="Arial"/>
            <w:color w:val="000000" w:themeColor="text1"/>
          </w:rPr>
          <w:delText xml:space="preserve">at </w:delText>
        </w:r>
        <w:r w:rsidR="00D76A24" w:rsidRPr="00AD1144" w:rsidDel="00331E42">
          <w:rPr>
            <w:rFonts w:cs="Arial"/>
            <w:color w:val="000000" w:themeColor="text1"/>
          </w:rPr>
          <w:delText>random</w:delText>
        </w:r>
        <w:r w:rsidR="00D76A24" w:rsidDel="00331E42">
          <w:rPr>
            <w:rFonts w:cs="Arial"/>
            <w:color w:val="000000" w:themeColor="text1"/>
          </w:rPr>
          <w:delText xml:space="preserve"> positions</w:delText>
        </w:r>
        <w:r w:rsidR="00D76A24" w:rsidRPr="00AD1144" w:rsidDel="00331E42">
          <w:rPr>
            <w:rFonts w:cs="Arial"/>
            <w:color w:val="000000" w:themeColor="text1"/>
          </w:rPr>
          <w:delText xml:space="preserve"> </w:delText>
        </w:r>
        <w:r w:rsidRPr="009C0FC6" w:rsidDel="00331E42">
          <w:rPr>
            <w:rFonts w:cs="Arial"/>
            <w:color w:val="000000" w:themeColor="text1"/>
          </w:rPr>
          <w:delText xml:space="preserve">in the </w:delText>
        </w:r>
        <w:r w:rsidRPr="009C0FC6" w:rsidDel="00331E42">
          <w:rPr>
            <w:rFonts w:cs="Arial"/>
            <w:i/>
            <w:color w:val="000000" w:themeColor="text1"/>
          </w:rPr>
          <w:delText xml:space="preserve">P. aeruginosa </w:delText>
        </w:r>
        <w:r w:rsidRPr="009C0FC6" w:rsidDel="00331E42">
          <w:rPr>
            <w:rFonts w:cs="Arial"/>
            <w:color w:val="000000" w:themeColor="text1"/>
          </w:rPr>
          <w:delText>genome</w:delText>
        </w:r>
        <w:r w:rsidR="00D76A24" w:rsidDel="00331E42">
          <w:rPr>
            <w:rFonts w:cs="Arial"/>
            <w:color w:val="000000" w:themeColor="text1"/>
          </w:rPr>
          <w:delText>, this</w:delText>
        </w:r>
        <w:r w:rsidR="00D25F77" w:rsidRPr="009C0FC6" w:rsidDel="00331E42">
          <w:rPr>
            <w:rFonts w:cs="Arial"/>
            <w:color w:val="000000" w:themeColor="text1"/>
          </w:rPr>
          <w:delText xml:space="preserve"> may affect fitness</w:delText>
        </w:r>
        <w:r w:rsidR="00D76A24" w:rsidDel="00331E42">
          <w:rPr>
            <w:rFonts w:cs="Arial"/>
            <w:color w:val="000000" w:themeColor="text1"/>
          </w:rPr>
          <w:delText>. We therefore</w:delText>
        </w:r>
        <w:r w:rsidR="00D76A24" w:rsidRPr="009C0FC6" w:rsidDel="00331E42">
          <w:rPr>
            <w:rFonts w:cs="Arial"/>
            <w:color w:val="000000" w:themeColor="text1"/>
          </w:rPr>
          <w:delText xml:space="preserve"> </w:delText>
        </w:r>
        <w:r w:rsidR="00D25F77" w:rsidRPr="009C0FC6" w:rsidDel="00331E42">
          <w:rPr>
            <w:rFonts w:cs="Arial"/>
            <w:color w:val="000000" w:themeColor="text1"/>
          </w:rPr>
          <w:delText>sampled three blue colonies of the transformants and conducted 24hr competition experiments against their untransformed counterpart</w:delText>
        </w:r>
        <w:r w:rsidR="00D76A24" w:rsidDel="00331E42">
          <w:rPr>
            <w:rFonts w:cs="Arial"/>
            <w:color w:val="000000" w:themeColor="text1"/>
          </w:rPr>
          <w:delText xml:space="preserve"> to verify their fitness was unaffected</w:delText>
        </w:r>
        <w:r w:rsidR="00D25F77" w:rsidRPr="009C0FC6" w:rsidDel="00331E42">
          <w:rPr>
            <w:rFonts w:cs="Arial"/>
            <w:color w:val="000000" w:themeColor="text1"/>
          </w:rPr>
          <w:delText>. T</w:delText>
        </w:r>
        <w:r w:rsidRPr="009C0FC6" w:rsidDel="00331E42">
          <w:rPr>
            <w:rFonts w:cs="Arial"/>
            <w:color w:val="000000" w:themeColor="text1"/>
          </w:rPr>
          <w:delText xml:space="preserve">he </w:delText>
        </w:r>
        <w:r w:rsidR="002F4488" w:rsidRPr="009C0FC6" w:rsidDel="00331E42">
          <w:rPr>
            <w:rFonts w:cs="Arial"/>
            <w:color w:val="000000" w:themeColor="text1"/>
          </w:rPr>
          <w:delText xml:space="preserve">relative fitness of the transformed BIM was </w:delText>
        </w:r>
        <w:r w:rsidRPr="009C0FC6" w:rsidDel="00331E42">
          <w:rPr>
            <w:rFonts w:cs="Arial"/>
            <w:color w:val="000000" w:themeColor="text1"/>
          </w:rPr>
          <w:delText>calculated</w:delText>
        </w:r>
        <w:r w:rsidR="002F4488" w:rsidRPr="009C0FC6" w:rsidDel="00331E42">
          <w:rPr>
            <w:rFonts w:cs="Arial"/>
            <w:color w:val="000000" w:themeColor="text1"/>
          </w:rPr>
          <w:delText xml:space="preserve"> </w:delText>
        </w:r>
        <w:r w:rsidR="00D76A24" w:rsidDel="00331E42">
          <w:rPr>
            <w:rFonts w:cs="Arial"/>
            <w:color w:val="000000" w:themeColor="text1"/>
          </w:rPr>
          <w:delText xml:space="preserve">as described previously </w:delText>
        </w:r>
        <w:r w:rsidR="002F4488" w:rsidRPr="00831DB0" w:rsidDel="00331E42">
          <w:rPr>
            <w:rFonts w:cs="Arial"/>
            <w:color w:val="000000" w:themeColor="text1"/>
          </w:rPr>
          <w:delText>(</w:delText>
        </w:r>
        <w:r w:rsidR="001638E4" w:rsidRPr="00831DB0" w:rsidDel="00331E42">
          <w:rPr>
            <w:rFonts w:cs="Arial"/>
            <w:i/>
            <w:color w:val="000000" w:themeColor="text1"/>
          </w:rPr>
          <w:delText>W</w:delText>
        </w:r>
        <w:r w:rsidR="001638E4" w:rsidDel="00331E42">
          <w:rPr>
            <w:rFonts w:cs="Arial"/>
            <w:color w:val="000000" w:themeColor="text1"/>
            <w:vertAlign w:val="subscript"/>
          </w:rPr>
          <w:delText>n</w:delText>
        </w:r>
        <w:r w:rsidR="002F4488" w:rsidRPr="00831DB0" w:rsidDel="00331E42">
          <w:rPr>
            <w:rFonts w:cs="Arial"/>
            <w:color w:val="000000" w:themeColor="text1"/>
          </w:rPr>
          <w:delText xml:space="preserve"> = [(fraction strain A at t</w:delText>
        </w:r>
        <w:r w:rsidR="001638E4" w:rsidDel="00331E42">
          <w:rPr>
            <w:rFonts w:cs="Arial"/>
            <w:color w:val="000000" w:themeColor="text1"/>
            <w:vertAlign w:val="subscript"/>
          </w:rPr>
          <w:delText>n</w:delText>
        </w:r>
        <w:r w:rsidR="002F4488" w:rsidRPr="00831DB0" w:rsidDel="00331E42">
          <w:rPr>
            <w:rFonts w:cs="Arial"/>
            <w:color w:val="000000" w:themeColor="text1"/>
          </w:rPr>
          <w:delText>) * (1 –</w:delText>
        </w:r>
        <w:r w:rsidR="00E53238" w:rsidDel="00331E42">
          <w:rPr>
            <w:rFonts w:cs="Arial"/>
            <w:color w:val="000000" w:themeColor="text1"/>
          </w:rPr>
          <w:delText xml:space="preserve"> </w:delText>
        </w:r>
        <w:r w:rsidR="002F4488" w:rsidRPr="00831DB0" w:rsidDel="00331E42">
          <w:rPr>
            <w:rFonts w:cs="Arial"/>
            <w:color w:val="000000" w:themeColor="text1"/>
          </w:rPr>
          <w:delText>(fraction stain A at t</w:delText>
        </w:r>
        <w:r w:rsidR="001638E4" w:rsidDel="00331E42">
          <w:rPr>
            <w:rFonts w:cs="Arial"/>
            <w:color w:val="000000" w:themeColor="text1"/>
            <w:vertAlign w:val="subscript"/>
          </w:rPr>
          <w:delText>0</w:delText>
        </w:r>
        <w:r w:rsidR="002F4488" w:rsidRPr="00831DB0" w:rsidDel="00331E42">
          <w:rPr>
            <w:rFonts w:cs="Arial"/>
            <w:color w:val="000000" w:themeColor="text1"/>
          </w:rPr>
          <w:delText>)) ] / [(fraction strain A at t</w:delText>
        </w:r>
        <w:r w:rsidR="001638E4" w:rsidDel="00331E42">
          <w:rPr>
            <w:rFonts w:cs="Arial"/>
            <w:color w:val="000000" w:themeColor="text1"/>
            <w:vertAlign w:val="subscript"/>
          </w:rPr>
          <w:delText>0</w:delText>
        </w:r>
        <w:r w:rsidR="002F4488" w:rsidRPr="00831DB0" w:rsidDel="00331E42">
          <w:rPr>
            <w:rFonts w:cs="Arial"/>
            <w:color w:val="000000" w:themeColor="text1"/>
          </w:rPr>
          <w:delText>) * (1 –</w:delText>
        </w:r>
        <w:r w:rsidR="00E53238" w:rsidDel="00331E42">
          <w:rPr>
            <w:rFonts w:cs="Arial"/>
            <w:color w:val="000000" w:themeColor="text1"/>
          </w:rPr>
          <w:delText xml:space="preserve"> </w:delText>
        </w:r>
        <w:r w:rsidR="002F4488" w:rsidRPr="00831DB0" w:rsidDel="00331E42">
          <w:rPr>
            <w:rFonts w:cs="Arial"/>
            <w:color w:val="000000" w:themeColor="text1"/>
          </w:rPr>
          <w:delText>(fraction strain A at t</w:delText>
        </w:r>
        <w:r w:rsidR="001638E4" w:rsidDel="00331E42">
          <w:rPr>
            <w:rFonts w:cs="Arial"/>
            <w:color w:val="000000" w:themeColor="text1"/>
            <w:vertAlign w:val="subscript"/>
          </w:rPr>
          <w:delText>n</w:delText>
        </w:r>
        <w:r w:rsidR="002F4488" w:rsidRPr="00831DB0" w:rsidDel="00331E42">
          <w:rPr>
            <w:rFonts w:cs="Arial"/>
            <w:color w:val="000000" w:themeColor="text1"/>
          </w:rPr>
          <w:delText>)])</w:delText>
        </w:r>
        <w:r w:rsidR="002F4488" w:rsidRPr="00831DB0" w:rsidDel="00331E42">
          <w:rPr>
            <w:rFonts w:cs="Arial"/>
            <w:color w:val="000000" w:themeColor="text1"/>
          </w:rPr>
          <w:fldChar w:fldCharType="begin"/>
        </w:r>
        <w:r w:rsidR="006F00CA" w:rsidDel="00331E42">
          <w:rPr>
            <w:rFonts w:cs="Arial"/>
            <w:color w:val="000000" w:themeColor="text1"/>
          </w:rPr>
          <w:delInstrText xml:space="preserve"> ADDIN EN.CITE &lt;EndNote&gt;&lt;Cite&gt;&lt;Author&gt;Westra&lt;/Author&gt;&lt;Year&gt;2015&lt;/Year&gt;&lt;RecNum&gt;28&lt;/RecNum&gt;&lt;DisplayText&gt;(Westra&lt;style face="italic"&gt; et al.&lt;/style&gt;, 2015)&lt;/DisplayText&gt;&lt;record&gt;&lt;rec-number&gt;28&lt;/rec-number&gt;&lt;foreign-keys&gt;&lt;key app="EN" db-id="es529ptxovvregexae9v20vfwwzddw2zv59z" timestamp="1477668134"&gt;28&lt;/key&gt;&lt;/foreign-keys&gt;&lt;ref-type name="Journal Article"&gt;17&lt;/ref-type&gt;&lt;contributors&gt;&lt;authors&gt;&lt;author&gt;Westra, Edze R&lt;/author&gt;&lt;author&gt;van Houte, Stineke&lt;/author&gt;&lt;author&gt;Oyesiku-Blakemore, Sam&lt;/author&gt;&lt;author&gt;Makin, Ben&lt;/author&gt;&lt;author&gt;Broniewski, Jenny M&lt;/author&gt;&lt;author&gt;Best, Alex&lt;/author&gt;&lt;author&gt;Bondy-Denomy, Joseph&lt;/author&gt;&lt;author&gt;Davidson, Alan&lt;/author&gt;&lt;author&gt;Boots, Mike&lt;/author&gt;&lt;author&gt;Buckling, Angus&lt;/author&gt;&lt;/authors&gt;&lt;/contributors&gt;&lt;titles&gt;&lt;title&gt;Parasite Exposure Drives Selective Evolution of Constitutive versus Inducible Defense&lt;/title&gt;&lt;secondary-title&gt;Current Biology&lt;/secondary-title&gt;&lt;/titles&gt;&lt;periodical&gt;&lt;full-title&gt;Current Biology&lt;/full-title&gt;&lt;abbr-1&gt;Curr. Biol.&lt;/abbr-1&gt;&lt;abbr-2&gt;Curr Biol&lt;/abbr-2&gt;&lt;/periodical&gt;&lt;pages&gt;1043-1049&lt;/pages&gt;&lt;volume&gt;25&lt;/volume&gt;&lt;number&gt;8&lt;/number&gt;&lt;dates&gt;&lt;year&gt;2015&lt;/year&gt;&lt;/dates&gt;&lt;publisher&gt;Elsevier&lt;/publisher&gt;&lt;isbn&gt;0960-9822&lt;/isbn&gt;&lt;urls&gt;&lt;related-urls&gt;&lt;url&gt;http://dx.doi.org/10.1016/j.cub.2015.01.065&lt;/url&gt;&lt;/related-urls&gt;&lt;/urls&gt;&lt;electronic-resource-num&gt;10.1016/j.cub.2015.01.065&lt;/electronic-resource-num&gt;&lt;access-date&gt;2016/09/19&lt;/access-date&gt;&lt;/record&gt;&lt;/Cite&gt;&lt;/EndNote&gt;</w:delInstrText>
        </w:r>
        <w:r w:rsidR="002F4488" w:rsidRPr="00831DB0" w:rsidDel="00331E42">
          <w:rPr>
            <w:rFonts w:cs="Arial"/>
            <w:color w:val="000000" w:themeColor="text1"/>
          </w:rPr>
          <w:fldChar w:fldCharType="separate"/>
        </w:r>
        <w:r w:rsidR="00AB436D" w:rsidRPr="00831DB0" w:rsidDel="00331E42">
          <w:rPr>
            <w:rFonts w:cs="Arial"/>
            <w:noProof/>
            <w:color w:val="000000" w:themeColor="text1"/>
          </w:rPr>
          <w:delText>(Westra</w:delText>
        </w:r>
        <w:r w:rsidR="00AB436D" w:rsidRPr="00831DB0" w:rsidDel="00331E42">
          <w:rPr>
            <w:rFonts w:cs="Arial"/>
            <w:i/>
            <w:noProof/>
            <w:color w:val="000000" w:themeColor="text1"/>
          </w:rPr>
          <w:delText xml:space="preserve"> et al.</w:delText>
        </w:r>
        <w:r w:rsidR="00AB436D" w:rsidRPr="00831DB0" w:rsidDel="00331E42">
          <w:rPr>
            <w:rFonts w:cs="Arial"/>
            <w:noProof/>
            <w:color w:val="000000" w:themeColor="text1"/>
          </w:rPr>
          <w:delText>, 2015)</w:delText>
        </w:r>
        <w:r w:rsidR="002F4488" w:rsidRPr="00831DB0" w:rsidDel="00331E42">
          <w:rPr>
            <w:rFonts w:cs="Arial"/>
            <w:color w:val="000000" w:themeColor="text1"/>
          </w:rPr>
          <w:fldChar w:fldCharType="end"/>
        </w:r>
        <w:r w:rsidR="002F4488" w:rsidRPr="00831DB0" w:rsidDel="00331E42">
          <w:rPr>
            <w:rFonts w:cs="Arial"/>
            <w:color w:val="000000" w:themeColor="text1"/>
          </w:rPr>
          <w:delText xml:space="preserve">. </w:delText>
        </w:r>
        <w:r w:rsidR="000A660E" w:rsidDel="00331E42">
          <w:rPr>
            <w:rFonts w:cs="Arial"/>
            <w:color w:val="000000" w:themeColor="text1"/>
          </w:rPr>
          <w:delText>If Tn5 insertion disrupted the CRISPR-Cas system</w:delText>
        </w:r>
        <w:r w:rsidR="00432825" w:rsidDel="00331E42">
          <w:rPr>
            <w:rFonts w:cs="Arial"/>
            <w:color w:val="000000" w:themeColor="text1"/>
          </w:rPr>
          <w:delText xml:space="preserve">, the transformed BIM would regain susceptibility to ancestral DMS3vir. We therefore checked for this </w:delText>
        </w:r>
        <w:r w:rsidR="002C72F3" w:rsidDel="00331E42">
          <w:rPr>
            <w:rFonts w:cs="Arial"/>
            <w:color w:val="000000" w:themeColor="text1"/>
          </w:rPr>
          <w:delText xml:space="preserve">by </w:delText>
        </w:r>
        <w:r w:rsidR="00D541E3" w:rsidDel="00331E42">
          <w:rPr>
            <w:rFonts w:eastAsiaTheme="minorEastAsia" w:cs="Arial"/>
            <w:color w:val="000000" w:themeColor="text1"/>
          </w:rPr>
          <w:delText>spott</w:delText>
        </w:r>
        <w:r w:rsidR="002C72F3" w:rsidDel="00331E42">
          <w:rPr>
            <w:rFonts w:eastAsiaTheme="minorEastAsia" w:cs="Arial"/>
            <w:color w:val="000000" w:themeColor="text1"/>
          </w:rPr>
          <w:delText>ing</w:delText>
        </w:r>
        <w:r w:rsidRPr="00831DB0" w:rsidDel="00331E42">
          <w:rPr>
            <w:rFonts w:eastAsiaTheme="minorEastAsia" w:cs="Arial"/>
            <w:color w:val="000000" w:themeColor="text1"/>
          </w:rPr>
          <w:delText xml:space="preserve"> </w:delText>
        </w:r>
        <w:r w:rsidR="00DA1CD8" w:rsidRPr="00831DB0" w:rsidDel="00331E42">
          <w:rPr>
            <w:rFonts w:eastAsiaTheme="minorEastAsia" w:cs="Arial"/>
            <w:color w:val="000000" w:themeColor="text1"/>
          </w:rPr>
          <w:delText>ancestral DMS3vir</w:delText>
        </w:r>
        <w:r w:rsidR="002C72F3" w:rsidDel="00331E42">
          <w:rPr>
            <w:rFonts w:eastAsiaTheme="minorEastAsia" w:cs="Arial"/>
            <w:color w:val="000000" w:themeColor="text1"/>
          </w:rPr>
          <w:delText xml:space="preserve"> on a top lawn of the transformed BIM.</w:delText>
        </w:r>
        <w:r w:rsidR="002738F4" w:rsidDel="00331E42">
          <w:rPr>
            <w:rFonts w:eastAsiaTheme="minorEastAsia" w:cs="Arial"/>
            <w:color w:val="000000" w:themeColor="text1"/>
          </w:rPr>
          <w:delText xml:space="preserve"> </w:delText>
        </w:r>
        <w:r w:rsidR="002C72F3" w:rsidDel="00331E42">
          <w:rPr>
            <w:rFonts w:eastAsiaTheme="minorEastAsia" w:cs="Arial"/>
            <w:color w:val="000000" w:themeColor="text1"/>
          </w:rPr>
          <w:delText>If no clear lysis</w:delText>
        </w:r>
        <w:r w:rsidR="009640B2" w:rsidDel="00331E42">
          <w:rPr>
            <w:rFonts w:eastAsiaTheme="minorEastAsia" w:cs="Arial"/>
            <w:color w:val="000000" w:themeColor="text1"/>
          </w:rPr>
          <w:delText xml:space="preserve"> zone</w:delText>
        </w:r>
        <w:r w:rsidR="002C72F3" w:rsidDel="00331E42">
          <w:rPr>
            <w:rFonts w:eastAsiaTheme="minorEastAsia" w:cs="Arial"/>
            <w:color w:val="000000" w:themeColor="text1"/>
          </w:rPr>
          <w:delText xml:space="preserve"> </w:delText>
        </w:r>
        <w:r w:rsidR="009640B2" w:rsidDel="00331E42">
          <w:rPr>
            <w:rFonts w:eastAsiaTheme="minorEastAsia" w:cs="Arial"/>
            <w:color w:val="000000" w:themeColor="text1"/>
          </w:rPr>
          <w:delText xml:space="preserve">was visible on the top lawn, </w:delText>
        </w:r>
        <w:r w:rsidR="001C0F4C" w:rsidDel="00331E42">
          <w:rPr>
            <w:rFonts w:eastAsiaTheme="minorEastAsia" w:cs="Arial"/>
            <w:color w:val="000000" w:themeColor="text1"/>
          </w:rPr>
          <w:delText xml:space="preserve">we determined that the CRISPR-Cas system was functional. </w:delText>
        </w:r>
      </w:del>
    </w:p>
    <w:p w14:paraId="7B5FEBA6" w14:textId="57131AB1" w:rsidR="00BB5A57" w:rsidRPr="009C0FC6" w:rsidDel="00331E42" w:rsidRDefault="00BB5A57">
      <w:pPr>
        <w:jc w:val="both"/>
        <w:rPr>
          <w:del w:id="436" w:author="Common, Jack" w:date="2019-10-23T11:58:00Z"/>
          <w:rFonts w:eastAsiaTheme="minorEastAsia" w:cs="Arial"/>
          <w:color w:val="000000" w:themeColor="text1"/>
        </w:rPr>
        <w:pPrChange w:id="437" w:author="Common, Jack" w:date="2019-10-23T13:04:00Z">
          <w:pPr>
            <w:spacing w:line="480" w:lineRule="auto"/>
            <w:jc w:val="both"/>
          </w:pPr>
        </w:pPrChange>
      </w:pPr>
    </w:p>
    <w:p w14:paraId="29E044E7" w14:textId="3091EC94" w:rsidR="00BB5A57" w:rsidRPr="009C0FC6" w:rsidDel="00331E42" w:rsidRDefault="00597318">
      <w:pPr>
        <w:jc w:val="both"/>
        <w:rPr>
          <w:del w:id="438" w:author="Common, Jack" w:date="2019-10-23T11:58:00Z"/>
          <w:rFonts w:cs="Arial"/>
          <w:iCs/>
        </w:rPr>
        <w:pPrChange w:id="439" w:author="Common, Jack" w:date="2019-10-23T13:04:00Z">
          <w:pPr>
            <w:pStyle w:val="Heading2"/>
            <w:spacing w:line="480" w:lineRule="auto"/>
          </w:pPr>
        </w:pPrChange>
      </w:pPr>
      <w:del w:id="440" w:author="Common, Jack" w:date="2019-10-23T11:58:00Z">
        <w:r w:rsidRPr="009C0FC6" w:rsidDel="00331E42">
          <w:rPr>
            <w:rFonts w:cs="Arial"/>
            <w:i/>
            <w:iCs/>
          </w:rPr>
          <w:delText>Co-culture experiment</w:delText>
        </w:r>
      </w:del>
    </w:p>
    <w:p w14:paraId="3C83FE6E" w14:textId="692DA615" w:rsidR="006405D8" w:rsidRPr="009C0FC6" w:rsidDel="00331E42" w:rsidRDefault="006405D8">
      <w:pPr>
        <w:jc w:val="both"/>
        <w:rPr>
          <w:del w:id="441" w:author="Common, Jack" w:date="2019-10-23T11:58:00Z"/>
        </w:rPr>
        <w:pPrChange w:id="442" w:author="Common, Jack" w:date="2019-10-23T13:04:00Z">
          <w:pPr>
            <w:spacing w:line="480" w:lineRule="auto"/>
            <w:jc w:val="both"/>
          </w:pPr>
        </w:pPrChange>
      </w:pPr>
    </w:p>
    <w:p w14:paraId="4301E707" w14:textId="7206E700" w:rsidR="00C46A11" w:rsidRPr="009C64AD" w:rsidDel="00331E42" w:rsidRDefault="000C4074">
      <w:pPr>
        <w:jc w:val="both"/>
        <w:rPr>
          <w:del w:id="443" w:author="Common, Jack" w:date="2019-10-23T11:58:00Z"/>
          <w:rFonts w:cs="Arial"/>
          <w:color w:val="000000" w:themeColor="text1"/>
        </w:rPr>
        <w:pPrChange w:id="444" w:author="Common, Jack" w:date="2019-10-23T13:04:00Z">
          <w:pPr>
            <w:spacing w:line="480" w:lineRule="auto"/>
            <w:jc w:val="both"/>
          </w:pPr>
        </w:pPrChange>
      </w:pPr>
      <w:del w:id="445" w:author="Common, Jack" w:date="2019-10-23T11:58:00Z">
        <w:r w:rsidRPr="00831DB0" w:rsidDel="00331E42">
          <w:rPr>
            <w:rFonts w:cs="Arial"/>
            <w:color w:val="000000" w:themeColor="text1"/>
          </w:rPr>
          <w:delText xml:space="preserve">We designed 5 treatments </w:delText>
        </w:r>
        <w:r w:rsidR="00B00361" w:rsidDel="00331E42">
          <w:rPr>
            <w:rFonts w:cs="Arial"/>
            <w:color w:val="000000" w:themeColor="text1"/>
          </w:rPr>
          <w:delText xml:space="preserve">in which we manipulated the level of CRISPR spacer </w:delText>
        </w:r>
        <w:r w:rsidR="00923112" w:rsidDel="00331E42">
          <w:rPr>
            <w:rFonts w:cs="Arial"/>
            <w:color w:val="000000" w:themeColor="text1"/>
          </w:rPr>
          <w:delText>diversity</w:delText>
        </w:r>
        <w:r w:rsidRPr="00831DB0" w:rsidDel="00331E42">
          <w:rPr>
            <w:rFonts w:cs="Arial"/>
            <w:color w:val="000000" w:themeColor="text1"/>
          </w:rPr>
          <w:delText>, based on the BIM library</w:delText>
        </w:r>
        <w:r w:rsidR="00E51C66" w:rsidRPr="00831DB0" w:rsidDel="00331E42">
          <w:rPr>
            <w:rFonts w:cs="Arial"/>
            <w:color w:val="000000" w:themeColor="text1"/>
          </w:rPr>
          <w:delText>:</w:delText>
        </w:r>
        <w:r w:rsidRPr="00831DB0" w:rsidDel="00331E42">
          <w:rPr>
            <w:rFonts w:cs="Arial"/>
            <w:color w:val="000000" w:themeColor="text1"/>
          </w:rPr>
          <w:delText xml:space="preserve"> </w:delText>
        </w:r>
        <w:r w:rsidR="00BB37E7" w:rsidDel="00331E42">
          <w:rPr>
            <w:rFonts w:cs="Arial"/>
            <w:color w:val="000000" w:themeColor="text1"/>
          </w:rPr>
          <w:delText>monocultures (</w:delText>
        </w:r>
        <w:r w:rsidRPr="00831DB0" w:rsidDel="00331E42">
          <w:rPr>
            <w:rFonts w:cs="Arial"/>
            <w:color w:val="000000" w:themeColor="text1"/>
          </w:rPr>
          <w:delText>1-clone</w:delText>
        </w:r>
        <w:r w:rsidR="00BB37E7" w:rsidDel="00331E42">
          <w:rPr>
            <w:rFonts w:cs="Arial"/>
            <w:color w:val="000000" w:themeColor="text1"/>
          </w:rPr>
          <w:delText>)</w:delText>
        </w:r>
        <w:r w:rsidRPr="00831DB0" w:rsidDel="00331E42">
          <w:rPr>
            <w:rFonts w:cs="Arial"/>
            <w:color w:val="000000" w:themeColor="text1"/>
          </w:rPr>
          <w:delText xml:space="preserve">, </w:delText>
        </w:r>
        <w:r w:rsidR="00BB37E7" w:rsidDel="00331E42">
          <w:rPr>
            <w:rFonts w:cs="Arial"/>
            <w:color w:val="000000" w:themeColor="text1"/>
          </w:rPr>
          <w:delText xml:space="preserve">or </w:delText>
        </w:r>
        <w:r w:rsidR="00B00361" w:rsidDel="00331E42">
          <w:rPr>
            <w:rFonts w:cs="Arial"/>
            <w:color w:val="000000" w:themeColor="text1"/>
          </w:rPr>
          <w:delText xml:space="preserve">polycultures consisting </w:delText>
        </w:r>
        <w:r w:rsidR="00BB37E7" w:rsidDel="00331E42">
          <w:rPr>
            <w:rFonts w:cs="Arial"/>
            <w:color w:val="000000" w:themeColor="text1"/>
          </w:rPr>
          <w:delText xml:space="preserve">of </w:delText>
        </w:r>
        <w:r w:rsidRPr="00831DB0" w:rsidDel="00331E42">
          <w:rPr>
            <w:rFonts w:cs="Arial"/>
            <w:color w:val="000000" w:themeColor="text1"/>
          </w:rPr>
          <w:delText>3, 6, 12</w:delText>
        </w:r>
        <w:r w:rsidR="00BB37E7" w:rsidDel="00331E42">
          <w:rPr>
            <w:rFonts w:cs="Arial"/>
            <w:color w:val="000000" w:themeColor="text1"/>
          </w:rPr>
          <w:delText xml:space="preserve"> </w:delText>
        </w:r>
        <w:r w:rsidRPr="00831DB0" w:rsidDel="00331E42">
          <w:rPr>
            <w:rFonts w:cs="Arial"/>
            <w:color w:val="000000" w:themeColor="text1"/>
          </w:rPr>
          <w:delText>and 24</w:delText>
        </w:r>
        <w:r w:rsidR="00BB37E7" w:rsidDel="00331E42">
          <w:rPr>
            <w:rFonts w:cs="Arial"/>
            <w:color w:val="000000" w:themeColor="text1"/>
          </w:rPr>
          <w:delText xml:space="preserve"> </w:delText>
        </w:r>
        <w:r w:rsidRPr="00831DB0" w:rsidDel="00331E42">
          <w:rPr>
            <w:rFonts w:cs="Arial"/>
            <w:color w:val="000000" w:themeColor="text1"/>
          </w:rPr>
          <w:delText>clone</w:delText>
        </w:r>
        <w:r w:rsidR="00BB37E7" w:rsidDel="00331E42">
          <w:rPr>
            <w:rFonts w:cs="Arial"/>
            <w:color w:val="000000" w:themeColor="text1"/>
          </w:rPr>
          <w:delText>s</w:delText>
        </w:r>
        <w:r w:rsidRPr="00831DB0" w:rsidDel="00331E42">
          <w:rPr>
            <w:rFonts w:cs="Arial"/>
            <w:color w:val="000000" w:themeColor="text1"/>
          </w:rPr>
          <w:delText xml:space="preserve">. For </w:delText>
        </w:r>
        <w:r w:rsidR="00BB37E7" w:rsidDel="00331E42">
          <w:rPr>
            <w:rFonts w:cs="Arial"/>
            <w:color w:val="000000" w:themeColor="text1"/>
          </w:rPr>
          <w:delText xml:space="preserve">each of </w:delText>
        </w:r>
        <w:r w:rsidRPr="00831DB0" w:rsidDel="00331E42">
          <w:rPr>
            <w:rFonts w:cs="Arial"/>
            <w:color w:val="000000" w:themeColor="text1"/>
          </w:rPr>
          <w:delText xml:space="preserve">the polyclonal treatments, a </w:delText>
        </w:r>
        <w:r w:rsidR="00BB37E7" w:rsidDel="00331E42">
          <w:rPr>
            <w:rFonts w:cs="Arial"/>
            <w:color w:val="000000" w:themeColor="text1"/>
          </w:rPr>
          <w:delText xml:space="preserve">single </w:delText>
        </w:r>
        <w:r w:rsidRPr="00831DB0" w:rsidDel="00331E42">
          <w:rPr>
            <w:rFonts w:cs="Arial"/>
            <w:color w:val="000000" w:themeColor="text1"/>
          </w:rPr>
          <w:delText xml:space="preserve">BIM </w:delText>
        </w:r>
        <w:r w:rsidR="005D1378" w:rsidRPr="00831DB0" w:rsidDel="00331E42">
          <w:rPr>
            <w:rFonts w:cs="Arial"/>
            <w:color w:val="000000" w:themeColor="text1"/>
          </w:rPr>
          <w:delText>carrying the</w:delText>
        </w:r>
        <w:r w:rsidRPr="00831DB0" w:rsidDel="00331E42">
          <w:rPr>
            <w:rFonts w:cs="Arial"/>
            <w:color w:val="000000" w:themeColor="text1"/>
          </w:rPr>
          <w:delText xml:space="preserve"> </w:delText>
        </w:r>
        <w:r w:rsidRPr="00831DB0" w:rsidDel="00331E42">
          <w:rPr>
            <w:rFonts w:cs="Arial"/>
            <w:i/>
            <w:color w:val="000000" w:themeColor="text1"/>
          </w:rPr>
          <w:delText xml:space="preserve">lacZ </w:delText>
        </w:r>
        <w:r w:rsidRPr="00831DB0" w:rsidDel="00331E42">
          <w:rPr>
            <w:rFonts w:cs="Arial"/>
            <w:color w:val="000000" w:themeColor="text1"/>
          </w:rPr>
          <w:delText>reporter gene was included. From fresh overnight cultures of each BIM, we made mixes of equal proportion of each clone corresponding to the diversity treatments.</w:delText>
        </w:r>
        <w:r w:rsidR="002617FA" w:rsidRPr="00831DB0" w:rsidDel="00331E42">
          <w:rPr>
            <w:rFonts w:cs="Arial"/>
            <w:color w:val="000000" w:themeColor="text1"/>
          </w:rPr>
          <w:delText xml:space="preserve"> To monitor the population dynamics and </w:delText>
        </w:r>
        <w:r w:rsidR="00DE18C3" w:rsidDel="00331E42">
          <w:rPr>
            <w:rFonts w:cs="Arial"/>
            <w:color w:val="000000" w:themeColor="text1"/>
          </w:rPr>
          <w:delText>competitive performance</w:delText>
        </w:r>
        <w:r w:rsidR="002617FA" w:rsidRPr="00831DB0" w:rsidDel="00331E42">
          <w:rPr>
            <w:rFonts w:cs="Arial"/>
            <w:color w:val="000000" w:themeColor="text1"/>
          </w:rPr>
          <w:delText xml:space="preserve"> of </w:delText>
        </w:r>
        <w:r w:rsidR="00A23B4F" w:rsidDel="00331E42">
          <w:rPr>
            <w:rFonts w:cs="Arial"/>
            <w:color w:val="000000" w:themeColor="text1"/>
          </w:rPr>
          <w:delText xml:space="preserve">the </w:delText>
        </w:r>
        <w:r w:rsidR="002617FA" w:rsidRPr="00831DB0" w:rsidDel="00331E42">
          <w:rPr>
            <w:rFonts w:cs="Arial"/>
            <w:color w:val="000000" w:themeColor="text1"/>
          </w:rPr>
          <w:delText>CRISPR-</w:delText>
        </w:r>
        <w:r w:rsidR="00A23B4F" w:rsidDel="00331E42">
          <w:rPr>
            <w:rFonts w:cs="Arial"/>
            <w:color w:val="000000" w:themeColor="text1"/>
          </w:rPr>
          <w:delText>resistant population as a whole</w:delText>
        </w:r>
        <w:r w:rsidR="005274DD" w:rsidRPr="00831DB0" w:rsidDel="00331E42">
          <w:rPr>
            <w:rFonts w:cs="Arial"/>
            <w:color w:val="000000" w:themeColor="text1"/>
          </w:rPr>
          <w:delText>,</w:delText>
        </w:r>
        <w:r w:rsidR="002617FA" w:rsidRPr="00831DB0" w:rsidDel="00331E42">
          <w:rPr>
            <w:rFonts w:cs="Arial"/>
            <w:color w:val="000000" w:themeColor="text1"/>
          </w:rPr>
          <w:delText xml:space="preserve"> </w:delText>
        </w:r>
        <w:r w:rsidR="00E47A89" w:rsidRPr="00831DB0" w:rsidDel="00331E42">
          <w:rPr>
            <w:rFonts w:cs="Arial"/>
            <w:color w:val="000000" w:themeColor="text1"/>
          </w:rPr>
          <w:delText>we</w:delText>
        </w:r>
        <w:r w:rsidR="002617FA" w:rsidRPr="00831DB0" w:rsidDel="00331E42">
          <w:rPr>
            <w:rFonts w:cs="Arial"/>
            <w:color w:val="000000" w:themeColor="text1"/>
          </w:rPr>
          <w:delText xml:space="preserve"> also added </w:delText>
        </w:r>
        <w:r w:rsidR="005274DD" w:rsidRPr="00831DB0" w:rsidDel="00331E42">
          <w:rPr>
            <w:rFonts w:cs="Arial"/>
            <w:color w:val="000000" w:themeColor="text1"/>
          </w:rPr>
          <w:delText xml:space="preserve">PA14 </w:delText>
        </w:r>
        <w:r w:rsidR="005274DD" w:rsidRPr="00831DB0" w:rsidDel="00331E42">
          <w:rPr>
            <w:rFonts w:cs="Arial"/>
            <w:i/>
            <w:color w:val="000000" w:themeColor="text1"/>
          </w:rPr>
          <w:delText>∆pilA</w:delText>
        </w:r>
        <w:r w:rsidR="007B12BC" w:rsidRPr="00831DB0" w:rsidDel="00331E42">
          <w:rPr>
            <w:rFonts w:cs="Arial"/>
            <w:i/>
            <w:color w:val="000000" w:themeColor="text1"/>
          </w:rPr>
          <w:delText xml:space="preserve"> </w:delText>
        </w:r>
        <w:r w:rsidR="007B12BC" w:rsidRPr="00831DB0" w:rsidDel="00331E42">
          <w:rPr>
            <w:rFonts w:cs="Arial"/>
            <w:color w:val="000000" w:themeColor="text1"/>
          </w:rPr>
          <w:delText>(surface mutant; SM</w:delText>
        </w:r>
        <w:r w:rsidR="0011581C" w:rsidDel="00331E42">
          <w:rPr>
            <w:rFonts w:cs="Arial"/>
            <w:color w:val="000000" w:themeColor="text1"/>
          </w:rPr>
          <w:delText>, which is fully resistant to phage DMS3vir and has a distinct “smooth” colony morphology</w:delText>
        </w:r>
        <w:r w:rsidR="007B12BC" w:rsidRPr="00831DB0" w:rsidDel="00331E42">
          <w:rPr>
            <w:rFonts w:cs="Arial"/>
            <w:color w:val="000000" w:themeColor="text1"/>
          </w:rPr>
          <w:delText>)</w:delText>
        </w:r>
        <w:r w:rsidR="005274DD" w:rsidRPr="00831DB0" w:rsidDel="00331E42">
          <w:rPr>
            <w:rFonts w:cs="Arial"/>
            <w:color w:val="000000" w:themeColor="text1"/>
          </w:rPr>
          <w:delText xml:space="preserve"> </w:delText>
        </w:r>
        <w:r w:rsidR="00790F00" w:rsidRPr="00831DB0" w:rsidDel="00331E42">
          <w:rPr>
            <w:rFonts w:cs="Arial"/>
            <w:color w:val="000000" w:themeColor="text1"/>
          </w:rPr>
          <w:delText xml:space="preserve">to each mix </w:delText>
        </w:r>
        <w:r w:rsidR="005274DD" w:rsidRPr="00831DB0" w:rsidDel="00331E42">
          <w:rPr>
            <w:rFonts w:cs="Arial"/>
            <w:color w:val="000000" w:themeColor="text1"/>
          </w:rPr>
          <w:delText>in equal proportion to the CRISPR population</w:delText>
        </w:r>
        <w:r w:rsidR="00AE2B69" w:rsidRPr="00831DB0" w:rsidDel="00331E42">
          <w:rPr>
            <w:rFonts w:cs="Arial"/>
            <w:color w:val="000000" w:themeColor="text1"/>
          </w:rPr>
          <w:delText>.</w:delText>
        </w:r>
        <w:r w:rsidRPr="00831DB0" w:rsidDel="00331E42">
          <w:rPr>
            <w:rFonts w:cs="Arial"/>
            <w:color w:val="000000" w:themeColor="text1"/>
          </w:rPr>
          <w:delText xml:space="preserve"> We then inoculated 6ml of M9</w:delText>
        </w:r>
        <w:r w:rsidR="00A81C0D" w:rsidDel="00331E42">
          <w:rPr>
            <w:rFonts w:cs="Arial"/>
            <w:color w:val="000000" w:themeColor="text1"/>
          </w:rPr>
          <w:delText xml:space="preserve">m </w:delText>
        </w:r>
        <w:r w:rsidRPr="00831DB0" w:rsidDel="00331E42">
          <w:rPr>
            <w:rFonts w:cs="Arial"/>
            <w:color w:val="000000" w:themeColor="text1"/>
          </w:rPr>
          <w:delText xml:space="preserve">1:100 from each mix. </w:delText>
        </w:r>
        <w:r w:rsidR="00597318" w:rsidRPr="00831DB0" w:rsidDel="00331E42">
          <w:rPr>
            <w:rFonts w:cs="Arial"/>
            <w:color w:val="000000" w:themeColor="text1"/>
          </w:rPr>
          <w:delText>Approximately 1x10</w:delText>
        </w:r>
        <w:r w:rsidR="0000288F" w:rsidRPr="00831DB0" w:rsidDel="00331E42">
          <w:rPr>
            <w:rFonts w:cs="Arial"/>
            <w:color w:val="000000" w:themeColor="text1"/>
            <w:vertAlign w:val="superscript"/>
          </w:rPr>
          <w:delText>6</w:delText>
        </w:r>
        <w:r w:rsidR="00597318" w:rsidRPr="00831DB0" w:rsidDel="00331E42">
          <w:rPr>
            <w:rFonts w:cs="Arial"/>
            <w:color w:val="000000" w:themeColor="text1"/>
          </w:rPr>
          <w:delText xml:space="preserve"> pfu </w:delText>
        </w:r>
        <w:r w:rsidR="003E6E28" w:rsidRPr="00831DB0" w:rsidDel="00331E42">
          <w:rPr>
            <w:rFonts w:cs="Arial"/>
            <w:color w:val="000000" w:themeColor="text1"/>
          </w:rPr>
          <w:delText>ml</w:delText>
        </w:r>
        <w:r w:rsidR="003E6E28" w:rsidRPr="00831DB0" w:rsidDel="00331E42">
          <w:rPr>
            <w:rFonts w:cs="Arial"/>
            <w:color w:val="000000" w:themeColor="text1"/>
            <w:vertAlign w:val="superscript"/>
          </w:rPr>
          <w:delText xml:space="preserve">-1 </w:delText>
        </w:r>
        <w:r w:rsidR="00590E8C" w:rsidRPr="00831DB0" w:rsidDel="00331E42">
          <w:rPr>
            <w:rFonts w:cs="Arial"/>
            <w:color w:val="000000" w:themeColor="text1"/>
          </w:rPr>
          <w:delText xml:space="preserve">of </w:delText>
        </w:r>
        <w:r w:rsidR="0000288F" w:rsidRPr="00831DB0" w:rsidDel="00331E42">
          <w:rPr>
            <w:rFonts w:cs="Arial"/>
            <w:color w:val="000000" w:themeColor="text1"/>
          </w:rPr>
          <w:delText xml:space="preserve">the escape phage targeting </w:delText>
        </w:r>
        <w:r w:rsidR="00590E8C" w:rsidRPr="00831DB0" w:rsidDel="00331E42">
          <w:rPr>
            <w:rFonts w:cs="Arial"/>
            <w:color w:val="000000" w:themeColor="text1"/>
          </w:rPr>
          <w:delText xml:space="preserve">the labelled BIM </w:delText>
        </w:r>
        <w:r w:rsidR="003E6E28" w:rsidRPr="00831DB0" w:rsidDel="00331E42">
          <w:rPr>
            <w:rFonts w:cs="Arial"/>
            <w:color w:val="000000" w:themeColor="text1"/>
          </w:rPr>
          <w:delText>were</w:delText>
        </w:r>
        <w:r w:rsidR="00590E8C" w:rsidRPr="00831DB0" w:rsidDel="00331E42">
          <w:rPr>
            <w:rFonts w:cs="Arial"/>
            <w:color w:val="000000" w:themeColor="text1"/>
          </w:rPr>
          <w:delText xml:space="preserve"> then</w:delText>
        </w:r>
        <w:r w:rsidR="00597318" w:rsidRPr="00831DB0" w:rsidDel="00331E42">
          <w:rPr>
            <w:rFonts w:cs="Arial"/>
            <w:color w:val="000000" w:themeColor="text1"/>
          </w:rPr>
          <w:delText xml:space="preserve"> added to each vial. </w:delText>
        </w:r>
        <w:r w:rsidR="00590E8C" w:rsidRPr="00831DB0" w:rsidDel="00331E42">
          <w:rPr>
            <w:rFonts w:cs="Arial"/>
            <w:color w:val="000000" w:themeColor="text1"/>
          </w:rPr>
          <w:delText>We also established 1- and 24-clone treatments with ancestral phage as controls. Polyclonal treatments consisted of 8 biological replicates (</w:delText>
        </w:r>
        <w:r w:rsidR="00590E8C" w:rsidRPr="00831DB0" w:rsidDel="00331E42">
          <w:rPr>
            <w:rFonts w:cs="Arial"/>
            <w:i/>
            <w:color w:val="000000" w:themeColor="text1"/>
          </w:rPr>
          <w:delText>N</w:delText>
        </w:r>
        <w:r w:rsidR="00590E8C" w:rsidRPr="00831DB0" w:rsidDel="00331E42">
          <w:rPr>
            <w:rFonts w:cs="Arial"/>
            <w:color w:val="000000" w:themeColor="text1"/>
          </w:rPr>
          <w:delText>=8) to ensure that both BIMs and phage were equally represented across treatments, while the 1-clone treatment</w:delText>
        </w:r>
        <w:r w:rsidR="006679AA" w:rsidRPr="00831DB0" w:rsidDel="00331E42">
          <w:rPr>
            <w:rFonts w:cs="Arial"/>
            <w:color w:val="000000" w:themeColor="text1"/>
          </w:rPr>
          <w:delText>s</w:delText>
        </w:r>
        <w:r w:rsidR="00590E8C" w:rsidRPr="00831DB0" w:rsidDel="00331E42">
          <w:rPr>
            <w:rFonts w:cs="Arial"/>
            <w:color w:val="000000" w:themeColor="text1"/>
          </w:rPr>
          <w:delText xml:space="preserve"> consisted of 24 biological replicates (</w:delText>
        </w:r>
        <w:r w:rsidR="00590E8C" w:rsidRPr="00831DB0" w:rsidDel="00331E42">
          <w:rPr>
            <w:rFonts w:cs="Arial"/>
            <w:i/>
            <w:color w:val="000000" w:themeColor="text1"/>
          </w:rPr>
          <w:delText>N</w:delText>
        </w:r>
        <w:r w:rsidR="00590E8C" w:rsidRPr="00831DB0" w:rsidDel="00331E42">
          <w:rPr>
            <w:rFonts w:cs="Arial"/>
            <w:color w:val="000000" w:themeColor="text1"/>
          </w:rPr>
          <w:delText>=24)</w:delText>
        </w:r>
        <w:r w:rsidR="006679AA" w:rsidRPr="00831DB0" w:rsidDel="00331E42">
          <w:rPr>
            <w:rFonts w:cs="Arial"/>
            <w:color w:val="000000" w:themeColor="text1"/>
          </w:rPr>
          <w:delText xml:space="preserve">. </w:delText>
        </w:r>
        <w:r w:rsidR="00C46A11" w:rsidRPr="009C64AD" w:rsidDel="00331E42">
          <w:rPr>
            <w:rFonts w:cs="Arial"/>
            <w:color w:val="000000" w:themeColor="text1"/>
          </w:rPr>
          <w:delText>Glass vials were incubated at 37˚C while shaking at 180rpm. At 1, 2, and 3 days-post infection (dpi), the sampling of the phage and bacterial culture was repeated as described. Cultures were transferred 1:100 to fresh media after sampling had been carried out. The experiment was terminated at 3 dpi.</w:delText>
        </w:r>
        <w:r w:rsidR="00C46A11" w:rsidDel="00331E42">
          <w:rPr>
            <w:rFonts w:cs="Arial"/>
            <w:color w:val="000000" w:themeColor="text1"/>
          </w:rPr>
          <w:delText xml:space="preserve"> </w:delText>
        </w:r>
      </w:del>
    </w:p>
    <w:p w14:paraId="2C35A921" w14:textId="0DD8D660" w:rsidR="00590E8C" w:rsidRPr="009C0FC6" w:rsidDel="00331E42" w:rsidRDefault="00590E8C">
      <w:pPr>
        <w:jc w:val="both"/>
        <w:rPr>
          <w:del w:id="446" w:author="Common, Jack" w:date="2019-10-23T11:58:00Z"/>
          <w:rFonts w:cs="Arial"/>
          <w:color w:val="000000" w:themeColor="text1"/>
        </w:rPr>
        <w:pPrChange w:id="447" w:author="Common, Jack" w:date="2019-10-23T13:04:00Z">
          <w:pPr>
            <w:spacing w:line="480" w:lineRule="auto"/>
            <w:jc w:val="both"/>
          </w:pPr>
        </w:pPrChange>
      </w:pPr>
    </w:p>
    <w:p w14:paraId="394F2AF9" w14:textId="1A243C42" w:rsidR="00FE5B39" w:rsidDel="00331E42" w:rsidRDefault="00C46A11">
      <w:pPr>
        <w:jc w:val="both"/>
        <w:rPr>
          <w:del w:id="448" w:author="Common, Jack" w:date="2019-10-23T11:58:00Z"/>
          <w:rFonts w:cs="Arial"/>
          <w:color w:val="000000" w:themeColor="text1"/>
        </w:rPr>
        <w:pPrChange w:id="449" w:author="Common, Jack" w:date="2019-10-23T13:04:00Z">
          <w:pPr>
            <w:spacing w:line="480" w:lineRule="auto"/>
            <w:jc w:val="both"/>
          </w:pPr>
        </w:pPrChange>
      </w:pPr>
      <w:del w:id="450" w:author="Common, Jack" w:date="2019-10-23T11:58:00Z">
        <w:r w:rsidDel="00331E42">
          <w:rPr>
            <w:rFonts w:cs="Arial"/>
            <w:color w:val="000000" w:themeColor="text1"/>
          </w:rPr>
          <w:delText xml:space="preserve">Each day </w:delText>
        </w:r>
        <w:r w:rsidR="00597318" w:rsidRPr="009C0FC6" w:rsidDel="00331E42">
          <w:rPr>
            <w:rFonts w:cs="Arial"/>
            <w:color w:val="000000" w:themeColor="text1"/>
          </w:rPr>
          <w:delText xml:space="preserve">180μl of culture was taken from each vial and phage was extracted using chloroform. Phage titres were determined by serially diluting extracted phage in 1x M9 salts, and then spotting 5μl of each dilution on a top lawn of </w:delText>
        </w:r>
        <w:r w:rsidR="00597318" w:rsidRPr="009C0FC6" w:rsidDel="00331E42">
          <w:rPr>
            <w:rFonts w:cs="Arial"/>
            <w:i/>
            <w:color w:val="000000" w:themeColor="text1"/>
          </w:rPr>
          <w:delText>P. aeruginosa</w:delText>
        </w:r>
        <w:r w:rsidR="00597318" w:rsidRPr="009C0FC6" w:rsidDel="00331E42">
          <w:rPr>
            <w:rFonts w:cs="Arial"/>
            <w:color w:val="000000" w:themeColor="text1"/>
          </w:rPr>
          <w:delText xml:space="preserve"> PA14 </w:delText>
        </w:r>
        <w:r w:rsidR="00597318" w:rsidRPr="009C0FC6" w:rsidDel="00331E42">
          <w:rPr>
            <w:rFonts w:cs="Arial"/>
            <w:i/>
            <w:color w:val="000000" w:themeColor="text1"/>
          </w:rPr>
          <w:delText>csy3::lacZ</w:delText>
        </w:r>
        <w:r w:rsidR="0000288F" w:rsidRPr="009C0FC6" w:rsidDel="00331E42">
          <w:rPr>
            <w:rFonts w:cs="Arial"/>
            <w:color w:val="000000" w:themeColor="text1"/>
          </w:rPr>
          <w:delText>, which was then incubated at 37˚C for 24hrs</w:delText>
        </w:r>
        <w:r w:rsidR="00597318" w:rsidRPr="009C0FC6" w:rsidDel="00331E42">
          <w:rPr>
            <w:rFonts w:cs="Arial"/>
            <w:color w:val="000000" w:themeColor="text1"/>
          </w:rPr>
          <w:delText xml:space="preserve">. </w:delText>
        </w:r>
        <w:r w:rsidR="0000288F" w:rsidRPr="009C0FC6" w:rsidDel="00331E42">
          <w:rPr>
            <w:rFonts w:cs="Arial"/>
            <w:color w:val="000000" w:themeColor="text1"/>
          </w:rPr>
          <w:delText xml:space="preserve">Phage titres were calculated from this assay. </w:delText>
        </w:r>
        <w:r w:rsidR="00597318" w:rsidRPr="009C0FC6" w:rsidDel="00331E42">
          <w:rPr>
            <w:rFonts w:cs="Arial"/>
            <w:color w:val="000000" w:themeColor="text1"/>
          </w:rPr>
          <w:delText>The detection limit of phage spot assays is 10</w:delText>
        </w:r>
        <w:r w:rsidR="00597318" w:rsidRPr="009C0FC6" w:rsidDel="00331E42">
          <w:rPr>
            <w:rFonts w:cs="Arial"/>
            <w:color w:val="000000" w:themeColor="text1"/>
            <w:vertAlign w:val="superscript"/>
          </w:rPr>
          <w:delText>2</w:delText>
        </w:r>
        <w:r w:rsidR="00597318" w:rsidRPr="009C0FC6" w:rsidDel="00331E42">
          <w:rPr>
            <w:rFonts w:cs="Arial"/>
            <w:color w:val="000000" w:themeColor="text1"/>
          </w:rPr>
          <w:delText xml:space="preserve"> pfu ml</w:delText>
        </w:r>
        <w:r w:rsidR="00597318" w:rsidRPr="009C0FC6" w:rsidDel="00331E42">
          <w:rPr>
            <w:rFonts w:cs="Arial"/>
            <w:color w:val="000000" w:themeColor="text1"/>
            <w:vertAlign w:val="superscript"/>
          </w:rPr>
          <w:delText>–1</w:delText>
        </w:r>
        <w:r w:rsidR="00597318" w:rsidRPr="009C0FC6" w:rsidDel="00331E42">
          <w:rPr>
            <w:rFonts w:cs="Arial"/>
            <w:color w:val="000000" w:themeColor="text1"/>
          </w:rPr>
          <w:delText xml:space="preserve">. </w:delText>
        </w:r>
        <w:r w:rsidR="00A23B4F" w:rsidDel="00331E42">
          <w:rPr>
            <w:rFonts w:cs="Arial"/>
            <w:color w:val="000000" w:themeColor="text1"/>
          </w:rPr>
          <w:delText xml:space="preserve">To monitor bacterial densities, </w:delText>
        </w:r>
        <w:r w:rsidR="00597318" w:rsidRPr="009C0FC6" w:rsidDel="00331E42">
          <w:rPr>
            <w:rFonts w:cs="Arial"/>
            <w:color w:val="000000" w:themeColor="text1"/>
          </w:rPr>
          <w:delText xml:space="preserve">culture </w:delText>
        </w:r>
        <w:r w:rsidR="00F614B0" w:rsidDel="00331E42">
          <w:rPr>
            <w:rFonts w:cs="Arial"/>
            <w:color w:val="000000" w:themeColor="text1"/>
          </w:rPr>
          <w:delText xml:space="preserve">samples </w:delText>
        </w:r>
        <w:r w:rsidR="00597318" w:rsidRPr="009C0FC6" w:rsidDel="00331E42">
          <w:rPr>
            <w:rFonts w:cs="Arial"/>
            <w:color w:val="000000" w:themeColor="text1"/>
          </w:rPr>
          <w:delText xml:space="preserve">were serially diluted in </w:delText>
        </w:r>
        <w:r w:rsidR="0000288F" w:rsidRPr="009C0FC6" w:rsidDel="00331E42">
          <w:rPr>
            <w:rFonts w:cs="Arial"/>
            <w:color w:val="000000" w:themeColor="text1"/>
          </w:rPr>
          <w:delText>1x M9 salts</w:delText>
        </w:r>
        <w:r w:rsidR="00597318" w:rsidRPr="009C0FC6" w:rsidDel="00331E42">
          <w:rPr>
            <w:rFonts w:cs="Arial"/>
            <w:color w:val="000000" w:themeColor="text1"/>
          </w:rPr>
          <w:delText xml:space="preserve">, </w:delText>
        </w:r>
        <w:r w:rsidR="0000288F" w:rsidRPr="009C0FC6" w:rsidDel="00331E42">
          <w:rPr>
            <w:rFonts w:cs="Arial"/>
            <w:color w:val="000000" w:themeColor="text1"/>
          </w:rPr>
          <w:delText xml:space="preserve">and then </w:delText>
        </w:r>
        <w:r w:rsidR="00597318" w:rsidRPr="009C0FC6" w:rsidDel="00331E42">
          <w:rPr>
            <w:rFonts w:cs="Arial"/>
            <w:color w:val="000000" w:themeColor="text1"/>
          </w:rPr>
          <w:delText>plated on</w:delText>
        </w:r>
        <w:r w:rsidR="0000288F" w:rsidRPr="009C0FC6" w:rsidDel="00331E42">
          <w:rPr>
            <w:rFonts w:cs="Arial"/>
            <w:color w:val="000000" w:themeColor="text1"/>
          </w:rPr>
          <w:delText xml:space="preserve"> LB agar + 40µg/ml X-gal + 0.1mM IPTG</w:delText>
        </w:r>
        <w:r w:rsidR="00597318" w:rsidRPr="009C0FC6" w:rsidDel="00331E42">
          <w:rPr>
            <w:rFonts w:cs="Arial"/>
            <w:color w:val="000000" w:themeColor="text1"/>
          </w:rPr>
          <w:delText xml:space="preserve">, and incubated </w:delText>
        </w:r>
        <w:r w:rsidR="0000288F" w:rsidRPr="009C0FC6" w:rsidDel="00331E42">
          <w:rPr>
            <w:rFonts w:cs="Arial"/>
            <w:color w:val="000000" w:themeColor="text1"/>
          </w:rPr>
          <w:delText>for 48hrs</w:delText>
        </w:r>
        <w:r w:rsidR="00597318" w:rsidRPr="009C0FC6" w:rsidDel="00331E42">
          <w:rPr>
            <w:rFonts w:cs="Arial"/>
            <w:color w:val="000000" w:themeColor="text1"/>
          </w:rPr>
          <w:delText xml:space="preserve"> at 37˚C</w:delText>
        </w:r>
        <w:r w:rsidR="0000288F" w:rsidRPr="009C0FC6" w:rsidDel="00331E42">
          <w:rPr>
            <w:rFonts w:cs="Arial"/>
            <w:color w:val="000000" w:themeColor="text1"/>
          </w:rPr>
          <w:delText xml:space="preserve">. The density of </w:delText>
        </w:r>
        <w:r w:rsidR="007B12BC" w:rsidRPr="009C0FC6" w:rsidDel="00331E42">
          <w:rPr>
            <w:rFonts w:cs="Arial"/>
            <w:color w:val="000000" w:themeColor="text1"/>
          </w:rPr>
          <w:delText>SM</w:delText>
        </w:r>
        <w:r w:rsidR="0000288F" w:rsidRPr="009C0FC6" w:rsidDel="00331E42">
          <w:rPr>
            <w:rFonts w:cs="Arial"/>
            <w:color w:val="000000" w:themeColor="text1"/>
          </w:rPr>
          <w:delText xml:space="preserve">, CRISPR and the labelled BIM was then calculated. SM were differentiated from CRISPR clones by their “smooth” colony morphology, and the labelled BIM was identified by the blue:white screen. </w:delText>
        </w:r>
      </w:del>
    </w:p>
    <w:p w14:paraId="3B77723D" w14:textId="7B287428" w:rsidR="00FE5B39" w:rsidDel="00331E42" w:rsidRDefault="00FE5B39">
      <w:pPr>
        <w:jc w:val="both"/>
        <w:rPr>
          <w:del w:id="451" w:author="Common, Jack" w:date="2019-10-23T11:58:00Z"/>
          <w:rFonts w:cs="Arial"/>
          <w:color w:val="000000" w:themeColor="text1"/>
        </w:rPr>
        <w:pPrChange w:id="452" w:author="Common, Jack" w:date="2019-10-23T13:04:00Z">
          <w:pPr>
            <w:spacing w:line="480" w:lineRule="auto"/>
            <w:jc w:val="both"/>
          </w:pPr>
        </w:pPrChange>
      </w:pPr>
    </w:p>
    <w:p w14:paraId="2FAD90AA" w14:textId="3E938EA0" w:rsidR="0000288F" w:rsidRPr="00831DB0" w:rsidDel="00331E42" w:rsidRDefault="00FE5B39">
      <w:pPr>
        <w:jc w:val="both"/>
        <w:rPr>
          <w:del w:id="453" w:author="Common, Jack" w:date="2019-10-23T11:58:00Z"/>
          <w:rFonts w:cs="Arial"/>
          <w:color w:val="000000" w:themeColor="text1"/>
        </w:rPr>
        <w:pPrChange w:id="454" w:author="Common, Jack" w:date="2019-10-23T13:04:00Z">
          <w:pPr>
            <w:spacing w:line="480" w:lineRule="auto"/>
            <w:jc w:val="both"/>
          </w:pPr>
        </w:pPrChange>
      </w:pPr>
      <w:del w:id="455" w:author="Common, Jack" w:date="2019-10-23T11:58:00Z">
        <w:r w:rsidDel="00331E42">
          <w:rPr>
            <w:rFonts w:cs="Arial"/>
            <w:color w:val="000000" w:themeColor="text1"/>
          </w:rPr>
          <w:delText xml:space="preserve">We assessed the competitive performance of the CRISPR relative to SM clones and the labelled BIM relative to </w:delText>
        </w:r>
        <w:r w:rsidR="00F614B0" w:rsidDel="00331E42">
          <w:rPr>
            <w:rFonts w:cs="Arial"/>
            <w:color w:val="000000" w:themeColor="text1"/>
          </w:rPr>
          <w:delText>non-labelled BIMs</w:delText>
        </w:r>
        <w:r w:rsidDel="00331E42">
          <w:rPr>
            <w:rFonts w:cs="Arial"/>
            <w:color w:val="000000" w:themeColor="text1"/>
          </w:rPr>
          <w:delText xml:space="preserve"> by calculating selection rate </w:delText>
        </w:r>
        <w:r w:rsidR="00821B3F" w:rsidDel="00331E42">
          <w:rPr>
            <w:rFonts w:cs="Arial"/>
            <w:color w:val="000000" w:themeColor="text1"/>
          </w:rPr>
          <w:delText>(</w:delText>
        </w:r>
        <w:r w:rsidR="00821B3F" w:rsidDel="00331E42">
          <w:rPr>
            <w:rFonts w:cs="Arial"/>
            <w:i/>
            <w:color w:val="000000" w:themeColor="text1"/>
          </w:rPr>
          <w:delText>r</w:delText>
        </w:r>
        <w:r w:rsidR="001638E4" w:rsidDel="00331E42">
          <w:rPr>
            <w:rFonts w:cs="Arial"/>
            <w:i/>
            <w:color w:val="000000" w:themeColor="text1"/>
            <w:vertAlign w:val="subscript"/>
          </w:rPr>
          <w:delText>n</w:delText>
        </w:r>
        <w:r w:rsidR="00821B3F" w:rsidDel="00331E42">
          <w:rPr>
            <w:rFonts w:cs="Arial"/>
            <w:color w:val="000000" w:themeColor="text1"/>
          </w:rPr>
          <w:delText xml:space="preserve"> = </w:delText>
        </w:r>
        <w:r w:rsidR="001638E4" w:rsidDel="00331E42">
          <w:rPr>
            <w:rFonts w:cs="Arial"/>
            <w:color w:val="000000" w:themeColor="text1"/>
          </w:rPr>
          <w:delText>(</w:delText>
        </w:r>
        <w:r w:rsidR="00821B3F" w:rsidDel="00331E42">
          <w:rPr>
            <w:rFonts w:cs="Arial"/>
            <w:color w:val="000000" w:themeColor="text1"/>
          </w:rPr>
          <w:delText>ln</w:delText>
        </w:r>
        <w:r w:rsidR="001638E4" w:rsidDel="00331E42">
          <w:rPr>
            <w:rFonts w:cs="Arial"/>
            <w:color w:val="000000" w:themeColor="text1"/>
          </w:rPr>
          <w:delText xml:space="preserve"> </w:delText>
        </w:r>
        <w:r w:rsidR="00821B3F" w:rsidDel="00331E42">
          <w:rPr>
            <w:rFonts w:cs="Arial"/>
            <w:color w:val="000000" w:themeColor="text1"/>
          </w:rPr>
          <w:delText>[density strain A at t</w:delText>
        </w:r>
        <w:r w:rsidR="001638E4" w:rsidDel="00331E42">
          <w:rPr>
            <w:rFonts w:cs="Arial"/>
            <w:color w:val="000000" w:themeColor="text1"/>
            <w:vertAlign w:val="subscript"/>
          </w:rPr>
          <w:delText>n</w:delText>
        </w:r>
        <w:r w:rsidR="001638E4" w:rsidDel="00331E42">
          <w:rPr>
            <w:rFonts w:cs="Arial"/>
            <w:color w:val="000000" w:themeColor="text1"/>
          </w:rPr>
          <w:delText>/density strain A at t</w:delText>
        </w:r>
        <w:r w:rsidR="001638E4" w:rsidDel="00331E42">
          <w:rPr>
            <w:rFonts w:cs="Arial"/>
            <w:color w:val="000000" w:themeColor="text1"/>
            <w:vertAlign w:val="subscript"/>
          </w:rPr>
          <w:delText>n-1</w:delText>
        </w:r>
        <w:r w:rsidR="001638E4" w:rsidDel="00331E42">
          <w:rPr>
            <w:rFonts w:cs="Arial"/>
            <w:color w:val="000000" w:themeColor="text1"/>
          </w:rPr>
          <w:delText>] – ln[density strain B at t</w:delText>
        </w:r>
        <w:r w:rsidR="001638E4" w:rsidDel="00331E42">
          <w:rPr>
            <w:rFonts w:cs="Arial"/>
            <w:color w:val="000000" w:themeColor="text1"/>
            <w:vertAlign w:val="subscript"/>
          </w:rPr>
          <w:delText>n</w:delText>
        </w:r>
        <w:r w:rsidR="001638E4" w:rsidDel="00331E42">
          <w:rPr>
            <w:rFonts w:cs="Arial"/>
            <w:color w:val="000000" w:themeColor="text1"/>
          </w:rPr>
          <w:delText>/density strain B at t</w:delText>
        </w:r>
        <w:r w:rsidR="001638E4" w:rsidDel="00331E42">
          <w:rPr>
            <w:rFonts w:cs="Arial"/>
            <w:color w:val="000000" w:themeColor="text1"/>
            <w:vertAlign w:val="subscript"/>
          </w:rPr>
          <w:delText>n-1</w:delText>
        </w:r>
        <w:r w:rsidR="001638E4" w:rsidDel="00331E42">
          <w:rPr>
            <w:rFonts w:cs="Arial"/>
            <w:color w:val="000000" w:themeColor="text1"/>
          </w:rPr>
          <w:delText>])/day)</w:delText>
        </w:r>
        <w:r w:rsidR="002B0560" w:rsidDel="00331E42">
          <w:rPr>
            <w:rFonts w:cs="Arial"/>
            <w:color w:val="000000" w:themeColor="text1"/>
          </w:rPr>
          <w:delText xml:space="preserve"> </w:delText>
        </w:r>
        <w:r w:rsidR="002B0560" w:rsidDel="00331E42">
          <w:rPr>
            <w:rFonts w:cs="Arial"/>
            <w:color w:val="000000" w:themeColor="text1"/>
          </w:rPr>
          <w:fldChar w:fldCharType="begin"/>
        </w:r>
        <w:r w:rsidR="009C0FC6" w:rsidDel="00331E42">
          <w:rPr>
            <w:rFonts w:cs="Arial"/>
            <w:color w:val="000000" w:themeColor="text1"/>
          </w:rPr>
          <w:delInstrText xml:space="preserve"> ADDIN EN.CITE &lt;EndNote&gt;&lt;Cite&gt;&lt;Author&gt;Lenski&lt;/Author&gt;&lt;Year&gt;1991&lt;/Year&gt;&lt;RecNum&gt;1723&lt;/RecNum&gt;&lt;DisplayText&gt;(Lenski, 1991; Travisano &amp;amp; Lenski, 1996)&lt;/DisplayText&gt;&lt;record&gt;&lt;rec-number&gt;1723&lt;/rec-number&gt;&lt;foreign-keys&gt;&lt;key app="EN" db-id="es529ptxovvregexae9v20vfwwzddw2zv59z" timestamp="1563371614"&gt;1723&lt;/key&gt;&lt;/foreign-keys&gt;&lt;ref-type name="Journal Article"&gt;17&lt;/ref-type&gt;&lt;contributors&gt;&lt;authors&gt;&lt;author&gt;Lenski, Richard E&lt;/author&gt;&lt;/authors&gt;&lt;/contributors&gt;&lt;titles&gt;&lt;title&gt;Quantifying fitness and gene stability in microorganisms&lt;/title&gt;&lt;secondary-title&gt;Biotechnology&lt;/secondary-title&gt;&lt;/titles&gt;&lt;periodical&gt;&lt;full-title&gt;Biotechnology&lt;/full-title&gt;&lt;abbr-1&gt;Biotechnology&lt;/abbr-1&gt;&lt;abbr-2&gt;Biotechnology&lt;/abbr-2&gt;&lt;/periodical&gt;&lt;pages&gt;173-192&lt;/pages&gt;&lt;volume&gt;15&lt;/volume&gt;&lt;dates&gt;&lt;year&gt;1991&lt;/year&gt;&lt;/dates&gt;&lt;isbn&gt;0740-7378&lt;/isbn&gt;&lt;urls&gt;&lt;/urls&gt;&lt;/record&gt;&lt;/Cite&gt;&lt;Cite&gt;&lt;Author&gt;Travisano&lt;/Author&gt;&lt;Year&gt;1996&lt;/Year&gt;&lt;RecNum&gt;1722&lt;/RecNum&gt;&lt;record&gt;&lt;rec-number&gt;1722&lt;/rec-number&gt;&lt;foreign-keys&gt;&lt;key app="EN" db-id="es529ptxovvregexae9v20vfwwzddw2zv59z" timestamp="1563371594"&gt;1722&lt;/key&gt;&lt;/foreign-keys&gt;&lt;ref-type name="Journal Article"&gt;17&lt;/ref-type&gt;&lt;contributors&gt;&lt;authors&gt;&lt;author&gt;Travisano, Michael&lt;/author&gt;&lt;author&gt;Lenski, Richard E&lt;/author&gt;&lt;/authors&gt;&lt;/contributors&gt;&lt;titles&gt;&lt;title&gt;Long-term experimental evolution in Escherichia coli. IV. Targets of selection and the specificity of adaptation&lt;/title&gt;&lt;secondary-title&gt;Genetics&lt;/secondary-title&gt;&lt;/titles&gt;&lt;periodical&gt;&lt;full-title&gt;Genetics&lt;/full-title&gt;&lt;abbr-1&gt;Genetics&lt;/abbr-1&gt;&lt;abbr-2&gt;Genetics&lt;/abbr-2&gt;&lt;/periodical&gt;&lt;pages&gt;15-26&lt;/pages&gt;&lt;volume&gt;143&lt;/volume&gt;&lt;number&gt;1&lt;/number&gt;&lt;dates&gt;&lt;year&gt;1996&lt;/year&gt;&lt;/dates&gt;&lt;isbn&gt;0016-6731&lt;/isbn&gt;&lt;urls&gt;&lt;/urls&gt;&lt;/record&gt;&lt;/Cite&gt;&lt;/EndNote&gt;</w:delInstrText>
        </w:r>
        <w:r w:rsidR="002B0560" w:rsidDel="00331E42">
          <w:rPr>
            <w:rFonts w:cs="Arial"/>
            <w:color w:val="000000" w:themeColor="text1"/>
          </w:rPr>
          <w:fldChar w:fldCharType="separate"/>
        </w:r>
        <w:r w:rsidR="002B0560" w:rsidDel="00331E42">
          <w:rPr>
            <w:rFonts w:cs="Arial"/>
            <w:noProof/>
            <w:color w:val="000000" w:themeColor="text1"/>
          </w:rPr>
          <w:delText>(Lenski, 1991; Travisano &amp; Lenski, 1996)</w:delText>
        </w:r>
        <w:r w:rsidR="002B0560" w:rsidDel="00331E42">
          <w:rPr>
            <w:rFonts w:cs="Arial"/>
            <w:color w:val="000000" w:themeColor="text1"/>
          </w:rPr>
          <w:fldChar w:fldCharType="end"/>
        </w:r>
        <w:r w:rsidR="00B42BEB" w:rsidDel="00331E42">
          <w:rPr>
            <w:rFonts w:cs="Arial"/>
            <w:color w:val="000000" w:themeColor="text1"/>
          </w:rPr>
          <w:delText xml:space="preserve">, which </w:delText>
        </w:r>
        <w:r w:rsidR="001638E4" w:rsidDel="00331E42">
          <w:rPr>
            <w:rFonts w:cs="Arial"/>
            <w:color w:val="000000" w:themeColor="text1"/>
          </w:rPr>
          <w:delText xml:space="preserve">expresses competitive performance as the natural log of the relative change in density of one competitor against another. </w:delText>
        </w:r>
      </w:del>
    </w:p>
    <w:p w14:paraId="5BFCB582" w14:textId="3DD378CD" w:rsidR="00D55040" w:rsidRPr="009C0FC6" w:rsidDel="00331E42" w:rsidRDefault="00D55040">
      <w:pPr>
        <w:jc w:val="both"/>
        <w:rPr>
          <w:del w:id="456" w:author="Common, Jack" w:date="2019-10-23T11:58:00Z"/>
          <w:rFonts w:cs="Arial"/>
          <w:color w:val="000000" w:themeColor="text1"/>
        </w:rPr>
        <w:pPrChange w:id="457" w:author="Common, Jack" w:date="2019-10-23T13:04:00Z">
          <w:pPr>
            <w:spacing w:line="480" w:lineRule="auto"/>
            <w:jc w:val="both"/>
          </w:pPr>
        </w:pPrChange>
      </w:pPr>
    </w:p>
    <w:p w14:paraId="08CC1851" w14:textId="22CD0129" w:rsidR="00D55040" w:rsidRPr="009C0FC6" w:rsidDel="00331E42" w:rsidRDefault="006468B7">
      <w:pPr>
        <w:jc w:val="both"/>
        <w:rPr>
          <w:del w:id="458" w:author="Common, Jack" w:date="2019-10-23T11:58:00Z"/>
          <w:rFonts w:cs="Arial"/>
          <w:iCs/>
        </w:rPr>
        <w:pPrChange w:id="459" w:author="Common, Jack" w:date="2019-10-23T13:04:00Z">
          <w:pPr>
            <w:pStyle w:val="Heading2"/>
            <w:spacing w:line="480" w:lineRule="auto"/>
          </w:pPr>
        </w:pPrChange>
      </w:pPr>
      <w:del w:id="460" w:author="Common, Jack" w:date="2019-10-23T11:58:00Z">
        <w:r w:rsidRPr="009C0FC6" w:rsidDel="00331E42">
          <w:rPr>
            <w:rFonts w:cs="Arial"/>
            <w:i/>
            <w:iCs/>
          </w:rPr>
          <w:delText>Phage evolution</w:delText>
        </w:r>
      </w:del>
    </w:p>
    <w:p w14:paraId="67004570" w14:textId="2DB24DA6" w:rsidR="006405D8" w:rsidRPr="009A2AC0" w:rsidDel="00331E42" w:rsidRDefault="006405D8">
      <w:pPr>
        <w:jc w:val="both"/>
        <w:rPr>
          <w:del w:id="461" w:author="Common, Jack" w:date="2019-10-23T11:58:00Z"/>
        </w:rPr>
        <w:pPrChange w:id="462" w:author="Common, Jack" w:date="2019-10-23T13:04:00Z">
          <w:pPr>
            <w:spacing w:line="480" w:lineRule="auto"/>
            <w:jc w:val="both"/>
          </w:pPr>
        </w:pPrChange>
      </w:pPr>
    </w:p>
    <w:p w14:paraId="3D3DB8D0" w14:textId="1ECEB597" w:rsidR="00377309" w:rsidRPr="00831DB0" w:rsidDel="00331E42" w:rsidRDefault="00A7586A">
      <w:pPr>
        <w:jc w:val="both"/>
        <w:rPr>
          <w:del w:id="463" w:author="Common, Jack" w:date="2019-10-23T11:58:00Z"/>
          <w:rFonts w:cs="Arial"/>
          <w:color w:val="000000" w:themeColor="text1"/>
        </w:rPr>
        <w:pPrChange w:id="464" w:author="Common, Jack" w:date="2019-10-23T13:04:00Z">
          <w:pPr>
            <w:spacing w:line="480" w:lineRule="auto"/>
            <w:jc w:val="both"/>
          </w:pPr>
        </w:pPrChange>
      </w:pPr>
      <w:del w:id="465" w:author="Common, Jack" w:date="2019-10-23T11:58:00Z">
        <w:r w:rsidRPr="00831DB0" w:rsidDel="00331E42">
          <w:rPr>
            <w:rFonts w:cs="Arial"/>
            <w:color w:val="000000" w:themeColor="text1"/>
          </w:rPr>
          <w:delText>We examined phage evolution during the experiment by</w:delText>
        </w:r>
        <w:r w:rsidR="00D33ECE" w:rsidRPr="00831DB0" w:rsidDel="00331E42">
          <w:rPr>
            <w:rFonts w:cs="Arial"/>
            <w:color w:val="000000" w:themeColor="text1"/>
          </w:rPr>
          <w:delText xml:space="preserve"> </w:delText>
        </w:r>
        <w:r w:rsidR="006468B7" w:rsidRPr="00831DB0" w:rsidDel="00331E42">
          <w:rPr>
            <w:rFonts w:cs="Arial"/>
            <w:color w:val="000000" w:themeColor="text1"/>
          </w:rPr>
          <w:delText>sampling</w:delText>
        </w:r>
        <w:r w:rsidR="00D33ECE" w:rsidRPr="00831DB0" w:rsidDel="00331E42">
          <w:rPr>
            <w:rFonts w:cs="Arial"/>
            <w:color w:val="000000" w:themeColor="text1"/>
          </w:rPr>
          <w:delText xml:space="preserve"> 12 </w:delText>
        </w:r>
        <w:r w:rsidR="00C46A11" w:rsidRPr="00831DB0" w:rsidDel="00331E42">
          <w:rPr>
            <w:rFonts w:cs="Arial"/>
            <w:color w:val="000000" w:themeColor="text1"/>
          </w:rPr>
          <w:delText xml:space="preserve">individual plaques </w:delText>
        </w:r>
        <w:r w:rsidR="00D33ECE" w:rsidRPr="00831DB0" w:rsidDel="00331E42">
          <w:rPr>
            <w:rFonts w:cs="Arial"/>
            <w:color w:val="000000" w:themeColor="text1"/>
          </w:rPr>
          <w:delText>from each replicate</w:delText>
        </w:r>
        <w:r w:rsidRPr="00831DB0" w:rsidDel="00331E42">
          <w:rPr>
            <w:rFonts w:cs="Arial"/>
            <w:color w:val="000000" w:themeColor="text1"/>
          </w:rPr>
          <w:delText xml:space="preserve"> that had detectable levels of phage from </w:delText>
        </w:r>
        <w:r w:rsidR="00FC3806" w:rsidDel="00331E42">
          <w:rPr>
            <w:rFonts w:cs="Arial"/>
            <w:iCs/>
            <w:color w:val="000000" w:themeColor="text1"/>
          </w:rPr>
          <w:delText>1</w:delText>
        </w:r>
        <w:r w:rsidRPr="00831DB0" w:rsidDel="00331E42">
          <w:rPr>
            <w:rFonts w:cs="Arial"/>
            <w:color w:val="000000" w:themeColor="text1"/>
          </w:rPr>
          <w:delText xml:space="preserve"> to </w:delText>
        </w:r>
        <w:r w:rsidR="00FC3806" w:rsidDel="00331E42">
          <w:rPr>
            <w:rFonts w:cs="Arial"/>
            <w:iCs/>
            <w:color w:val="000000" w:themeColor="text1"/>
          </w:rPr>
          <w:delText>3 dpi</w:delText>
        </w:r>
        <w:r w:rsidR="00C46A11" w:rsidDel="00331E42">
          <w:rPr>
            <w:rFonts w:cs="Arial"/>
            <w:color w:val="000000" w:themeColor="text1"/>
          </w:rPr>
          <w:delText xml:space="preserve">, which were amplified on </w:delText>
        </w:r>
        <w:r w:rsidR="00D33ECE" w:rsidRPr="00831DB0" w:rsidDel="00331E42">
          <w:rPr>
            <w:rFonts w:cs="Arial"/>
            <w:color w:val="000000" w:themeColor="text1"/>
          </w:rPr>
          <w:delText xml:space="preserve">PA14 </w:delText>
        </w:r>
        <w:r w:rsidR="00D33ECE" w:rsidRPr="00831DB0" w:rsidDel="00331E42">
          <w:rPr>
            <w:rFonts w:cs="Arial"/>
            <w:i/>
            <w:color w:val="000000" w:themeColor="text1"/>
          </w:rPr>
          <w:delText xml:space="preserve">csy3::lacZ </w:delText>
        </w:r>
        <w:r w:rsidR="00D33ECE" w:rsidRPr="00831DB0" w:rsidDel="00331E42">
          <w:rPr>
            <w:rFonts w:cs="Arial"/>
            <w:color w:val="000000" w:themeColor="text1"/>
          </w:rPr>
          <w:delText xml:space="preserve">overnight in LB, at 37˚C and shaking at 180rpm. Phage were extracted using chloroform, and then diluted 1000-fold. Samples of each phage were then </w:delText>
        </w:r>
        <w:r w:rsidR="00A23B4F" w:rsidDel="00331E42">
          <w:rPr>
            <w:rFonts w:cs="Arial"/>
            <w:color w:val="000000" w:themeColor="text1"/>
          </w:rPr>
          <w:delText>applied</w:delText>
        </w:r>
        <w:r w:rsidR="00A23B4F" w:rsidRPr="00831DB0" w:rsidDel="00331E42">
          <w:rPr>
            <w:rFonts w:cs="Arial"/>
            <w:color w:val="000000" w:themeColor="text1"/>
          </w:rPr>
          <w:delText xml:space="preserve"> </w:delText>
        </w:r>
        <w:r w:rsidR="00D33ECE" w:rsidRPr="00831DB0" w:rsidDel="00331E42">
          <w:rPr>
            <w:rFonts w:cs="Arial"/>
            <w:color w:val="000000" w:themeColor="text1"/>
          </w:rPr>
          <w:delText xml:space="preserve">on </w:delText>
        </w:r>
        <w:r w:rsidR="003B202D" w:rsidRPr="00831DB0" w:rsidDel="00331E42">
          <w:rPr>
            <w:rFonts w:cs="Arial"/>
            <w:color w:val="000000" w:themeColor="text1"/>
          </w:rPr>
          <w:delText xml:space="preserve">lawns of each of the 24 BIMs and </w:delText>
        </w:r>
        <w:r w:rsidR="00D33ECE" w:rsidRPr="00831DB0" w:rsidDel="00331E42">
          <w:rPr>
            <w:rFonts w:cs="Arial"/>
            <w:color w:val="000000" w:themeColor="text1"/>
          </w:rPr>
          <w:delText xml:space="preserve">WT PA14 </w:delText>
        </w:r>
        <w:r w:rsidR="00C90B08" w:rsidRPr="00831DB0" w:rsidDel="00331E42">
          <w:rPr>
            <w:rFonts w:cs="Arial"/>
            <w:i/>
            <w:iCs/>
            <w:color w:val="000000" w:themeColor="text1"/>
          </w:rPr>
          <w:delText>csy3::lacZ</w:delText>
        </w:r>
        <w:r w:rsidR="00D33ECE" w:rsidRPr="00831DB0" w:rsidDel="00331E42">
          <w:rPr>
            <w:rFonts w:cs="Arial"/>
            <w:color w:val="000000" w:themeColor="text1"/>
          </w:rPr>
          <w:delText>.</w:delText>
        </w:r>
        <w:r w:rsidRPr="00831DB0" w:rsidDel="00331E42">
          <w:rPr>
            <w:rFonts w:cs="Arial"/>
            <w:color w:val="000000" w:themeColor="text1"/>
          </w:rPr>
          <w:delText xml:space="preserve"> A successful infection </w:delText>
        </w:r>
        <w:r w:rsidR="00942A02" w:rsidRPr="00831DB0" w:rsidDel="00331E42">
          <w:rPr>
            <w:rFonts w:cs="Arial"/>
            <w:color w:val="000000" w:themeColor="text1"/>
          </w:rPr>
          <w:delText>was</w:delText>
        </w:r>
        <w:r w:rsidRPr="00831DB0" w:rsidDel="00331E42">
          <w:rPr>
            <w:rFonts w:cs="Arial"/>
            <w:color w:val="000000" w:themeColor="text1"/>
          </w:rPr>
          <w:delText xml:space="preserve"> indicated by a clear lysis zone on the top lawn. </w:delText>
        </w:r>
        <w:r w:rsidR="006468B7" w:rsidRPr="00831DB0" w:rsidDel="00331E42">
          <w:rPr>
            <w:rFonts w:cs="Arial"/>
            <w:color w:val="000000" w:themeColor="text1"/>
          </w:rPr>
          <w:delText>Phage were classified according to whether they had expanded their infectivity range (could infect the original susceptible clone and a new clone in the BIM library)</w:delText>
        </w:r>
        <w:r w:rsidR="00A23B4F" w:rsidDel="00331E42">
          <w:rPr>
            <w:rFonts w:cs="Arial"/>
            <w:color w:val="000000" w:themeColor="text1"/>
          </w:rPr>
          <w:delText xml:space="preserve">. </w:delText>
        </w:r>
        <w:r w:rsidR="00F614B0" w:rsidDel="00331E42">
          <w:rPr>
            <w:rFonts w:cs="Arial"/>
            <w:color w:val="000000" w:themeColor="text1"/>
          </w:rPr>
          <w:delText>Of the phages that</w:delText>
        </w:r>
        <w:r w:rsidR="00DD2815" w:rsidDel="00331E42">
          <w:rPr>
            <w:rFonts w:cs="Arial"/>
            <w:color w:val="000000" w:themeColor="text1"/>
          </w:rPr>
          <w:delText xml:space="preserve"> </w:delText>
        </w:r>
        <w:r w:rsidR="006468B7" w:rsidRPr="00831DB0" w:rsidDel="00331E42">
          <w:rPr>
            <w:rFonts w:cs="Arial"/>
            <w:color w:val="000000" w:themeColor="text1"/>
          </w:rPr>
          <w:delText>had undergone a host shift (lost infectivity to the original clone and could only infect a new clone)</w:delText>
        </w:r>
        <w:r w:rsidR="00F614B0" w:rsidDel="00331E42">
          <w:rPr>
            <w:rFonts w:cs="Arial"/>
            <w:color w:val="000000" w:themeColor="text1"/>
          </w:rPr>
          <w:delText>,</w:delText>
        </w:r>
        <w:r w:rsidR="00DD2815" w:rsidDel="00331E42">
          <w:rPr>
            <w:rFonts w:cs="Arial"/>
            <w:color w:val="000000" w:themeColor="text1"/>
          </w:rPr>
          <w:delText xml:space="preserve"> </w:delText>
        </w:r>
        <w:r w:rsidR="00F614B0" w:rsidDel="00331E42">
          <w:rPr>
            <w:rFonts w:cs="Arial"/>
            <w:color w:val="000000" w:themeColor="text1"/>
          </w:rPr>
          <w:delText>w</w:delText>
        </w:r>
        <w:r w:rsidR="00DD2815" w:rsidDel="00331E42">
          <w:rPr>
            <w:rFonts w:cs="Arial"/>
            <w:color w:val="000000" w:themeColor="text1"/>
          </w:rPr>
          <w:delText>e confi</w:delText>
        </w:r>
        <w:r w:rsidR="005B0DA4" w:rsidDel="00331E42">
          <w:rPr>
            <w:rFonts w:cs="Arial"/>
            <w:color w:val="000000" w:themeColor="text1"/>
          </w:rPr>
          <w:delText>r</w:delText>
        </w:r>
        <w:r w:rsidR="00DD2815" w:rsidDel="00331E42">
          <w:rPr>
            <w:rFonts w:cs="Arial"/>
            <w:color w:val="000000" w:themeColor="text1"/>
          </w:rPr>
          <w:delText xml:space="preserve">med </w:delText>
        </w:r>
        <w:r w:rsidR="005B0DA4" w:rsidDel="00331E42">
          <w:rPr>
            <w:rFonts w:cs="Arial"/>
            <w:color w:val="000000" w:themeColor="text1"/>
          </w:rPr>
          <w:delText>th</w:delText>
        </w:r>
        <w:r w:rsidR="00F614B0" w:rsidDel="00331E42">
          <w:rPr>
            <w:rFonts w:cs="Arial"/>
            <w:color w:val="000000" w:themeColor="text1"/>
          </w:rPr>
          <w:delText>eir expanded infectivity range</w:delText>
        </w:r>
        <w:r w:rsidR="005B0DA4" w:rsidDel="00331E42">
          <w:rPr>
            <w:rFonts w:cs="Arial"/>
            <w:color w:val="000000" w:themeColor="text1"/>
          </w:rPr>
          <w:delText xml:space="preserve"> </w:delText>
        </w:r>
        <w:r w:rsidR="00775013" w:rsidRPr="00831DB0" w:rsidDel="00331E42">
          <w:rPr>
            <w:rFonts w:cs="Arial"/>
            <w:color w:val="000000" w:themeColor="text1"/>
          </w:rPr>
          <w:delText xml:space="preserve">by sequencing </w:delText>
        </w:r>
        <w:r w:rsidR="005B0F5A" w:rsidRPr="00831DB0" w:rsidDel="00331E42">
          <w:rPr>
            <w:rFonts w:cs="Arial"/>
            <w:color w:val="000000" w:themeColor="text1"/>
          </w:rPr>
          <w:delText>the old and new protospacers on the evolved phage</w:delText>
        </w:r>
        <w:r w:rsidR="00775013" w:rsidRPr="00831DB0" w:rsidDel="00331E42">
          <w:rPr>
            <w:rFonts w:cs="Arial"/>
            <w:color w:val="000000" w:themeColor="text1"/>
          </w:rPr>
          <w:delText xml:space="preserve"> </w:delText>
        </w:r>
        <w:r w:rsidR="00A23B4F" w:rsidDel="00331E42">
          <w:rPr>
            <w:rFonts w:cs="Arial"/>
            <w:color w:val="000000" w:themeColor="text1"/>
          </w:rPr>
          <w:delText xml:space="preserve">genome </w:delText>
        </w:r>
        <w:r w:rsidR="00775013" w:rsidRPr="00831DB0" w:rsidDel="00331E42">
          <w:rPr>
            <w:rFonts w:cs="Arial"/>
            <w:color w:val="000000" w:themeColor="text1"/>
          </w:rPr>
          <w:delText>(SourceBioscience,</w:delText>
        </w:r>
        <w:r w:rsidR="00F714A0" w:rsidRPr="00831DB0" w:rsidDel="00331E42">
          <w:rPr>
            <w:rFonts w:cs="Arial"/>
            <w:color w:val="000000" w:themeColor="text1"/>
          </w:rPr>
          <w:delText xml:space="preserve"> </w:delText>
        </w:r>
        <w:r w:rsidR="00775013" w:rsidRPr="00831DB0" w:rsidDel="00331E42">
          <w:rPr>
            <w:rFonts w:cs="Arial"/>
            <w:color w:val="000000" w:themeColor="text1"/>
          </w:rPr>
          <w:delText>UK)</w:delText>
        </w:r>
        <w:r w:rsidR="005B0F5A" w:rsidRPr="00831DB0" w:rsidDel="00331E42">
          <w:rPr>
            <w:rFonts w:cs="Arial"/>
            <w:color w:val="000000" w:themeColor="text1"/>
          </w:rPr>
          <w:delText>.</w:delText>
        </w:r>
        <w:r w:rsidR="00377309" w:rsidDel="00331E42">
          <w:rPr>
            <w:rFonts w:cs="Arial"/>
            <w:color w:val="000000" w:themeColor="text1"/>
          </w:rPr>
          <w:delText xml:space="preserve"> </w:delText>
        </w:r>
        <w:r w:rsidR="005B0F5A" w:rsidRPr="00831DB0" w:rsidDel="00331E42">
          <w:rPr>
            <w:rFonts w:cs="Arial"/>
            <w:color w:val="000000" w:themeColor="text1"/>
          </w:rPr>
          <w:delText xml:space="preserve">We </w:delText>
        </w:r>
        <w:r w:rsidR="005B2F49" w:rsidDel="00331E42">
          <w:rPr>
            <w:rFonts w:cs="Arial"/>
            <w:color w:val="000000" w:themeColor="text1"/>
          </w:rPr>
          <w:delText>also sequenced</w:delText>
        </w:r>
        <w:r w:rsidR="005B2F49" w:rsidRPr="00831DB0" w:rsidDel="00331E42">
          <w:rPr>
            <w:rFonts w:cs="Arial"/>
            <w:color w:val="000000" w:themeColor="text1"/>
          </w:rPr>
          <w:delText xml:space="preserve"> </w:delText>
        </w:r>
        <w:r w:rsidR="005B0F5A" w:rsidRPr="00831DB0" w:rsidDel="00331E42">
          <w:rPr>
            <w:rFonts w:cs="Arial"/>
            <w:color w:val="000000" w:themeColor="text1"/>
          </w:rPr>
          <w:delText xml:space="preserve">the </w:delText>
        </w:r>
        <w:r w:rsidR="00DB4368" w:rsidDel="00331E42">
          <w:rPr>
            <w:rFonts w:cs="Arial"/>
            <w:color w:val="000000" w:themeColor="text1"/>
          </w:rPr>
          <w:delText>relevant protospacers of the pre-evolved escape</w:delText>
        </w:r>
        <w:r w:rsidR="005B0F5A" w:rsidRPr="00831DB0" w:rsidDel="00331E42">
          <w:rPr>
            <w:rFonts w:cs="Arial"/>
            <w:color w:val="000000" w:themeColor="text1"/>
          </w:rPr>
          <w:delText xml:space="preserve"> phage from the BIM-phage library and ancestral DMS3vir.</w:delText>
        </w:r>
        <w:r w:rsidR="00775013" w:rsidRPr="00831DB0" w:rsidDel="00331E42">
          <w:rPr>
            <w:rFonts w:cs="Arial"/>
            <w:color w:val="000000" w:themeColor="text1"/>
          </w:rPr>
          <w:delText xml:space="preserve"> </w:delText>
        </w:r>
        <w:r w:rsidR="00E31FEE" w:rsidDel="00331E42">
          <w:rPr>
            <w:rFonts w:cs="Arial"/>
            <w:color w:val="000000" w:themeColor="text1"/>
          </w:rPr>
          <w:delText xml:space="preserve">Primers are given in </w:delText>
        </w:r>
        <w:r w:rsidR="00E31FEE" w:rsidDel="00331E42">
          <w:rPr>
            <w:rFonts w:cs="Arial"/>
            <w:b/>
            <w:bCs/>
            <w:color w:val="000000" w:themeColor="text1"/>
          </w:rPr>
          <w:delText>Table S</w:delText>
        </w:r>
        <w:r w:rsidR="00831DB0" w:rsidDel="00331E42">
          <w:rPr>
            <w:rFonts w:cs="Arial"/>
            <w:b/>
            <w:bCs/>
            <w:color w:val="000000" w:themeColor="text1"/>
          </w:rPr>
          <w:delText>3</w:delText>
        </w:r>
        <w:r w:rsidR="00E31FEE" w:rsidDel="00331E42">
          <w:rPr>
            <w:rFonts w:cs="Arial"/>
            <w:color w:val="000000" w:themeColor="text1"/>
          </w:rPr>
          <w:delText xml:space="preserve">. </w:delText>
        </w:r>
      </w:del>
    </w:p>
    <w:p w14:paraId="3A805CA1" w14:textId="7B193506" w:rsidR="0051543D" w:rsidRPr="00831DB0" w:rsidDel="00331E42" w:rsidRDefault="0051543D">
      <w:pPr>
        <w:jc w:val="both"/>
        <w:rPr>
          <w:del w:id="466" w:author="Common, Jack" w:date="2019-10-23T11:58:00Z"/>
          <w:rFonts w:eastAsiaTheme="minorEastAsia" w:cs="Arial"/>
          <w:color w:val="000000" w:themeColor="text1"/>
        </w:rPr>
        <w:pPrChange w:id="467" w:author="Common, Jack" w:date="2019-10-23T13:04:00Z">
          <w:pPr>
            <w:spacing w:line="480" w:lineRule="auto"/>
            <w:jc w:val="both"/>
          </w:pPr>
        </w:pPrChange>
      </w:pPr>
    </w:p>
    <w:p w14:paraId="48111BF3" w14:textId="5A7F73E6" w:rsidR="0051543D" w:rsidRPr="00831DB0" w:rsidDel="00331E42" w:rsidRDefault="00323171">
      <w:pPr>
        <w:jc w:val="both"/>
        <w:rPr>
          <w:del w:id="468" w:author="Common, Jack" w:date="2019-10-23T11:58:00Z"/>
          <w:rFonts w:cs="Arial"/>
          <w:iCs/>
        </w:rPr>
        <w:pPrChange w:id="469" w:author="Common, Jack" w:date="2019-10-23T13:04:00Z">
          <w:pPr>
            <w:pStyle w:val="Heading2"/>
            <w:spacing w:line="480" w:lineRule="auto"/>
            <w:jc w:val="both"/>
          </w:pPr>
        </w:pPrChange>
      </w:pPr>
      <w:del w:id="470" w:author="Common, Jack" w:date="2019-10-23T11:58:00Z">
        <w:r w:rsidRPr="00831DB0" w:rsidDel="00331E42">
          <w:rPr>
            <w:rFonts w:cs="Arial"/>
            <w:i/>
            <w:iCs/>
          </w:rPr>
          <w:delText>Statistical</w:delText>
        </w:r>
        <w:r w:rsidR="0051543D" w:rsidRPr="00831DB0" w:rsidDel="00331E42">
          <w:rPr>
            <w:rFonts w:cs="Arial"/>
            <w:i/>
            <w:iCs/>
          </w:rPr>
          <w:delText xml:space="preserve"> analyses</w:delText>
        </w:r>
      </w:del>
    </w:p>
    <w:p w14:paraId="63DC485B" w14:textId="668E3311" w:rsidR="006405D8" w:rsidRPr="009A2AC0" w:rsidDel="00331E42" w:rsidRDefault="006405D8">
      <w:pPr>
        <w:jc w:val="both"/>
        <w:rPr>
          <w:del w:id="471" w:author="Common, Jack" w:date="2019-10-23T11:58:00Z"/>
        </w:rPr>
        <w:pPrChange w:id="472" w:author="Common, Jack" w:date="2019-10-23T13:04:00Z">
          <w:pPr>
            <w:spacing w:line="480" w:lineRule="auto"/>
            <w:jc w:val="both"/>
          </w:pPr>
        </w:pPrChange>
      </w:pPr>
    </w:p>
    <w:p w14:paraId="529B8881" w14:textId="6B3F01E0" w:rsidR="008E114D" w:rsidRPr="00A93A7C" w:rsidRDefault="00AE2EA5">
      <w:pPr>
        <w:jc w:val="both"/>
        <w:rPr>
          <w:rFonts w:cs="Arial"/>
          <w:color w:val="000000" w:themeColor="text1"/>
        </w:rPr>
        <w:pPrChange w:id="473" w:author="Common, Jack" w:date="2019-10-23T13:04:00Z">
          <w:pPr>
            <w:spacing w:line="480" w:lineRule="auto"/>
            <w:jc w:val="both"/>
          </w:pPr>
        </w:pPrChange>
      </w:pPr>
      <w:del w:id="474" w:author="Common, Jack" w:date="2019-10-23T11:41:00Z">
        <w:r w:rsidDel="00DB4989">
          <w:rPr>
            <w:rFonts w:cs="Arial"/>
          </w:rPr>
          <w:fldChar w:fldCharType="begin"/>
        </w:r>
        <w:r w:rsidDel="00DB4989">
          <w:rPr>
            <w:rFonts w:cs="Arial"/>
          </w:rPr>
          <w:delInstrText xml:space="preserve"> ADDIN EN.CITE &lt;EndNote&gt;&lt;Cite&gt;&lt;Author&gt;Bates&lt;/Author&gt;&lt;Year&gt;2015&lt;/Year&gt;&lt;RecNum&gt;251&lt;/RecNum&gt;&lt;DisplayText&gt;(Bates, 2015)&lt;/DisplayText&gt;&lt;record&gt;&lt;rec-number&gt;251&lt;/rec-number&gt;&lt;foreign-keys&gt;&lt;key app="EN" db-id="xrr2swwexa2rd8ed2d6xfwf20r9v5devt2e2" timestamp="1556229279" guid="aaf8d0fd-5853-4875-b012-c3a4d20e2513"&gt;251&lt;/key&gt;&lt;/foreign-keys&gt;&lt;ref-type name="Journal Article"&gt;17&lt;/ref-type&gt;&lt;contributors&gt;&lt;authors&gt;&lt;author&gt;Bates, D.; Maechler, M.; Bolker, B.; Walker, S.&lt;/author&gt;&lt;/authors&gt;&lt;/contributors&gt;&lt;titles&gt;&lt;title&gt;Fitting Linear Mixed-Effects Models using lme4&lt;/title&gt;&lt;secondary-title&gt;Journal of Statistical Software&lt;/secondary-title&gt;&lt;/titles&gt;&lt;periodical&gt;&lt;full-title&gt;Journal of Statistical Software&lt;/full-title&gt;&lt;/periodical&gt;&lt;pages&gt;1-48&lt;/pages&gt;&lt;volume&gt;67&lt;/volume&gt;&lt;number&gt;1&lt;/number&gt;&lt;dates&gt;&lt;year&gt;2015&lt;/year&gt;&lt;/dates&gt;&lt;urls&gt;&lt;/urls&gt;&lt;electronic-resource-num&gt;10.18637/jss.v067.i01.&lt;/electronic-resource-num&gt;&lt;/record&gt;&lt;/Cite&gt;&lt;/EndNote&gt;</w:delInstrText>
        </w:r>
        <w:r w:rsidDel="00DB4989">
          <w:rPr>
            <w:rFonts w:cs="Arial"/>
          </w:rPr>
          <w:fldChar w:fldCharType="separate"/>
        </w:r>
        <w:r w:rsidDel="00DB4989">
          <w:rPr>
            <w:rFonts w:cs="Arial"/>
            <w:noProof/>
          </w:rPr>
          <w:delText>(Bates, 2015)</w:delText>
        </w:r>
        <w:r w:rsidDel="00DB4989">
          <w:rPr>
            <w:rFonts w:cs="Arial"/>
          </w:rPr>
          <w:fldChar w:fldCharType="end"/>
        </w:r>
      </w:del>
      <w:del w:id="475" w:author="Common, Jack" w:date="2019-10-23T10:59:00Z">
        <w:r w:rsidR="0051543D" w:rsidRPr="00A93A7C" w:rsidDel="00775041">
          <w:rPr>
            <w:rFonts w:cs="Arial"/>
            <w:color w:val="000000" w:themeColor="text1"/>
          </w:rPr>
          <w:delText xml:space="preserve">All statistical analyses were carried out in R v3.5.2 </w:delText>
        </w:r>
        <w:r w:rsidR="0051543D" w:rsidRPr="00523448" w:rsidDel="00775041">
          <w:rPr>
            <w:rFonts w:cs="Arial"/>
            <w:color w:val="000000" w:themeColor="text1"/>
          </w:rPr>
          <w:fldChar w:fldCharType="begin"/>
        </w:r>
        <w:r w:rsidR="00146D50" w:rsidRPr="00A93A7C" w:rsidDel="00775041">
          <w:rPr>
            <w:rFonts w:cs="Arial"/>
            <w:color w:val="000000" w:themeColor="text1"/>
          </w:rPr>
          <w:delInstrText xml:space="preserve"> ADDIN EN.CITE &lt;EndNote&gt;&lt;Cite&gt;&lt;Author&gt;R Core Team&lt;/Author&gt;&lt;Year&gt;2018&lt;/Year&gt;&lt;RecNum&gt;143&lt;/RecNum&gt;&lt;DisplayText&gt;(R Core Team, 2018)&lt;/DisplayText&gt;&lt;record&gt;&lt;rec-number&gt;143&lt;/rec-number&gt;&lt;foreign-keys&gt;&lt;key app="EN" db-id="es529ptxovvregexae9v20vfwwzddw2zv59z" timestamp="1487347520"&gt;143&lt;/key&gt;&lt;/foreign-keys&gt;&lt;ref-type name="Computer Program"&gt;9&lt;/ref-type&gt;&lt;contributors&gt;&lt;authors&gt;&lt;author&gt;R Core Team,&lt;/author&gt;&lt;/authors&gt;&lt;/contributors&gt;&lt;titles&gt;&lt;title&gt;R: A language and environment for statistical computing&lt;/title&gt;&lt;/titles&gt;&lt;edition&gt;3.5.2 &amp;quot;Eggshell Igloo&amp;quot;&lt;/edition&gt;&lt;dates&gt;&lt;year&gt;2018&lt;/year&gt;&lt;/dates&gt;&lt;pub-location&gt;Vienna, Austria&lt;/pub-location&gt;&lt;publisher&gt;R Foundation for Statistical Computing&lt;/publisher&gt;&lt;urls&gt;&lt;related-urls&gt;&lt;url&gt;http://www.R-project.org/&lt;/url&gt;&lt;/related-urls&gt;&lt;/urls&gt;&lt;/record&gt;&lt;/Cite&gt;&lt;/EndNote&gt;</w:delInstrText>
        </w:r>
        <w:r w:rsidR="0051543D" w:rsidRPr="00523448" w:rsidDel="00775041">
          <w:rPr>
            <w:rFonts w:cs="Arial"/>
            <w:color w:val="000000" w:themeColor="text1"/>
          </w:rPr>
          <w:fldChar w:fldCharType="separate"/>
        </w:r>
        <w:r w:rsidR="00224010" w:rsidRPr="00A93A7C" w:rsidDel="00775041">
          <w:rPr>
            <w:rFonts w:cs="Arial"/>
            <w:noProof/>
            <w:color w:val="000000" w:themeColor="text1"/>
          </w:rPr>
          <w:delText>(R Core Team, 2018)</w:delText>
        </w:r>
        <w:r w:rsidR="0051543D" w:rsidRPr="00523448" w:rsidDel="00775041">
          <w:rPr>
            <w:rFonts w:cs="Arial"/>
            <w:color w:val="000000" w:themeColor="text1"/>
          </w:rPr>
          <w:fldChar w:fldCharType="end"/>
        </w:r>
        <w:r w:rsidR="0051543D" w:rsidRPr="00A93A7C" w:rsidDel="00775041">
          <w:rPr>
            <w:rFonts w:cs="Arial"/>
            <w:color w:val="000000" w:themeColor="text1"/>
          </w:rPr>
          <w:delText xml:space="preserve">. The packages dplyr </w:delText>
        </w:r>
        <w:r w:rsidR="0051543D" w:rsidRPr="00523448" w:rsidDel="00775041">
          <w:rPr>
            <w:rFonts w:cs="Arial"/>
            <w:color w:val="000000" w:themeColor="text1"/>
          </w:rPr>
          <w:fldChar w:fldCharType="begin"/>
        </w:r>
        <w:r w:rsidR="00146D50" w:rsidRPr="00A93A7C" w:rsidDel="00775041">
          <w:rPr>
            <w:rFonts w:cs="Arial"/>
            <w:color w:val="000000" w:themeColor="text1"/>
          </w:rPr>
          <w:delInstrText xml:space="preserve"> ADDIN EN.CITE &lt;EndNote&gt;&lt;Cite&gt;&lt;Author&gt;Wickham&lt;/Author&gt;&lt;Year&gt;2018&lt;/Year&gt;&lt;RecNum&gt;336&lt;/RecNum&gt;&lt;DisplayText&gt;(Wickham&lt;style face="italic"&gt; et al.&lt;/style&gt;, 2018)&lt;/DisplayText&gt;&lt;record&gt;&lt;rec-number&gt;336&lt;/rec-number&gt;&lt;foreign-keys&gt;&lt;key app="EN" db-id="es529ptxovvregexae9v20vfwwzddw2zv59z" timestamp="1551880730"&gt;336&lt;/key&gt;&lt;/foreign-keys&gt;&lt;ref-type name="Computer Program"&gt;9&lt;/ref-type&gt;&lt;contributors&gt;&lt;authors&gt;&lt;author&gt;Wickham, H.&lt;/author&gt;&lt;author&gt;François, R.&lt;/author&gt;&lt;author&gt;Henry, L.&lt;/author&gt;&lt;author&gt;Mûller, Kirill&lt;/author&gt;&lt;/authors&gt;&lt;/contributors&gt;&lt;titles&gt;&lt;title&gt;dplyr: A Grammar of Data Manipulation&lt;/title&gt;&lt;/titles&gt;&lt;edition&gt;0.7.8&lt;/edition&gt;&lt;dates&gt;&lt;year&gt;2018&lt;/year&gt;&lt;/dates&gt;&lt;urls&gt;&lt;related-urls&gt;&lt;url&gt;https://CRAN.R-project.org/package=dplyr&lt;/url&gt;&lt;/related-urls&gt;&lt;/urls&gt;&lt;/record&gt;&lt;/Cite&gt;&lt;/EndNote&gt;</w:delInstrText>
        </w:r>
        <w:r w:rsidR="0051543D" w:rsidRPr="00523448" w:rsidDel="00775041">
          <w:rPr>
            <w:rFonts w:cs="Arial"/>
            <w:color w:val="000000" w:themeColor="text1"/>
          </w:rPr>
          <w:fldChar w:fldCharType="separate"/>
        </w:r>
        <w:r w:rsidR="00224010" w:rsidRPr="00A93A7C" w:rsidDel="00775041">
          <w:rPr>
            <w:rFonts w:cs="Arial"/>
            <w:noProof/>
            <w:color w:val="000000" w:themeColor="text1"/>
          </w:rPr>
          <w:delText>(Wickham</w:delText>
        </w:r>
        <w:r w:rsidR="00224010" w:rsidRPr="00A93A7C" w:rsidDel="00775041">
          <w:rPr>
            <w:rFonts w:cs="Arial"/>
            <w:i/>
            <w:noProof/>
            <w:color w:val="000000" w:themeColor="text1"/>
          </w:rPr>
          <w:delText xml:space="preserve"> et al.</w:delText>
        </w:r>
        <w:r w:rsidR="00224010" w:rsidRPr="00A93A7C" w:rsidDel="00775041">
          <w:rPr>
            <w:rFonts w:cs="Arial"/>
            <w:noProof/>
            <w:color w:val="000000" w:themeColor="text1"/>
          </w:rPr>
          <w:delText>, 2018)</w:delText>
        </w:r>
        <w:r w:rsidR="0051543D" w:rsidRPr="00523448" w:rsidDel="00775041">
          <w:rPr>
            <w:rFonts w:cs="Arial"/>
            <w:color w:val="000000" w:themeColor="text1"/>
          </w:rPr>
          <w:fldChar w:fldCharType="end"/>
        </w:r>
        <w:r w:rsidR="0051543D" w:rsidRPr="00A93A7C" w:rsidDel="00775041">
          <w:rPr>
            <w:rFonts w:cs="Arial"/>
            <w:color w:val="000000" w:themeColor="text1"/>
          </w:rPr>
          <w:delText xml:space="preserve">, tidyr </w:delText>
        </w:r>
        <w:r w:rsidR="0051543D" w:rsidRPr="00523448" w:rsidDel="00775041">
          <w:rPr>
            <w:rFonts w:cs="Arial"/>
            <w:color w:val="000000" w:themeColor="text1"/>
          </w:rPr>
          <w:fldChar w:fldCharType="begin"/>
        </w:r>
        <w:r w:rsidR="00146D50" w:rsidRPr="00A93A7C" w:rsidDel="00775041">
          <w:rPr>
            <w:rFonts w:cs="Arial"/>
            <w:color w:val="000000" w:themeColor="text1"/>
          </w:rPr>
          <w:delInstrText xml:space="preserve"> ADDIN EN.CITE &lt;EndNote&gt;&lt;Cite&gt;&lt;Author&gt;Henry&lt;/Author&gt;&lt;Year&gt;2018&lt;/Year&gt;&lt;RecNum&gt;338&lt;/RecNum&gt;&lt;DisplayText&gt;(Henry &amp;amp; Wickham, 2018)&lt;/DisplayText&gt;&lt;record&gt;&lt;rec-number&gt;338&lt;/rec-number&gt;&lt;foreign-keys&gt;&lt;key app="EN" db-id="es529ptxovvregexae9v20vfwwzddw2zv59z" timestamp="1551880900"&gt;338&lt;/key&gt;&lt;/foreign-keys&gt;&lt;ref-type name="Computer Program"&gt;9&lt;/ref-type&gt;&lt;contributors&gt;&lt;authors&gt;&lt;author&gt;Henry, L.&lt;/author&gt;&lt;author&gt;Wickham, H.&lt;/author&gt;&lt;/authors&gt;&lt;/contributors&gt;&lt;titles&gt;&lt;title&gt;tidyr: Easily Tidy Data with &amp;apos;spread()&amp;apos; and &amp;apos;gather()&amp;apos; Functions&lt;/title&gt;&lt;/titles&gt;&lt;dates&gt;&lt;year&gt;2018&lt;/year&gt;&lt;/dates&gt;&lt;work-type&gt;0.8.2&lt;/work-type&gt;&lt;urls&gt;&lt;related-urls&gt;&lt;url&gt;https://CRAN.R-project.org/package=tidyr&lt;/url&gt;&lt;/related-urls&gt;&lt;/urls&gt;&lt;/record&gt;&lt;/Cite&gt;&lt;/EndNote&gt;</w:delInstrText>
        </w:r>
        <w:r w:rsidR="0051543D" w:rsidRPr="00523448" w:rsidDel="00775041">
          <w:rPr>
            <w:rFonts w:cs="Arial"/>
            <w:color w:val="000000" w:themeColor="text1"/>
          </w:rPr>
          <w:fldChar w:fldCharType="separate"/>
        </w:r>
        <w:r w:rsidR="00224010" w:rsidRPr="00A93A7C" w:rsidDel="00775041">
          <w:rPr>
            <w:rFonts w:cs="Arial"/>
            <w:noProof/>
            <w:color w:val="000000" w:themeColor="text1"/>
          </w:rPr>
          <w:delText>(Henry &amp; Wickham, 2018)</w:delText>
        </w:r>
        <w:r w:rsidR="0051543D" w:rsidRPr="00523448" w:rsidDel="00775041">
          <w:rPr>
            <w:rFonts w:cs="Arial"/>
            <w:color w:val="000000" w:themeColor="text1"/>
          </w:rPr>
          <w:fldChar w:fldCharType="end"/>
        </w:r>
        <w:r w:rsidR="0051543D" w:rsidRPr="00A93A7C" w:rsidDel="00775041">
          <w:rPr>
            <w:rFonts w:cs="Arial"/>
            <w:color w:val="000000" w:themeColor="text1"/>
          </w:rPr>
          <w:delText xml:space="preserve"> and magrittr </w:delText>
        </w:r>
        <w:r w:rsidR="0051543D" w:rsidRPr="00523448" w:rsidDel="00775041">
          <w:rPr>
            <w:rFonts w:cs="Arial"/>
            <w:color w:val="000000" w:themeColor="text1"/>
          </w:rPr>
          <w:fldChar w:fldCharType="begin"/>
        </w:r>
        <w:r w:rsidR="00146D50" w:rsidRPr="00A93A7C" w:rsidDel="00775041">
          <w:rPr>
            <w:rFonts w:cs="Arial"/>
            <w:color w:val="000000" w:themeColor="text1"/>
          </w:rPr>
          <w:delInstrText xml:space="preserve"> ADDIN EN.CITE &lt;EndNote&gt;&lt;Cite&gt;&lt;Author&gt;Bache&lt;/Author&gt;&lt;Year&gt;2014&lt;/Year&gt;&lt;RecNum&gt;337&lt;/RecNum&gt;&lt;DisplayText&gt;(Bache &amp;amp; Wickham, 2014)&lt;/DisplayText&gt;&lt;record&gt;&lt;rec-number&gt;337&lt;/rec-number&gt;&lt;foreign-keys&gt;&lt;key app="EN" db-id="es529ptxovvregexae9v20vfwwzddw2zv59z" timestamp="1551880803"&gt;337&lt;/key&gt;&lt;/foreign-keys&gt;&lt;ref-type name="Computer Program"&gt;9&lt;/ref-type&gt;&lt;contributors&gt;&lt;authors&gt;&lt;author&gt;Bache, S. M.&lt;/author&gt;&lt;author&gt;Wickham, H.&lt;/author&gt;&lt;/authors&gt;&lt;/contributors&gt;&lt;titles&gt;&lt;title&gt;magrittr: A Forward-Pipe Operator for R&lt;/title&gt;&lt;/titles&gt;&lt;edition&gt;1.5&lt;/edition&gt;&lt;dates&gt;&lt;year&gt;2014&lt;/year&gt;&lt;/dates&gt;&lt;urls&gt;&lt;related-urls&gt;&lt;url&gt;https://CRAN.R-project.org/package=magrittr&lt;/url&gt;&lt;/related-urls&gt;&lt;/urls&gt;&lt;/record&gt;&lt;/Cite&gt;&lt;/EndNote&gt;</w:delInstrText>
        </w:r>
        <w:r w:rsidR="0051543D" w:rsidRPr="00523448" w:rsidDel="00775041">
          <w:rPr>
            <w:rFonts w:cs="Arial"/>
            <w:color w:val="000000" w:themeColor="text1"/>
          </w:rPr>
          <w:fldChar w:fldCharType="separate"/>
        </w:r>
        <w:r w:rsidR="00224010" w:rsidRPr="00A93A7C" w:rsidDel="00775041">
          <w:rPr>
            <w:rFonts w:cs="Arial"/>
            <w:noProof/>
            <w:color w:val="000000" w:themeColor="text1"/>
          </w:rPr>
          <w:delText>(Bache &amp; Wickham, 2014)</w:delText>
        </w:r>
        <w:r w:rsidR="0051543D" w:rsidRPr="00523448" w:rsidDel="00775041">
          <w:rPr>
            <w:rFonts w:cs="Arial"/>
            <w:color w:val="000000" w:themeColor="text1"/>
          </w:rPr>
          <w:fldChar w:fldCharType="end"/>
        </w:r>
        <w:r w:rsidR="0051543D" w:rsidRPr="00A93A7C" w:rsidDel="00775041">
          <w:rPr>
            <w:rFonts w:cs="Arial"/>
            <w:color w:val="000000" w:themeColor="text1"/>
          </w:rPr>
          <w:delText xml:space="preserve"> were used throughout for data handling. </w:delText>
        </w:r>
        <w:r w:rsidR="00C72AB9" w:rsidRPr="00A93A7C" w:rsidDel="00775041">
          <w:rPr>
            <w:rFonts w:cs="Arial"/>
            <w:color w:val="000000" w:themeColor="text1"/>
          </w:rPr>
          <w:delText>Generalised linear mixed models</w:delText>
        </w:r>
        <w:r w:rsidR="00171CA3" w:rsidRPr="00A93A7C" w:rsidDel="00775041">
          <w:rPr>
            <w:rFonts w:cs="Arial"/>
            <w:color w:val="000000" w:themeColor="text1"/>
          </w:rPr>
          <w:delText xml:space="preserve"> (GLMMs)</w:delText>
        </w:r>
        <w:r w:rsidR="00C72AB9" w:rsidRPr="00A93A7C" w:rsidDel="00775041">
          <w:rPr>
            <w:rFonts w:cs="Arial"/>
            <w:color w:val="000000" w:themeColor="text1"/>
          </w:rPr>
          <w:delText xml:space="preserve"> were </w:delText>
        </w:r>
        <w:r w:rsidR="006C0BDB" w:rsidRPr="00A93A7C" w:rsidDel="00775041">
          <w:rPr>
            <w:rFonts w:cs="Arial"/>
            <w:color w:val="000000" w:themeColor="text1"/>
          </w:rPr>
          <w:delText>used throughout</w:delText>
        </w:r>
        <w:r w:rsidR="00DA1CD8" w:rsidRPr="00A93A7C" w:rsidDel="00775041">
          <w:rPr>
            <w:rFonts w:cs="Arial"/>
            <w:color w:val="000000" w:themeColor="text1"/>
          </w:rPr>
          <w:delText>, and</w:delText>
        </w:r>
        <w:r w:rsidR="00C72AB9" w:rsidRPr="00A93A7C" w:rsidDel="00775041">
          <w:rPr>
            <w:rFonts w:cs="Arial"/>
            <w:color w:val="000000" w:themeColor="text1"/>
          </w:rPr>
          <w:delText xml:space="preserve"> </w:delText>
        </w:r>
        <w:r w:rsidR="00DA1CD8" w:rsidRPr="00A93A7C" w:rsidDel="00775041">
          <w:rPr>
            <w:rFonts w:cs="Arial"/>
            <w:color w:val="000000" w:themeColor="text1"/>
          </w:rPr>
          <w:delText>r</w:delText>
        </w:r>
        <w:r w:rsidR="00FF3E3A" w:rsidRPr="00A93A7C" w:rsidDel="00775041">
          <w:rPr>
            <w:rFonts w:cs="Arial"/>
            <w:color w:val="000000" w:themeColor="text1"/>
          </w:rPr>
          <w:delText xml:space="preserve">eplicate was treated as a random </w:delText>
        </w:r>
        <w:r w:rsidR="00C72AB9" w:rsidRPr="00A93A7C" w:rsidDel="00775041">
          <w:rPr>
            <w:rFonts w:cs="Arial"/>
            <w:color w:val="000000" w:themeColor="text1"/>
          </w:rPr>
          <w:delText xml:space="preserve">effect </w:delText>
        </w:r>
        <w:r w:rsidR="00FF3E3A" w:rsidRPr="00A93A7C" w:rsidDel="00775041">
          <w:rPr>
            <w:rFonts w:cs="Arial"/>
            <w:color w:val="000000" w:themeColor="text1"/>
          </w:rPr>
          <w:delText xml:space="preserve">in all models. </w:delText>
        </w:r>
        <w:r w:rsidR="0051543D" w:rsidRPr="00A93A7C" w:rsidDel="00775041">
          <w:rPr>
            <w:rFonts w:cs="Arial"/>
            <w:color w:val="000000" w:themeColor="text1"/>
          </w:rPr>
          <w:delText xml:space="preserve">Model selection followed a nested approach, where full versus reduced models were compared using </w:delText>
        </w:r>
        <w:r w:rsidR="005F3C15" w:rsidRPr="00A93A7C" w:rsidDel="00775041">
          <w:rPr>
            <w:rFonts w:cs="Arial"/>
            <w:color w:val="000000" w:themeColor="text1"/>
          </w:rPr>
          <w:delText>information criteria</w:delText>
        </w:r>
        <w:r w:rsidR="00C72AB9" w:rsidRPr="00A93A7C" w:rsidDel="00775041">
          <w:rPr>
            <w:rFonts w:cs="Arial"/>
            <w:color w:val="000000" w:themeColor="text1"/>
          </w:rPr>
          <w:delText xml:space="preserve"> </w:delText>
        </w:r>
        <w:r w:rsidR="0051543D" w:rsidRPr="00523448" w:rsidDel="00775041">
          <w:rPr>
            <w:rFonts w:cs="Arial"/>
            <w:color w:val="000000" w:themeColor="text1"/>
          </w:rPr>
          <w:fldChar w:fldCharType="begin"/>
        </w:r>
        <w:r w:rsidR="009C0FC6" w:rsidRPr="00A93A7C" w:rsidDel="00775041">
          <w:rPr>
            <w:rFonts w:cs="Arial"/>
            <w:color w:val="000000" w:themeColor="text1"/>
          </w:rPr>
          <w:delInstrText xml:space="preserve"> ADDIN EN.CITE &lt;EndNote&gt;&lt;Cite&gt;&lt;Author&gt;Burnham&lt;/Author&gt;&lt;Year&gt;2004&lt;/Year&gt;&lt;RecNum&gt;258&lt;/RecNum&gt;&lt;DisplayText&gt;(Burnham &amp;amp; Anderson, 2003, 2004)&lt;/DisplayText&gt;&lt;record&gt;&lt;rec-number&gt;258&lt;/rec-number&gt;&lt;foreign-keys&gt;&lt;key app="EN" db-id="es529ptxovvregexae9v20vfwwzddw2zv59z" timestamp="1536149973"&gt;258&lt;/key&gt;&lt;/foreign-keys&gt;&lt;ref-type name="Journal Article"&gt;17&lt;/ref-type&gt;&lt;contributors&gt;&lt;authors&gt;&lt;author&gt;Burnham, Kenneth P&lt;/author&gt;&lt;author&gt;Anderson, David R&lt;/author&gt;&lt;/authors&gt;&lt;/contributors&gt;&lt;titles&gt;&lt;title&gt;Multimodel inference: understanding AIC and BIC in model selection&lt;/title&gt;&lt;secondary-title&gt;Sociological Methods &amp;amp; Research&lt;/secondary-title&gt;&lt;/titles&gt;&lt;periodical&gt;&lt;full-title&gt;Sociological Methods &amp;amp; Research&lt;/full-title&gt;&lt;abbr-1&gt;Sociol. Methods Res.&lt;/abbr-1&gt;&lt;/periodical&gt;&lt;pages&gt;261-304&lt;/pages&gt;&lt;volume&gt;33&lt;/volume&gt;&lt;number&gt;2&lt;/number&gt;&lt;dates&gt;&lt;year&gt;2004&lt;/year&gt;&lt;/dates&gt;&lt;isbn&gt;0049-1241&lt;/isbn&gt;&lt;urls&gt;&lt;/urls&gt;&lt;/record&gt;&lt;/Cite&gt;&lt;Cite&gt;&lt;Author&gt;Burnham&lt;/Author&gt;&lt;Year&gt;2003&lt;/Year&gt;&lt;RecNum&gt;257&lt;/RecNum&gt;&lt;record&gt;&lt;rec-number&gt;257&lt;/rec-number&gt;&lt;foreign-keys&gt;&lt;key app="EN" db-id="es529ptxovvregexae9v20vfwwzddw2zv59z" timestamp="1536149952"&gt;257&lt;/key&gt;&lt;/foreign-keys&gt;&lt;ref-type name="Book"&gt;6&lt;/ref-type&gt;&lt;contributors&gt;&lt;authors&gt;&lt;author&gt;Burnham, Kenneth P&lt;/author&gt;&lt;author&gt;Anderson, David R&lt;/author&gt;&lt;/authors&gt;&lt;/contributors&gt;&lt;titles&gt;&lt;title&gt;Model selection and multimodel inference: a practical information-theoretic approach&lt;/title&gt;&lt;/titles&gt;&lt;dates&gt;&lt;year&gt;2003&lt;/year&gt;&lt;/dates&gt;&lt;pub-location&gt;New York&lt;/pub-location&gt;&lt;publisher&gt;Springer&lt;/publisher&gt;&lt;isbn&gt;0387953647&lt;/isbn&gt;&lt;urls&gt;&lt;/urls&gt;&lt;/record&gt;&lt;/Cite&gt;&lt;/EndNote&gt;</w:delInstrText>
        </w:r>
        <w:r w:rsidR="0051543D" w:rsidRPr="00523448" w:rsidDel="00775041">
          <w:rPr>
            <w:rFonts w:cs="Arial"/>
            <w:color w:val="000000" w:themeColor="text1"/>
          </w:rPr>
          <w:fldChar w:fldCharType="separate"/>
        </w:r>
        <w:r w:rsidR="00224010" w:rsidRPr="00A93A7C" w:rsidDel="00775041">
          <w:rPr>
            <w:rFonts w:cs="Arial"/>
            <w:noProof/>
            <w:color w:val="000000" w:themeColor="text1"/>
          </w:rPr>
          <w:delText>(Burnham &amp; Anderson, 2003, 2004)</w:delText>
        </w:r>
        <w:r w:rsidR="0051543D" w:rsidRPr="00523448" w:rsidDel="00775041">
          <w:rPr>
            <w:rFonts w:cs="Arial"/>
            <w:color w:val="000000" w:themeColor="text1"/>
          </w:rPr>
          <w:fldChar w:fldCharType="end"/>
        </w:r>
        <w:r w:rsidR="005B626E" w:rsidRPr="00A93A7C" w:rsidDel="00775041">
          <w:rPr>
            <w:rFonts w:cs="Arial"/>
            <w:color w:val="000000" w:themeColor="text1"/>
          </w:rPr>
          <w:delText>,</w:delText>
        </w:r>
        <w:r w:rsidR="005F3C15" w:rsidRPr="00A93A7C" w:rsidDel="00775041">
          <w:rPr>
            <w:rFonts w:cs="Arial"/>
            <w:color w:val="000000" w:themeColor="text1"/>
          </w:rPr>
          <w:delText xml:space="preserve"> and </w:delText>
        </w:r>
        <w:r w:rsidR="000B4F70" w:rsidRPr="00A93A7C" w:rsidDel="00775041">
          <w:rPr>
            <w:rFonts w:cs="Arial"/>
            <w:color w:val="000000" w:themeColor="text1"/>
          </w:rPr>
          <w:delText xml:space="preserve">the similarity between </w:delText>
        </w:r>
        <w:r w:rsidR="005B626E" w:rsidRPr="00A93A7C" w:rsidDel="00775041">
          <w:rPr>
            <w:rFonts w:cs="Arial"/>
            <w:color w:val="000000" w:themeColor="text1"/>
          </w:rPr>
          <w:delText>observed and predicted values</w:delText>
        </w:r>
        <w:r w:rsidR="00DC75B5" w:rsidRPr="00A93A7C" w:rsidDel="00775041">
          <w:rPr>
            <w:rFonts w:cs="Arial"/>
            <w:color w:val="000000" w:themeColor="text1"/>
          </w:rPr>
          <w:delText xml:space="preserve">. </w:delText>
        </w:r>
        <w:r w:rsidR="00C72AB9" w:rsidRPr="00A93A7C" w:rsidDel="00775041">
          <w:rPr>
            <w:rFonts w:cs="Arial"/>
            <w:color w:val="000000" w:themeColor="text1"/>
          </w:rPr>
          <w:delText>T</w:delText>
        </w:r>
        <w:r w:rsidR="00692B53" w:rsidRPr="00A93A7C" w:rsidDel="00775041">
          <w:rPr>
            <w:rFonts w:cs="Arial"/>
            <w:color w:val="000000" w:themeColor="text1"/>
          </w:rPr>
          <w:delText xml:space="preserve">he </w:delText>
        </w:r>
        <w:r w:rsidR="00C72AB9" w:rsidRPr="00A93A7C" w:rsidDel="00775041">
          <w:rPr>
            <w:rFonts w:cs="Arial"/>
            <w:color w:val="000000" w:themeColor="text1"/>
          </w:rPr>
          <w:delText xml:space="preserve">overall statistical </w:delText>
        </w:r>
        <w:r w:rsidR="00692B53" w:rsidRPr="00A93A7C" w:rsidDel="00775041">
          <w:rPr>
            <w:rFonts w:cs="Arial"/>
            <w:color w:val="000000" w:themeColor="text1"/>
          </w:rPr>
          <w:delText xml:space="preserve">significance of fixed effects was evaluated </w:delText>
        </w:r>
        <w:r w:rsidR="006C0BDB" w:rsidRPr="00A93A7C" w:rsidDel="00775041">
          <w:rPr>
            <w:rFonts w:cs="Arial"/>
            <w:color w:val="000000" w:themeColor="text1"/>
          </w:rPr>
          <w:delText>with likelihood ratio tests</w:delText>
        </w:r>
        <w:r w:rsidR="00107335" w:rsidRPr="00A93A7C" w:rsidDel="00775041">
          <w:rPr>
            <w:rFonts w:cs="Arial"/>
            <w:color w:val="000000" w:themeColor="text1"/>
          </w:rPr>
          <w:delText xml:space="preserve"> (LRTs)</w:delText>
        </w:r>
        <w:r w:rsidR="00692B53" w:rsidRPr="00A93A7C" w:rsidDel="00775041">
          <w:rPr>
            <w:rFonts w:cs="Arial"/>
            <w:color w:val="000000" w:themeColor="text1"/>
          </w:rPr>
          <w:delText>.</w:delText>
        </w:r>
        <w:r w:rsidR="0051543D" w:rsidRPr="00A93A7C" w:rsidDel="00775041">
          <w:rPr>
            <w:rFonts w:cs="Arial"/>
            <w:color w:val="000000" w:themeColor="text1"/>
          </w:rPr>
          <w:delText xml:space="preserve"> </w:delText>
        </w:r>
        <w:r w:rsidR="006C0BDB" w:rsidRPr="00A93A7C" w:rsidDel="00775041">
          <w:rPr>
            <w:rFonts w:cs="Arial"/>
            <w:color w:val="000000" w:themeColor="text1"/>
          </w:rPr>
          <w:delText>Probit m</w:delText>
        </w:r>
        <w:r w:rsidR="00001FD7" w:rsidRPr="00A93A7C" w:rsidDel="00775041">
          <w:rPr>
            <w:rFonts w:cs="Arial"/>
            <w:color w:val="000000" w:themeColor="text1"/>
          </w:rPr>
          <w:delText>odels</w:delText>
        </w:r>
        <w:r w:rsidR="00D753C5" w:rsidRPr="00A93A7C" w:rsidDel="00775041">
          <w:rPr>
            <w:rFonts w:cs="Arial"/>
            <w:color w:val="000000" w:themeColor="text1"/>
          </w:rPr>
          <w:delText xml:space="preserve"> (the inverse standard normal distribution of the probability) </w:delText>
        </w:r>
        <w:r w:rsidR="006C0BDB" w:rsidRPr="00A93A7C" w:rsidDel="00775041">
          <w:rPr>
            <w:rFonts w:cs="Arial"/>
            <w:color w:val="000000" w:themeColor="text1"/>
          </w:rPr>
          <w:delText xml:space="preserve">were used to analyse </w:delText>
        </w:r>
        <w:r w:rsidR="00001FD7" w:rsidRPr="00A93A7C" w:rsidDel="00775041">
          <w:rPr>
            <w:rFonts w:cs="Arial"/>
            <w:color w:val="000000" w:themeColor="text1"/>
          </w:rPr>
          <w:delText xml:space="preserve">phage evolution. </w:delText>
        </w:r>
        <w:r w:rsidR="00C72AB9" w:rsidRPr="00A93A7C" w:rsidDel="00775041">
          <w:rPr>
            <w:rFonts w:cs="Arial"/>
            <w:color w:val="000000" w:themeColor="text1"/>
          </w:rPr>
          <w:delText xml:space="preserve">When phage titre was considered as the response variable, data was log-transformed </w:delText>
        </w:r>
        <w:r w:rsidR="00001FD7" w:rsidRPr="00A93A7C" w:rsidDel="00775041">
          <w:rPr>
            <w:rFonts w:cs="Arial"/>
            <w:color w:val="000000" w:themeColor="text1"/>
          </w:rPr>
          <w:delText>to improve model fit</w:delText>
        </w:r>
        <w:r w:rsidR="005A0D93" w:rsidRPr="00A93A7C" w:rsidDel="00775041">
          <w:rPr>
            <w:rFonts w:cs="Arial"/>
            <w:color w:val="000000" w:themeColor="text1"/>
          </w:rPr>
          <w:delText xml:space="preserve">. </w:delText>
        </w:r>
        <w:r w:rsidR="006C0BDB" w:rsidRPr="00A93A7C" w:rsidDel="00775041">
          <w:rPr>
            <w:rFonts w:cs="Arial"/>
            <w:color w:val="000000" w:themeColor="text1"/>
          </w:rPr>
          <w:delText>Confidence</w:delText>
        </w:r>
        <w:r w:rsidR="00001FD7" w:rsidRPr="00A93A7C" w:rsidDel="00775041">
          <w:rPr>
            <w:rFonts w:cs="Arial"/>
            <w:color w:val="000000" w:themeColor="text1"/>
          </w:rPr>
          <w:delText xml:space="preserve"> intervals</w:delText>
        </w:r>
        <w:r w:rsidR="005A0D93" w:rsidRPr="00A93A7C" w:rsidDel="00775041">
          <w:rPr>
            <w:rFonts w:cs="Arial"/>
            <w:color w:val="000000" w:themeColor="text1"/>
          </w:rPr>
          <w:delText xml:space="preserve"> around </w:delText>
        </w:r>
        <w:r w:rsidR="006C0BDB" w:rsidRPr="00A93A7C" w:rsidDel="00775041">
          <w:rPr>
            <w:rFonts w:cs="Arial"/>
            <w:color w:val="000000" w:themeColor="text1"/>
          </w:rPr>
          <w:delText>model coefficients and predicted means</w:delText>
        </w:r>
        <w:r w:rsidR="00001FD7" w:rsidRPr="00A93A7C" w:rsidDel="00775041">
          <w:rPr>
            <w:rFonts w:cs="Arial"/>
            <w:color w:val="000000" w:themeColor="text1"/>
          </w:rPr>
          <w:delText xml:space="preserve"> </w:delText>
        </w:r>
        <w:r w:rsidR="005A0D93" w:rsidRPr="00A93A7C" w:rsidDel="00775041">
          <w:rPr>
            <w:rFonts w:cs="Arial"/>
            <w:color w:val="000000" w:themeColor="text1"/>
          </w:rPr>
          <w:delText xml:space="preserve">were calculated </w:delText>
        </w:r>
        <w:r w:rsidR="00001FD7" w:rsidRPr="00A93A7C" w:rsidDel="00775041">
          <w:rPr>
            <w:rFonts w:cs="Arial"/>
            <w:color w:val="000000" w:themeColor="text1"/>
          </w:rPr>
          <w:delText>to the 95%, 89% and 67% level</w:delText>
        </w:r>
        <w:r w:rsidR="006C0BDB" w:rsidRPr="00A93A7C" w:rsidDel="00775041">
          <w:rPr>
            <w:rFonts w:cs="Arial"/>
            <w:color w:val="000000" w:themeColor="text1"/>
          </w:rPr>
          <w:delText xml:space="preserve"> </w:delText>
        </w:r>
        <w:r w:rsidR="00001FD7" w:rsidRPr="00A93A7C" w:rsidDel="00775041">
          <w:rPr>
            <w:rFonts w:cs="Arial"/>
            <w:color w:val="000000" w:themeColor="text1"/>
          </w:rPr>
          <w:delText xml:space="preserve">to give the reader a clearer indication of </w:delText>
        </w:r>
        <w:r w:rsidR="005B7A23" w:rsidRPr="00A93A7C" w:rsidDel="00775041">
          <w:rPr>
            <w:rFonts w:cs="Arial"/>
            <w:color w:val="000000" w:themeColor="text1"/>
          </w:rPr>
          <w:delText>effect size</w:delText>
        </w:r>
        <w:r w:rsidR="0051543D" w:rsidRPr="00A93A7C" w:rsidDel="00775041">
          <w:rPr>
            <w:rFonts w:cs="Arial"/>
            <w:color w:val="000000" w:themeColor="text1"/>
          </w:rPr>
          <w:delText xml:space="preserve">. The package ggplot2 </w:delText>
        </w:r>
        <w:r w:rsidR="0051543D" w:rsidRPr="00523448" w:rsidDel="00775041">
          <w:rPr>
            <w:rFonts w:cs="Arial"/>
            <w:color w:val="000000" w:themeColor="text1"/>
          </w:rPr>
          <w:fldChar w:fldCharType="begin"/>
        </w:r>
        <w:r w:rsidR="00146D50" w:rsidRPr="00A93A7C" w:rsidDel="00775041">
          <w:rPr>
            <w:rFonts w:cs="Arial"/>
            <w:color w:val="000000" w:themeColor="text1"/>
          </w:rPr>
          <w:delInstrText xml:space="preserve"> ADDIN EN.CITE &lt;EndNote&gt;&lt;Cite&gt;&lt;Author&gt;Wickham&lt;/Author&gt;&lt;Year&gt;2009&lt;/Year&gt;&lt;RecNum&gt;220&lt;/RecNum&gt;&lt;DisplayText&gt;(Wickham, 2009)&lt;/DisplayText&gt;&lt;record&gt;&lt;rec-number&gt;220&lt;/rec-number&gt;&lt;foreign-keys&gt;&lt;key app="EN" db-id="es529ptxovvregexae9v20vfwwzddw2zv59z" timestamp="1518530930"&gt;220&lt;/key&gt;&lt;/foreign-keys&gt;&lt;ref-type name="Computer Program"&gt;9&lt;/ref-type&gt;&lt;contributors&gt;&lt;authors&gt;&lt;author&gt;Wickham, H.&lt;/author&gt;&lt;/authors&gt;&lt;/contributors&gt;&lt;titles&gt;&lt;title&gt;ggplot2: Elegant Graphics for Data Analysis&lt;/title&gt;&lt;/titles&gt;&lt;dates&gt;&lt;year&gt;2009&lt;/year&gt;&lt;/dates&gt;&lt;publisher&gt;Springer-Verlag New York&lt;/publisher&gt;&lt;urls&gt;&lt;related-urls&gt;&lt;url&gt;http://ggplot2.org&lt;/url&gt;&lt;/related-urls&gt;&lt;/urls&gt;&lt;/record&gt;&lt;/Cite&gt;&lt;/EndNote&gt;</w:delInstrText>
        </w:r>
        <w:r w:rsidR="0051543D" w:rsidRPr="00523448" w:rsidDel="00775041">
          <w:rPr>
            <w:rFonts w:cs="Arial"/>
            <w:color w:val="000000" w:themeColor="text1"/>
          </w:rPr>
          <w:fldChar w:fldCharType="separate"/>
        </w:r>
        <w:r w:rsidR="00224010" w:rsidRPr="00A93A7C" w:rsidDel="00775041">
          <w:rPr>
            <w:rFonts w:cs="Arial"/>
            <w:noProof/>
            <w:color w:val="000000" w:themeColor="text1"/>
          </w:rPr>
          <w:delText>(Wickham, 2009)</w:delText>
        </w:r>
        <w:r w:rsidR="0051543D" w:rsidRPr="00523448" w:rsidDel="00775041">
          <w:rPr>
            <w:rFonts w:cs="Arial"/>
            <w:color w:val="000000" w:themeColor="text1"/>
          </w:rPr>
          <w:fldChar w:fldCharType="end"/>
        </w:r>
        <w:r w:rsidR="0051543D" w:rsidRPr="00A93A7C" w:rsidDel="00775041">
          <w:rPr>
            <w:rFonts w:cs="Arial"/>
            <w:color w:val="000000" w:themeColor="text1"/>
          </w:rPr>
          <w:delText xml:space="preserve"> </w:delText>
        </w:r>
        <w:r w:rsidR="00081C72" w:rsidRPr="00A93A7C" w:rsidDel="00775041">
          <w:rPr>
            <w:rFonts w:cs="Arial"/>
            <w:color w:val="000000" w:themeColor="text1"/>
          </w:rPr>
          <w:delText xml:space="preserve">was used to generate figures. </w:delText>
        </w:r>
      </w:del>
      <w:r w:rsidR="008E114D" w:rsidRPr="00A93A7C">
        <w:rPr>
          <w:rFonts w:cs="Arial"/>
          <w:color w:val="000000" w:themeColor="text1"/>
        </w:rPr>
        <w:br w:type="page"/>
      </w:r>
    </w:p>
    <w:p w14:paraId="713BFD16" w14:textId="256389BE" w:rsidR="00BA78A7" w:rsidRPr="00831DB0" w:rsidRDefault="00132219">
      <w:pPr>
        <w:pStyle w:val="Heading1"/>
        <w:jc w:val="both"/>
        <w:rPr>
          <w:rFonts w:cs="Arial"/>
          <w:b w:val="0"/>
          <w:bCs/>
          <w:color w:val="auto"/>
          <w:szCs w:val="24"/>
        </w:rPr>
        <w:pPrChange w:id="476" w:author="Common, Jack" w:date="2019-10-23T10:58:00Z">
          <w:pPr>
            <w:pStyle w:val="Heading1"/>
            <w:spacing w:line="480" w:lineRule="auto"/>
            <w:jc w:val="both"/>
          </w:pPr>
        </w:pPrChange>
      </w:pPr>
      <w:r w:rsidRPr="00831DB0">
        <w:rPr>
          <w:rFonts w:cs="Arial"/>
          <w:bCs/>
          <w:color w:val="auto"/>
          <w:szCs w:val="24"/>
          <w:lang w:val="en-US"/>
        </w:rPr>
        <w:t>Results</w:t>
      </w:r>
    </w:p>
    <w:p w14:paraId="5E3AA960" w14:textId="77777777" w:rsidR="006405D8" w:rsidRPr="00831DB0" w:rsidRDefault="006405D8">
      <w:pPr>
        <w:jc w:val="both"/>
        <w:rPr>
          <w:lang w:val="en-US"/>
        </w:rPr>
        <w:pPrChange w:id="477" w:author="Common, Jack" w:date="2019-10-23T10:58:00Z">
          <w:pPr>
            <w:spacing w:line="480" w:lineRule="auto"/>
            <w:jc w:val="both"/>
          </w:pPr>
        </w:pPrChange>
      </w:pPr>
    </w:p>
    <w:p w14:paraId="6768C3CB" w14:textId="02A1C115" w:rsidR="00021FEF" w:rsidRDefault="00B35108">
      <w:pPr>
        <w:jc w:val="both"/>
        <w:rPr>
          <w:rFonts w:cs="Arial"/>
          <w:color w:val="000000" w:themeColor="text1"/>
        </w:rPr>
        <w:pPrChange w:id="478" w:author="Common, Jack" w:date="2019-10-23T10:58:00Z">
          <w:pPr>
            <w:spacing w:line="480" w:lineRule="auto"/>
            <w:jc w:val="both"/>
          </w:pPr>
        </w:pPrChange>
      </w:pPr>
      <w:r w:rsidRPr="00831DB0">
        <w:rPr>
          <w:rFonts w:cs="Arial"/>
          <w:color w:val="000000" w:themeColor="text1"/>
        </w:rPr>
        <w:t>To explore how population-level</w:t>
      </w:r>
      <w:r w:rsidR="00CD7604" w:rsidRPr="00831DB0">
        <w:rPr>
          <w:rFonts w:cs="Arial"/>
          <w:color w:val="000000" w:themeColor="text1"/>
        </w:rPr>
        <w:t xml:space="preserve"> immune</w:t>
      </w:r>
      <w:r w:rsidRPr="00831DB0">
        <w:rPr>
          <w:rFonts w:cs="Arial"/>
          <w:color w:val="000000" w:themeColor="text1"/>
        </w:rPr>
        <w:t xml:space="preserve"> diversity would influence the </w:t>
      </w:r>
      <w:r w:rsidR="00F714A0">
        <w:rPr>
          <w:rFonts w:cs="Arial"/>
          <w:color w:val="000000" w:themeColor="text1"/>
        </w:rPr>
        <w:t xml:space="preserve">population </w:t>
      </w:r>
      <w:r w:rsidRPr="00831DB0">
        <w:rPr>
          <w:rFonts w:cs="Arial"/>
          <w:color w:val="000000" w:themeColor="text1"/>
        </w:rPr>
        <w:t xml:space="preserve">dynamics </w:t>
      </w:r>
      <w:r w:rsidR="00F714A0">
        <w:rPr>
          <w:rFonts w:cs="Arial"/>
          <w:color w:val="000000" w:themeColor="text1"/>
        </w:rPr>
        <w:t xml:space="preserve">and evolution </w:t>
      </w:r>
      <w:r w:rsidRPr="00831DB0">
        <w:rPr>
          <w:rFonts w:cs="Arial"/>
          <w:color w:val="000000" w:themeColor="text1"/>
        </w:rPr>
        <w:t xml:space="preserve">of </w:t>
      </w:r>
      <w:r w:rsidR="00CD7604" w:rsidRPr="00831DB0">
        <w:rPr>
          <w:rFonts w:cs="Arial"/>
          <w:color w:val="000000" w:themeColor="text1"/>
        </w:rPr>
        <w:t xml:space="preserve">an </w:t>
      </w:r>
      <w:r w:rsidRPr="00831DB0">
        <w:rPr>
          <w:rFonts w:cs="Arial"/>
          <w:color w:val="000000" w:themeColor="text1"/>
        </w:rPr>
        <w:t>escape phage and it</w:t>
      </w:r>
      <w:r w:rsidR="00E0645F" w:rsidRPr="00831DB0">
        <w:rPr>
          <w:rFonts w:cs="Arial"/>
          <w:color w:val="000000" w:themeColor="text1"/>
        </w:rPr>
        <w:t xml:space="preserve">s susceptible host genotype, we </w:t>
      </w:r>
      <w:del w:id="479" w:author="Common, Jack" w:date="2019-10-24T16:38:00Z">
        <w:r w:rsidR="00F2229C" w:rsidRPr="00831DB0" w:rsidDel="00D23481">
          <w:rPr>
            <w:rFonts w:cs="Arial"/>
            <w:color w:val="000000" w:themeColor="text1"/>
          </w:rPr>
          <w:delText>first generated</w:delText>
        </w:r>
        <w:r w:rsidR="00E0645F" w:rsidRPr="00831DB0" w:rsidDel="00D23481">
          <w:rPr>
            <w:rFonts w:cs="Arial"/>
            <w:color w:val="000000" w:themeColor="text1"/>
          </w:rPr>
          <w:delText xml:space="preserve"> 24 </w:delText>
        </w:r>
        <w:r w:rsidR="00E0645F" w:rsidRPr="00831DB0" w:rsidDel="00D23481">
          <w:rPr>
            <w:rFonts w:cs="Arial"/>
            <w:i/>
            <w:color w:val="000000" w:themeColor="text1"/>
          </w:rPr>
          <w:delText xml:space="preserve">P. aeruginosa </w:delText>
        </w:r>
        <w:r w:rsidR="00F2229C" w:rsidRPr="00831DB0" w:rsidDel="00D23481">
          <w:rPr>
            <w:rFonts w:cs="Arial"/>
            <w:color w:val="000000" w:themeColor="text1"/>
          </w:rPr>
          <w:delText>clones</w:delText>
        </w:r>
        <w:r w:rsidR="00E0645F" w:rsidRPr="00831DB0" w:rsidDel="00D23481">
          <w:rPr>
            <w:rFonts w:cs="Arial"/>
            <w:color w:val="000000" w:themeColor="text1"/>
          </w:rPr>
          <w:delText xml:space="preserve"> that differed only by a single </w:delText>
        </w:r>
        <w:r w:rsidR="00DB249E" w:rsidDel="00D23481">
          <w:rPr>
            <w:rFonts w:cs="Arial"/>
            <w:color w:val="000000" w:themeColor="text1"/>
          </w:rPr>
          <w:delText xml:space="preserve">CRISPR </w:delText>
        </w:r>
        <w:r w:rsidR="00E0645F" w:rsidRPr="00831DB0" w:rsidDel="00D23481">
          <w:rPr>
            <w:rFonts w:cs="Arial"/>
            <w:color w:val="000000" w:themeColor="text1"/>
          </w:rPr>
          <w:delText xml:space="preserve">spacer </w:delText>
        </w:r>
        <w:r w:rsidR="00F614B0" w:rsidDel="00D23481">
          <w:rPr>
            <w:rFonts w:cs="Arial"/>
            <w:color w:val="000000" w:themeColor="text1"/>
          </w:rPr>
          <w:delText xml:space="preserve">and that </w:delText>
        </w:r>
        <w:r w:rsidR="004F63C6" w:rsidDel="00D23481">
          <w:rPr>
            <w:rFonts w:cs="Arial"/>
            <w:color w:val="000000" w:themeColor="text1"/>
          </w:rPr>
          <w:delText>are resistant to phage DMS3vir. Next, we</w:delText>
        </w:r>
        <w:r w:rsidR="00E0645F" w:rsidRPr="00831DB0" w:rsidDel="00D23481">
          <w:rPr>
            <w:rFonts w:cs="Arial"/>
            <w:color w:val="000000" w:themeColor="text1"/>
          </w:rPr>
          <w:delText xml:space="preserve"> generated 24 DMS3vir </w:delText>
        </w:r>
        <w:r w:rsidR="00DA6868" w:rsidDel="00D23481">
          <w:rPr>
            <w:rFonts w:cs="Arial"/>
            <w:color w:val="000000" w:themeColor="text1"/>
          </w:rPr>
          <w:delText>escape</w:delText>
        </w:r>
        <w:r w:rsidR="00DA6868" w:rsidRPr="00831DB0" w:rsidDel="00D23481">
          <w:rPr>
            <w:rFonts w:cs="Arial"/>
            <w:color w:val="000000" w:themeColor="text1"/>
          </w:rPr>
          <w:delText xml:space="preserve"> </w:delText>
        </w:r>
        <w:r w:rsidR="00E0645F" w:rsidRPr="00831DB0" w:rsidDel="00D23481">
          <w:rPr>
            <w:rFonts w:cs="Arial"/>
            <w:color w:val="000000" w:themeColor="text1"/>
          </w:rPr>
          <w:delText xml:space="preserve">phage </w:delText>
        </w:r>
        <w:r w:rsidR="006A1016" w:rsidRPr="00831DB0" w:rsidDel="00D23481">
          <w:rPr>
            <w:rFonts w:cs="Arial"/>
            <w:color w:val="000000" w:themeColor="text1"/>
          </w:rPr>
          <w:delText>isolates</w:delText>
        </w:r>
        <w:r w:rsidR="004F63C6" w:rsidDel="00D23481">
          <w:rPr>
            <w:rFonts w:cs="Arial"/>
            <w:color w:val="000000" w:themeColor="text1"/>
          </w:rPr>
          <w:delText>, each of which</w:delText>
        </w:r>
        <w:r w:rsidR="004F63C6" w:rsidRPr="00831DB0" w:rsidDel="00D23481">
          <w:rPr>
            <w:rFonts w:cs="Arial"/>
            <w:color w:val="000000" w:themeColor="text1"/>
          </w:rPr>
          <w:delText xml:space="preserve"> </w:delText>
        </w:r>
        <w:r w:rsidR="00E0645F" w:rsidRPr="00831DB0" w:rsidDel="00D23481">
          <w:rPr>
            <w:rFonts w:cs="Arial"/>
            <w:color w:val="000000" w:themeColor="text1"/>
          </w:rPr>
          <w:delText xml:space="preserve">could infect </w:delText>
        </w:r>
        <w:r w:rsidR="004F63C6" w:rsidDel="00D23481">
          <w:rPr>
            <w:rFonts w:cs="Arial"/>
            <w:color w:val="000000" w:themeColor="text1"/>
          </w:rPr>
          <w:delText>a single unique</w:delText>
        </w:r>
        <w:r w:rsidR="00E0645F" w:rsidRPr="00831DB0" w:rsidDel="00D23481">
          <w:rPr>
            <w:rFonts w:cs="Arial"/>
            <w:color w:val="000000" w:themeColor="text1"/>
          </w:rPr>
          <w:delText xml:space="preserve"> clone </w:delText>
        </w:r>
        <w:r w:rsidR="00E35079" w:rsidRPr="00831DB0" w:rsidDel="00D23481">
          <w:rPr>
            <w:rFonts w:cs="Arial"/>
            <w:color w:val="000000" w:themeColor="text1"/>
          </w:rPr>
          <w:delText xml:space="preserve">among the </w:delText>
        </w:r>
        <w:r w:rsidR="00F614B0" w:rsidDel="00D23481">
          <w:rPr>
            <w:rFonts w:cs="Arial"/>
            <w:color w:val="000000" w:themeColor="text1"/>
          </w:rPr>
          <w:delText>24</w:delText>
        </w:r>
        <w:r w:rsidR="00E0645F" w:rsidRPr="00831DB0" w:rsidDel="00D23481">
          <w:rPr>
            <w:rFonts w:cs="Arial"/>
            <w:color w:val="000000" w:themeColor="text1"/>
          </w:rPr>
          <w:delText>.</w:delText>
        </w:r>
        <w:r w:rsidR="00D8716E" w:rsidRPr="00831DB0" w:rsidDel="00D23481">
          <w:rPr>
            <w:rFonts w:cs="Arial"/>
            <w:color w:val="000000" w:themeColor="text1"/>
          </w:rPr>
          <w:delText xml:space="preserve"> This gives a host-pathogen system where one host genotype is infected by one pathogen genotype (</w:delText>
        </w:r>
        <w:r w:rsidR="00611C2A" w:rsidDel="00D23481">
          <w:rPr>
            <w:rFonts w:cs="Arial"/>
            <w:b/>
            <w:color w:val="000000" w:themeColor="text1"/>
          </w:rPr>
          <w:delText>Fig</w:delText>
        </w:r>
      </w:del>
      <w:del w:id="480" w:author="Common, Jack" w:date="2019-10-23T14:20:00Z">
        <w:r w:rsidR="00611C2A" w:rsidDel="007F5712">
          <w:rPr>
            <w:rFonts w:cs="Arial"/>
            <w:b/>
            <w:color w:val="000000" w:themeColor="text1"/>
          </w:rPr>
          <w:delText>.</w:delText>
        </w:r>
      </w:del>
      <w:del w:id="481" w:author="Common, Jack" w:date="2019-10-24T16:38:00Z">
        <w:r w:rsidR="00D8716E" w:rsidRPr="00831DB0" w:rsidDel="00D23481">
          <w:rPr>
            <w:rFonts w:cs="Arial"/>
            <w:b/>
            <w:color w:val="000000" w:themeColor="text1"/>
          </w:rPr>
          <w:delText xml:space="preserve"> S1</w:delText>
        </w:r>
        <w:r w:rsidR="00D8716E" w:rsidRPr="00831DB0" w:rsidDel="00D23481">
          <w:rPr>
            <w:rFonts w:cs="Arial"/>
            <w:color w:val="000000" w:themeColor="text1"/>
          </w:rPr>
          <w:delText>).</w:delText>
        </w:r>
        <w:r w:rsidR="00E0645F" w:rsidRPr="00831DB0" w:rsidDel="00D23481">
          <w:rPr>
            <w:rFonts w:cs="Arial"/>
            <w:color w:val="000000" w:themeColor="text1"/>
          </w:rPr>
          <w:delText xml:space="preserve"> We then </w:delText>
        </w:r>
      </w:del>
      <w:r w:rsidR="00E0645F" w:rsidRPr="00831DB0">
        <w:rPr>
          <w:rFonts w:cs="Arial"/>
          <w:color w:val="000000" w:themeColor="text1"/>
        </w:rPr>
        <w:t xml:space="preserve">set up an experiment </w:t>
      </w:r>
      <w:r w:rsidR="00E3179A">
        <w:rPr>
          <w:rFonts w:cs="Arial"/>
          <w:color w:val="000000" w:themeColor="text1"/>
        </w:rPr>
        <w:t>where we mixed</w:t>
      </w:r>
      <w:r w:rsidR="00E3179A" w:rsidRPr="00831DB0">
        <w:rPr>
          <w:rFonts w:cs="Arial"/>
          <w:color w:val="000000" w:themeColor="text1"/>
        </w:rPr>
        <w:t xml:space="preserve"> </w:t>
      </w:r>
      <w:r w:rsidR="00CD7604" w:rsidRPr="00831DB0">
        <w:rPr>
          <w:rFonts w:cs="Arial"/>
          <w:color w:val="000000" w:themeColor="text1"/>
        </w:rPr>
        <w:t>1</w:t>
      </w:r>
      <w:r w:rsidR="00C67343">
        <w:rPr>
          <w:rFonts w:cs="Arial"/>
          <w:color w:val="000000" w:themeColor="text1"/>
        </w:rPr>
        <w:t>-</w:t>
      </w:r>
      <w:r w:rsidR="00CD7604" w:rsidRPr="00831DB0">
        <w:rPr>
          <w:rFonts w:cs="Arial"/>
          <w:color w:val="000000" w:themeColor="text1"/>
        </w:rPr>
        <w:t>, 3-, 6-, 12- and 24-clones</w:t>
      </w:r>
      <w:r w:rsidR="00E0645F" w:rsidRPr="00831DB0">
        <w:rPr>
          <w:rFonts w:cs="Arial"/>
          <w:color w:val="000000" w:themeColor="text1"/>
        </w:rPr>
        <w:t xml:space="preserve">, and inoculated each treatment with </w:t>
      </w:r>
      <w:r w:rsidR="006A1016" w:rsidRPr="00831DB0">
        <w:rPr>
          <w:rFonts w:cs="Arial"/>
          <w:color w:val="000000" w:themeColor="text1"/>
        </w:rPr>
        <w:t xml:space="preserve">an escape phage </w:t>
      </w:r>
      <w:r w:rsidR="00F614B0">
        <w:rPr>
          <w:rFonts w:cs="Arial"/>
          <w:color w:val="000000" w:themeColor="text1"/>
        </w:rPr>
        <w:t>infecting</w:t>
      </w:r>
      <w:r w:rsidR="00F614B0" w:rsidRPr="00831DB0">
        <w:rPr>
          <w:rFonts w:cs="Arial"/>
          <w:color w:val="000000" w:themeColor="text1"/>
        </w:rPr>
        <w:t xml:space="preserve"> </w:t>
      </w:r>
      <w:r w:rsidR="006A1016" w:rsidRPr="00831DB0">
        <w:rPr>
          <w:rFonts w:cs="Arial"/>
          <w:color w:val="000000" w:themeColor="text1"/>
        </w:rPr>
        <w:t>only one of the clones</w:t>
      </w:r>
      <w:ins w:id="482" w:author="Common, Jack" w:date="2019-10-24T19:11:00Z">
        <w:r w:rsidR="005968F9">
          <w:rPr>
            <w:rFonts w:cs="Arial"/>
            <w:color w:val="000000" w:themeColor="text1"/>
          </w:rPr>
          <w:t xml:space="preserve"> </w:t>
        </w:r>
        <w:r w:rsidR="00ED3779">
          <w:rPr>
            <w:rFonts w:cs="Arial"/>
            <w:color w:val="000000" w:themeColor="text1"/>
          </w:rPr>
          <w:t>(</w:t>
        </w:r>
        <w:r w:rsidR="00ED3779">
          <w:rPr>
            <w:rFonts w:cs="Arial"/>
            <w:b/>
            <w:bCs/>
            <w:color w:val="000000" w:themeColor="text1"/>
          </w:rPr>
          <w:t>Figure</w:t>
        </w:r>
        <w:r w:rsidR="007D6839">
          <w:rPr>
            <w:rFonts w:cs="Arial"/>
            <w:b/>
            <w:bCs/>
            <w:color w:val="000000" w:themeColor="text1"/>
          </w:rPr>
          <w:t>s</w:t>
        </w:r>
      </w:ins>
      <w:ins w:id="483" w:author="Common, Jack" w:date="2019-10-24T19:12:00Z">
        <w:r w:rsidR="007D6839">
          <w:rPr>
            <w:rFonts w:cs="Arial"/>
            <w:b/>
            <w:bCs/>
            <w:color w:val="000000" w:themeColor="text1"/>
          </w:rPr>
          <w:t xml:space="preserve"> S1 &amp;</w:t>
        </w:r>
      </w:ins>
      <w:ins w:id="484" w:author="Common, Jack" w:date="2019-10-24T19:11:00Z">
        <w:r w:rsidR="00ED3779">
          <w:rPr>
            <w:rFonts w:cs="Arial"/>
            <w:b/>
            <w:bCs/>
            <w:color w:val="000000" w:themeColor="text1"/>
          </w:rPr>
          <w:t xml:space="preserve"> S2</w:t>
        </w:r>
        <w:r w:rsidR="00ED3779">
          <w:rPr>
            <w:rFonts w:cs="Arial"/>
            <w:color w:val="000000" w:themeColor="text1"/>
          </w:rPr>
          <w:t>)</w:t>
        </w:r>
      </w:ins>
      <w:r w:rsidR="00E0645F" w:rsidRPr="00831DB0">
        <w:rPr>
          <w:rFonts w:cs="Arial"/>
          <w:color w:val="000000" w:themeColor="text1"/>
        </w:rPr>
        <w:t>.</w:t>
      </w:r>
      <w:r w:rsidR="006A1016" w:rsidRPr="00831DB0">
        <w:rPr>
          <w:rFonts w:cs="Arial"/>
          <w:color w:val="000000" w:themeColor="text1"/>
        </w:rPr>
        <w:t xml:space="preserve"> </w:t>
      </w:r>
      <w:r w:rsidR="004F63C6" w:rsidRPr="00831DB0">
        <w:rPr>
          <w:rFonts w:cs="Arial"/>
          <w:color w:val="000000" w:themeColor="text1"/>
        </w:rPr>
        <w:t>Th</w:t>
      </w:r>
      <w:r w:rsidR="004F63C6">
        <w:rPr>
          <w:rFonts w:cs="Arial"/>
          <w:color w:val="000000" w:themeColor="text1"/>
        </w:rPr>
        <w:t>e</w:t>
      </w:r>
      <w:r w:rsidR="004F63C6" w:rsidRPr="00831DB0">
        <w:rPr>
          <w:rFonts w:cs="Arial"/>
          <w:color w:val="000000" w:themeColor="text1"/>
        </w:rPr>
        <w:t xml:space="preserve"> </w:t>
      </w:r>
      <w:r w:rsidR="00D136DD" w:rsidRPr="00831DB0">
        <w:rPr>
          <w:rFonts w:cs="Arial"/>
          <w:color w:val="000000" w:themeColor="text1"/>
        </w:rPr>
        <w:t>susceptible clone</w:t>
      </w:r>
      <w:r w:rsidR="00E3179A">
        <w:rPr>
          <w:rFonts w:cs="Arial"/>
          <w:color w:val="000000" w:themeColor="text1"/>
        </w:rPr>
        <w:t xml:space="preserve"> (i.e. the one that could be infected by the escape phage)</w:t>
      </w:r>
      <w:r w:rsidR="00D136DD" w:rsidRPr="00831DB0">
        <w:rPr>
          <w:rFonts w:cs="Arial"/>
          <w:color w:val="000000" w:themeColor="text1"/>
        </w:rPr>
        <w:t xml:space="preserve"> </w:t>
      </w:r>
      <w:r w:rsidR="004F63C6">
        <w:rPr>
          <w:rFonts w:cs="Arial"/>
          <w:color w:val="000000" w:themeColor="text1"/>
        </w:rPr>
        <w:t>always carried</w:t>
      </w:r>
      <w:r w:rsidR="00D136DD" w:rsidRPr="00831DB0">
        <w:rPr>
          <w:rFonts w:cs="Arial"/>
          <w:color w:val="000000" w:themeColor="text1"/>
        </w:rPr>
        <w:t xml:space="preserve"> a </w:t>
      </w:r>
      <w:r w:rsidR="00D136DD" w:rsidRPr="00831DB0">
        <w:rPr>
          <w:rFonts w:cs="Arial"/>
          <w:i/>
          <w:color w:val="000000" w:themeColor="text1"/>
        </w:rPr>
        <w:t xml:space="preserve">lacZ </w:t>
      </w:r>
      <w:r w:rsidR="00D136DD" w:rsidRPr="00831DB0">
        <w:rPr>
          <w:rFonts w:cs="Arial"/>
          <w:color w:val="000000" w:themeColor="text1"/>
        </w:rPr>
        <w:t xml:space="preserve">reporter gene, so we could follow its population dynamics and </w:t>
      </w:r>
      <w:r w:rsidR="0037580B">
        <w:rPr>
          <w:rFonts w:cs="Arial"/>
          <w:color w:val="000000" w:themeColor="text1"/>
        </w:rPr>
        <w:t>competitive performance</w:t>
      </w:r>
      <w:r w:rsidR="0037580B" w:rsidRPr="00831DB0">
        <w:rPr>
          <w:rFonts w:cs="Arial"/>
          <w:color w:val="000000" w:themeColor="text1"/>
        </w:rPr>
        <w:t xml:space="preserve"> </w:t>
      </w:r>
      <w:r w:rsidR="00D136DD" w:rsidRPr="00831DB0">
        <w:rPr>
          <w:rFonts w:cs="Arial"/>
          <w:color w:val="000000" w:themeColor="text1"/>
        </w:rPr>
        <w:t>during the experiment.</w:t>
      </w:r>
      <w:r w:rsidR="00965A1D">
        <w:rPr>
          <w:rFonts w:cs="Arial"/>
          <w:color w:val="000000" w:themeColor="text1"/>
        </w:rPr>
        <w:t xml:space="preserve"> </w:t>
      </w:r>
      <w:r w:rsidR="00D136DD" w:rsidRPr="00831DB0">
        <w:rPr>
          <w:rFonts w:cs="Arial"/>
          <w:i/>
          <w:color w:val="000000" w:themeColor="text1"/>
        </w:rPr>
        <w:t>P. aeruginosa ∆</w:t>
      </w:r>
      <w:proofErr w:type="spellStart"/>
      <w:r w:rsidR="00D136DD" w:rsidRPr="00831DB0">
        <w:rPr>
          <w:rFonts w:cs="Arial"/>
          <w:i/>
          <w:color w:val="000000" w:themeColor="text1"/>
        </w:rPr>
        <w:t>pilA</w:t>
      </w:r>
      <w:proofErr w:type="spellEnd"/>
      <w:r w:rsidR="00D136DD" w:rsidRPr="00831DB0">
        <w:rPr>
          <w:rFonts w:cs="Arial"/>
          <w:color w:val="000000" w:themeColor="text1"/>
        </w:rPr>
        <w:t xml:space="preserve">, which only resists phage </w:t>
      </w:r>
      <w:r w:rsidR="00A6069A" w:rsidRPr="00831DB0">
        <w:rPr>
          <w:rFonts w:cs="Arial"/>
          <w:color w:val="000000" w:themeColor="text1"/>
        </w:rPr>
        <w:t>infection via</w:t>
      </w:r>
      <w:r w:rsidR="00D136DD" w:rsidRPr="00831DB0">
        <w:rPr>
          <w:rFonts w:cs="Arial"/>
          <w:color w:val="000000" w:themeColor="text1"/>
        </w:rPr>
        <w:t xml:space="preserve"> surface receptor modification, was included in each treatment to </w:t>
      </w:r>
      <w:r w:rsidR="004F63C6">
        <w:rPr>
          <w:rFonts w:cs="Arial"/>
          <w:color w:val="000000" w:themeColor="text1"/>
        </w:rPr>
        <w:t xml:space="preserve">provide a benchmark against which the </w:t>
      </w:r>
      <w:r w:rsidR="00D136DD" w:rsidRPr="00831DB0">
        <w:rPr>
          <w:rFonts w:cs="Arial"/>
          <w:color w:val="000000" w:themeColor="text1"/>
        </w:rPr>
        <w:t xml:space="preserve">dynamics and </w:t>
      </w:r>
      <w:r w:rsidR="0037580B">
        <w:rPr>
          <w:rFonts w:cs="Arial"/>
          <w:color w:val="000000" w:themeColor="text1"/>
        </w:rPr>
        <w:t>performance</w:t>
      </w:r>
      <w:r w:rsidR="0037580B" w:rsidRPr="00831DB0">
        <w:rPr>
          <w:rFonts w:cs="Arial"/>
          <w:color w:val="000000" w:themeColor="text1"/>
        </w:rPr>
        <w:t xml:space="preserve"> </w:t>
      </w:r>
      <w:r w:rsidR="00D136DD" w:rsidRPr="00831DB0">
        <w:rPr>
          <w:rFonts w:cs="Arial"/>
          <w:color w:val="000000" w:themeColor="text1"/>
        </w:rPr>
        <w:t xml:space="preserve">of </w:t>
      </w:r>
      <w:r w:rsidR="004F63C6">
        <w:rPr>
          <w:rFonts w:cs="Arial"/>
          <w:color w:val="000000" w:themeColor="text1"/>
        </w:rPr>
        <w:t xml:space="preserve">the entire </w:t>
      </w:r>
      <w:r w:rsidR="00D136DD" w:rsidRPr="00831DB0">
        <w:rPr>
          <w:rFonts w:cs="Arial"/>
          <w:color w:val="000000" w:themeColor="text1"/>
        </w:rPr>
        <w:t>CRISPR</w:t>
      </w:r>
      <w:r w:rsidR="004F63C6">
        <w:rPr>
          <w:rFonts w:cs="Arial"/>
          <w:color w:val="000000" w:themeColor="text1"/>
        </w:rPr>
        <w:t xml:space="preserve"> population could be measured</w:t>
      </w:r>
      <w:r w:rsidR="00D136DD" w:rsidRPr="00831DB0">
        <w:rPr>
          <w:rFonts w:cs="Arial"/>
          <w:color w:val="000000" w:themeColor="text1"/>
        </w:rPr>
        <w:t>.</w:t>
      </w:r>
      <w:r w:rsidR="00D136DD" w:rsidRPr="00831DB0">
        <w:rPr>
          <w:rFonts w:cs="Arial"/>
          <w:i/>
          <w:color w:val="000000" w:themeColor="text1"/>
        </w:rPr>
        <w:t xml:space="preserve"> </w:t>
      </w:r>
      <w:r w:rsidR="00D136DD" w:rsidRPr="00831DB0">
        <w:rPr>
          <w:rFonts w:cs="Arial"/>
          <w:color w:val="000000" w:themeColor="text1"/>
        </w:rPr>
        <w:t>We also included 1- and 24-clone treatments inoculated with ancestral phage to which the whole bacterial population was resistant</w:t>
      </w:r>
      <w:r w:rsidR="00E3179A">
        <w:rPr>
          <w:rFonts w:cs="Arial"/>
          <w:color w:val="000000" w:themeColor="text1"/>
        </w:rPr>
        <w:t>, which served as a control</w:t>
      </w:r>
      <w:r w:rsidR="00F714A0">
        <w:rPr>
          <w:rFonts w:cs="Arial"/>
          <w:color w:val="000000" w:themeColor="text1"/>
        </w:rPr>
        <w:t xml:space="preserve"> </w:t>
      </w:r>
      <w:r w:rsidR="00F714A0">
        <w:rPr>
          <w:rFonts w:cs="Arial"/>
          <w:color w:val="000000" w:themeColor="text1"/>
        </w:rPr>
        <w:fldChar w:fldCharType="begin"/>
      </w:r>
      <w:r w:rsidR="00820E6F">
        <w:rPr>
          <w:rFonts w:cs="Arial"/>
          <w:color w:val="000000" w:themeColor="text1"/>
        </w:rPr>
        <w:instrText xml:space="preserve"> ADDIN EN.CITE &lt;EndNote&gt;&lt;Cite&gt;&lt;Author&gt;van Houte&lt;/Author&gt;&lt;Year&gt;2016&lt;/Year&gt;&lt;RecNum&gt;350&lt;/RecNum&gt;&lt;DisplayText&gt;(17)&lt;/DisplayText&gt;&lt;record&gt;&lt;rec-number&gt;350&lt;/rec-number&gt;&lt;foreign-keys&gt;&lt;key app="EN" db-id="xrr2swwexa2rd8ed2d6xfwf20r9v5devt2e2" timestamp="1556229298" guid="8a722732-c548-403d-a12d-f6b5b4f7e13f"&gt;350&lt;/key&gt;&lt;/foreign-keys&gt;&lt;ref-type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instrText>
      </w:r>
      <w:r w:rsidR="00F714A0">
        <w:rPr>
          <w:rFonts w:cs="Arial"/>
          <w:color w:val="000000" w:themeColor="text1"/>
        </w:rPr>
        <w:fldChar w:fldCharType="separate"/>
      </w:r>
      <w:r w:rsidR="00820E6F">
        <w:rPr>
          <w:rFonts w:cs="Arial"/>
          <w:noProof/>
          <w:color w:val="000000" w:themeColor="text1"/>
        </w:rPr>
        <w:t>(17)</w:t>
      </w:r>
      <w:r w:rsidR="00F714A0">
        <w:rPr>
          <w:rFonts w:cs="Arial"/>
          <w:color w:val="000000" w:themeColor="text1"/>
        </w:rPr>
        <w:fldChar w:fldCharType="end"/>
      </w:r>
      <w:r w:rsidR="00D136DD" w:rsidRPr="00831DB0">
        <w:rPr>
          <w:rFonts w:cs="Arial"/>
          <w:color w:val="000000" w:themeColor="text1"/>
        </w:rPr>
        <w:t xml:space="preserve">. We then monitored population dynamics </w:t>
      </w:r>
      <w:r w:rsidR="00F714A0">
        <w:rPr>
          <w:rFonts w:cs="Arial"/>
          <w:color w:val="000000" w:themeColor="text1"/>
        </w:rPr>
        <w:t xml:space="preserve">and evolution </w:t>
      </w:r>
      <w:r w:rsidR="00D136DD" w:rsidRPr="00831DB0">
        <w:rPr>
          <w:rFonts w:cs="Arial"/>
          <w:color w:val="000000" w:themeColor="text1"/>
        </w:rPr>
        <w:t>of the phage, CRISPR clones and the susceptible clone over 3 days.</w:t>
      </w:r>
    </w:p>
    <w:p w14:paraId="4EFF2D4C" w14:textId="77777777" w:rsidR="00C45A78" w:rsidRPr="00831DB0" w:rsidRDefault="00C45A78">
      <w:pPr>
        <w:jc w:val="both"/>
        <w:rPr>
          <w:rFonts w:cs="Arial"/>
          <w:color w:val="000000" w:themeColor="text1"/>
        </w:rPr>
        <w:pPrChange w:id="485" w:author="Common, Jack" w:date="2019-10-23T10:58:00Z">
          <w:pPr>
            <w:spacing w:line="480" w:lineRule="auto"/>
            <w:jc w:val="both"/>
          </w:pPr>
        </w:pPrChange>
      </w:pPr>
    </w:p>
    <w:p w14:paraId="07D95BE4" w14:textId="066A6540" w:rsidR="003C7322" w:rsidRPr="00831DB0" w:rsidRDefault="00331058">
      <w:pPr>
        <w:jc w:val="both"/>
        <w:rPr>
          <w:rFonts w:cs="Arial"/>
          <w:color w:val="000000" w:themeColor="text1"/>
        </w:rPr>
        <w:pPrChange w:id="486" w:author="Common, Jack" w:date="2019-10-23T10:58:00Z">
          <w:pPr>
            <w:spacing w:line="480" w:lineRule="auto"/>
            <w:jc w:val="both"/>
          </w:pPr>
        </w:pPrChange>
      </w:pPr>
      <w:r w:rsidRPr="00831DB0">
        <w:rPr>
          <w:rFonts w:cs="Arial"/>
          <w:color w:val="000000" w:themeColor="text1"/>
        </w:rPr>
        <w:t xml:space="preserve">We </w:t>
      </w:r>
      <w:ins w:id="487" w:author="Common, Jack" w:date="2019-10-23T13:10:00Z">
        <w:r w:rsidR="008752AC">
          <w:rPr>
            <w:rFonts w:cs="Arial"/>
            <w:color w:val="000000" w:themeColor="text1"/>
          </w:rPr>
          <w:t xml:space="preserve">hypothesised that </w:t>
        </w:r>
      </w:ins>
      <w:ins w:id="488" w:author="Common, Jack" w:date="2019-10-23T13:12:00Z">
        <w:r w:rsidR="00C06EB8">
          <w:rPr>
            <w:rFonts w:cs="Arial"/>
            <w:color w:val="000000" w:themeColor="text1"/>
          </w:rPr>
          <w:t xml:space="preserve">if CRISPR allele diversity </w:t>
        </w:r>
      </w:ins>
      <w:ins w:id="489" w:author="Common, Jack" w:date="2019-10-23T13:13:00Z">
        <w:r w:rsidR="00B54448">
          <w:rPr>
            <w:rFonts w:cs="Arial"/>
            <w:color w:val="000000" w:themeColor="text1"/>
          </w:rPr>
          <w:t xml:space="preserve">limits phage epidemics, then </w:t>
        </w:r>
      </w:ins>
      <w:ins w:id="490" w:author="Common, Jack" w:date="2019-10-23T13:10:00Z">
        <w:r w:rsidR="00383D5C">
          <w:rPr>
            <w:rFonts w:cs="Arial"/>
            <w:color w:val="000000" w:themeColor="text1"/>
          </w:rPr>
          <w:t xml:space="preserve">both </w:t>
        </w:r>
      </w:ins>
      <w:ins w:id="491" w:author="Common, Jack" w:date="2019-10-23T13:11:00Z">
        <w:r w:rsidR="00383D5C">
          <w:rPr>
            <w:rFonts w:cs="Arial"/>
            <w:color w:val="000000" w:themeColor="text1"/>
          </w:rPr>
          <w:t xml:space="preserve">phage density and survival would be negatively correlated with </w:t>
        </w:r>
      </w:ins>
      <w:del w:id="492" w:author="Common, Jack" w:date="2019-10-23T13:11:00Z">
        <w:r w:rsidRPr="00831DB0" w:rsidDel="00383D5C">
          <w:rPr>
            <w:rFonts w:cs="Arial"/>
            <w:color w:val="000000" w:themeColor="text1"/>
          </w:rPr>
          <w:delText>first examined how</w:delText>
        </w:r>
        <w:r w:rsidR="004F63C6" w:rsidDel="00383D5C">
          <w:rPr>
            <w:rFonts w:cs="Arial"/>
            <w:color w:val="000000" w:themeColor="text1"/>
          </w:rPr>
          <w:delText xml:space="preserve"> </w:delText>
        </w:r>
      </w:del>
      <w:r w:rsidR="004F63C6">
        <w:rPr>
          <w:rFonts w:cs="Arial"/>
          <w:color w:val="000000" w:themeColor="text1"/>
        </w:rPr>
        <w:t>CRISPR allele</w:t>
      </w:r>
      <w:r w:rsidRPr="00831DB0">
        <w:rPr>
          <w:rFonts w:cs="Arial"/>
          <w:color w:val="000000" w:themeColor="text1"/>
        </w:rPr>
        <w:t xml:space="preserve"> diversit</w:t>
      </w:r>
      <w:ins w:id="493" w:author="Common, Jack" w:date="2019-10-23T13:11:00Z">
        <w:r w:rsidR="00383D5C">
          <w:rPr>
            <w:rFonts w:cs="Arial"/>
            <w:color w:val="000000" w:themeColor="text1"/>
          </w:rPr>
          <w:t>y</w:t>
        </w:r>
      </w:ins>
      <w:del w:id="494" w:author="Common, Jack" w:date="2019-10-23T13:11:00Z">
        <w:r w:rsidRPr="00831DB0" w:rsidDel="00383D5C">
          <w:rPr>
            <w:rFonts w:cs="Arial"/>
            <w:color w:val="000000" w:themeColor="text1"/>
          </w:rPr>
          <w:delText>y</w:delText>
        </w:r>
      </w:del>
      <w:ins w:id="495" w:author="Common, Jack" w:date="2019-10-23T13:11:00Z">
        <w:r w:rsidR="00383D5C">
          <w:rPr>
            <w:rFonts w:cs="Arial"/>
            <w:color w:val="000000" w:themeColor="text1"/>
          </w:rPr>
          <w:t xml:space="preserve">. </w:t>
        </w:r>
      </w:ins>
      <w:del w:id="496" w:author="Common, Jack" w:date="2019-10-23T13:11:00Z">
        <w:r w:rsidRPr="00831DB0" w:rsidDel="00383D5C">
          <w:rPr>
            <w:rFonts w:cs="Arial"/>
            <w:color w:val="000000" w:themeColor="text1"/>
          </w:rPr>
          <w:delText xml:space="preserve"> influ</w:delText>
        </w:r>
        <w:r w:rsidR="00021FEF" w:rsidRPr="00831DB0" w:rsidDel="00383D5C">
          <w:rPr>
            <w:rFonts w:cs="Arial"/>
            <w:color w:val="000000" w:themeColor="text1"/>
          </w:rPr>
          <w:delText>enced phage population dynamics</w:delText>
        </w:r>
        <w:r w:rsidR="00A13B5C" w:rsidRPr="00831DB0" w:rsidDel="00383D5C">
          <w:rPr>
            <w:rFonts w:cs="Arial"/>
            <w:color w:val="000000" w:themeColor="text1"/>
          </w:rPr>
          <w:delText xml:space="preserve"> (</w:delText>
        </w:r>
        <w:r w:rsidR="00611C2A" w:rsidDel="00383D5C">
          <w:rPr>
            <w:rFonts w:cs="Arial"/>
            <w:b/>
            <w:color w:val="000000" w:themeColor="text1"/>
          </w:rPr>
          <w:delText xml:space="preserve">Fig. </w:delText>
        </w:r>
        <w:r w:rsidR="00A13B5C" w:rsidRPr="00831DB0" w:rsidDel="00383D5C">
          <w:rPr>
            <w:rFonts w:cs="Arial"/>
            <w:b/>
            <w:color w:val="000000" w:themeColor="text1"/>
          </w:rPr>
          <w:delText>1</w:delText>
        </w:r>
        <w:r w:rsidR="00A13B5C" w:rsidRPr="00831DB0" w:rsidDel="00383D5C">
          <w:rPr>
            <w:rFonts w:cs="Arial"/>
            <w:color w:val="000000" w:themeColor="text1"/>
          </w:rPr>
          <w:delText>)</w:delText>
        </w:r>
        <w:r w:rsidRPr="00831DB0" w:rsidDel="00383D5C">
          <w:rPr>
            <w:rFonts w:cs="Arial"/>
            <w:color w:val="000000" w:themeColor="text1"/>
          </w:rPr>
          <w:delText xml:space="preserve">. </w:delText>
        </w:r>
      </w:del>
      <w:r w:rsidRPr="00831DB0">
        <w:rPr>
          <w:rFonts w:cs="Arial"/>
          <w:color w:val="000000" w:themeColor="text1"/>
        </w:rPr>
        <w:t>P</w:t>
      </w:r>
      <w:r w:rsidR="00450F07" w:rsidRPr="00831DB0">
        <w:rPr>
          <w:rFonts w:cs="Arial"/>
          <w:color w:val="000000" w:themeColor="text1"/>
        </w:rPr>
        <w:t xml:space="preserve">hage </w:t>
      </w:r>
      <w:r w:rsidR="004D4391" w:rsidRPr="00831DB0">
        <w:rPr>
          <w:rFonts w:cs="Arial"/>
          <w:color w:val="000000" w:themeColor="text1"/>
        </w:rPr>
        <w:t>densities</w:t>
      </w:r>
      <w:ins w:id="497" w:author="Common, Jack" w:date="2019-10-23T13:12:00Z">
        <w:r w:rsidR="007E3ECB">
          <w:rPr>
            <w:rFonts w:cs="Arial"/>
            <w:color w:val="000000" w:themeColor="text1"/>
          </w:rPr>
          <w:t xml:space="preserve"> did</w:t>
        </w:r>
      </w:ins>
      <w:r w:rsidR="00450F07" w:rsidRPr="00831DB0">
        <w:rPr>
          <w:rFonts w:cs="Arial"/>
          <w:color w:val="000000" w:themeColor="text1"/>
        </w:rPr>
        <w:t xml:space="preserve"> </w:t>
      </w:r>
      <w:r w:rsidR="00615B27" w:rsidRPr="00831DB0">
        <w:rPr>
          <w:rFonts w:cs="Arial"/>
          <w:color w:val="000000" w:themeColor="text1"/>
        </w:rPr>
        <w:t>decreas</w:t>
      </w:r>
      <w:ins w:id="498" w:author="Common, Jack" w:date="2019-10-24T10:55:00Z">
        <w:r w:rsidR="00F358A7">
          <w:rPr>
            <w:rFonts w:cs="Arial"/>
            <w:color w:val="000000" w:themeColor="text1"/>
          </w:rPr>
          <w:t>e</w:t>
        </w:r>
      </w:ins>
      <w:del w:id="499" w:author="Common, Jack" w:date="2019-10-24T10:55:00Z">
        <w:r w:rsidR="00615B27" w:rsidRPr="00831DB0" w:rsidDel="00F358A7">
          <w:rPr>
            <w:rFonts w:cs="Arial"/>
            <w:color w:val="000000" w:themeColor="text1"/>
          </w:rPr>
          <w:delText>ed</w:delText>
        </w:r>
      </w:del>
      <w:r w:rsidR="00450F07" w:rsidRPr="00831DB0">
        <w:rPr>
          <w:rFonts w:cs="Arial"/>
          <w:color w:val="000000" w:themeColor="text1"/>
        </w:rPr>
        <w:t xml:space="preserve"> </w:t>
      </w:r>
      <w:r w:rsidR="000439E6" w:rsidRPr="00831DB0">
        <w:rPr>
          <w:rFonts w:cs="Arial"/>
          <w:color w:val="000000" w:themeColor="text1"/>
        </w:rPr>
        <w:t>more rapidly</w:t>
      </w:r>
      <w:r w:rsidR="00476E5F" w:rsidRPr="00831DB0">
        <w:rPr>
          <w:rFonts w:cs="Arial"/>
          <w:color w:val="000000" w:themeColor="text1"/>
        </w:rPr>
        <w:t xml:space="preserve"> as</w:t>
      </w:r>
      <w:r w:rsidR="00450F07" w:rsidRPr="00831DB0">
        <w:rPr>
          <w:rFonts w:cs="Arial"/>
          <w:color w:val="000000" w:themeColor="text1"/>
        </w:rPr>
        <w:t xml:space="preserve"> CRISPR diversity increase</w:t>
      </w:r>
      <w:ins w:id="500" w:author="Common, Jack" w:date="2019-10-24T10:55:00Z">
        <w:r w:rsidR="00F358A7">
          <w:rPr>
            <w:rFonts w:cs="Arial"/>
            <w:color w:val="000000" w:themeColor="text1"/>
          </w:rPr>
          <w:t>d (</w:t>
        </w:r>
        <w:r w:rsidR="00F358A7">
          <w:rPr>
            <w:rFonts w:cs="Arial"/>
            <w:i/>
            <w:iCs/>
            <w:color w:val="000000" w:themeColor="text1"/>
          </w:rPr>
          <w:t>F</w:t>
        </w:r>
        <w:r w:rsidR="00C53808">
          <w:rPr>
            <w:rFonts w:cs="Arial"/>
            <w:color w:val="000000" w:themeColor="text1"/>
            <w:vertAlign w:val="subscript"/>
          </w:rPr>
          <w:t>6,</w:t>
        </w:r>
      </w:ins>
      <w:ins w:id="501" w:author="Common, Jack" w:date="2019-10-24T10:56:00Z">
        <w:r w:rsidR="00C53808">
          <w:rPr>
            <w:rFonts w:cs="Arial"/>
            <w:color w:val="000000" w:themeColor="text1"/>
            <w:vertAlign w:val="subscript"/>
          </w:rPr>
          <w:t>342</w:t>
        </w:r>
        <w:r w:rsidR="00C53808">
          <w:rPr>
            <w:rFonts w:cs="Arial"/>
            <w:color w:val="000000" w:themeColor="text1"/>
          </w:rPr>
          <w:t xml:space="preserve"> = 48.30, </w:t>
        </w:r>
        <w:r w:rsidR="00C53808">
          <w:rPr>
            <w:rFonts w:cs="Arial"/>
            <w:i/>
            <w:iCs/>
            <w:color w:val="000000" w:themeColor="text1"/>
          </w:rPr>
          <w:t xml:space="preserve">p </w:t>
        </w:r>
        <w:r w:rsidR="00C53808">
          <w:rPr>
            <w:rFonts w:cs="Arial"/>
            <w:color w:val="000000" w:themeColor="text1"/>
          </w:rPr>
          <w:t>&lt;</w:t>
        </w:r>
        <w:r w:rsidR="00C53808" w:rsidRPr="00831DB0">
          <w:rPr>
            <w:rFonts w:cs="Arial"/>
            <w:color w:val="000000" w:themeColor="text1"/>
          </w:rPr>
          <w:t xml:space="preserve"> </w:t>
        </w:r>
        <w:r w:rsidR="00C53808">
          <w:rPr>
            <w:rFonts w:cs="Arial"/>
            <w:color w:val="000000" w:themeColor="text1"/>
          </w:rPr>
          <w:t>2.2</w:t>
        </w:r>
        <w:r w:rsidR="00C53808" w:rsidRPr="00831DB0">
          <w:rPr>
            <w:rFonts w:cs="Arial"/>
            <w:color w:val="000000" w:themeColor="text1"/>
          </w:rPr>
          <w:t xml:space="preserve"> x 10</w:t>
        </w:r>
        <w:r w:rsidR="00C53808">
          <w:rPr>
            <w:rFonts w:cs="Arial"/>
            <w:color w:val="000000" w:themeColor="text1"/>
            <w:vertAlign w:val="superscript"/>
          </w:rPr>
          <w:t>-16</w:t>
        </w:r>
      </w:ins>
      <w:ins w:id="502" w:author="Common, Jack" w:date="2019-10-24T10:55:00Z">
        <w:r w:rsidR="00F358A7">
          <w:rPr>
            <w:rFonts w:cs="Arial"/>
            <w:color w:val="000000" w:themeColor="text1"/>
          </w:rPr>
          <w:t>)</w:t>
        </w:r>
      </w:ins>
      <w:ins w:id="503" w:author="Common, Jack" w:date="2019-10-24T10:57:00Z">
        <w:r w:rsidR="00D83E09">
          <w:rPr>
            <w:rFonts w:cs="Arial"/>
            <w:color w:val="000000" w:themeColor="text1"/>
          </w:rPr>
          <w:t xml:space="preserve">, </w:t>
        </w:r>
        <w:r w:rsidR="00387DDE">
          <w:rPr>
            <w:rFonts w:cs="Arial"/>
            <w:color w:val="000000" w:themeColor="text1"/>
          </w:rPr>
          <w:t>phage population sizes decreased over the course of the experiment (regression of ln pfu ml</w:t>
        </w:r>
        <w:r w:rsidR="00387DDE">
          <w:rPr>
            <w:rFonts w:cs="Arial"/>
            <w:color w:val="000000" w:themeColor="text1"/>
          </w:rPr>
          <w:softHyphen/>
        </w:r>
        <w:r w:rsidR="00387DDE">
          <w:rPr>
            <w:rFonts w:cs="Arial"/>
            <w:color w:val="000000" w:themeColor="text1"/>
          </w:rPr>
          <w:softHyphen/>
        </w:r>
        <w:r w:rsidR="00387DDE">
          <w:rPr>
            <w:rFonts w:cs="Arial"/>
            <w:color w:val="000000" w:themeColor="text1"/>
            <w:vertAlign w:val="superscript"/>
          </w:rPr>
          <w:t>-1</w:t>
        </w:r>
        <w:r w:rsidR="00387DDE">
          <w:rPr>
            <w:rFonts w:cs="Arial"/>
            <w:color w:val="000000" w:themeColor="text1"/>
          </w:rPr>
          <w:t xml:space="preserve"> over dpi: </w:t>
        </w:r>
        <w:r w:rsidR="00387DDE" w:rsidRPr="00831DB0">
          <w:rPr>
            <w:rFonts w:cs="Arial"/>
            <w:i/>
            <w:iCs/>
            <w:color w:val="000000" w:themeColor="text1"/>
          </w:rPr>
          <w:sym w:font="Symbol" w:char="F062"/>
        </w:r>
        <w:r w:rsidR="00387DDE" w:rsidRPr="00831DB0">
          <w:rPr>
            <w:rFonts w:cs="Arial"/>
            <w:color w:val="000000" w:themeColor="text1"/>
          </w:rPr>
          <w:t xml:space="preserve">  [95% </w:t>
        </w:r>
        <w:r w:rsidR="00387DDE">
          <w:rPr>
            <w:rFonts w:cs="Arial"/>
            <w:color w:val="000000" w:themeColor="text1"/>
          </w:rPr>
          <w:t>CI</w:t>
        </w:r>
        <w:r w:rsidR="00387DDE" w:rsidRPr="00831DB0">
          <w:rPr>
            <w:rFonts w:cs="Arial"/>
            <w:color w:val="000000" w:themeColor="text1"/>
          </w:rPr>
          <w:t>]</w:t>
        </w:r>
        <w:r w:rsidR="00387DDE">
          <w:rPr>
            <w:rFonts w:cs="Arial"/>
            <w:color w:val="000000" w:themeColor="text1"/>
          </w:rPr>
          <w:t xml:space="preserve"> =</w:t>
        </w:r>
        <w:r w:rsidR="00387DDE" w:rsidRPr="00831DB0">
          <w:rPr>
            <w:rFonts w:cs="Arial"/>
            <w:i/>
            <w:iCs/>
            <w:color w:val="000000" w:themeColor="text1"/>
          </w:rPr>
          <w:t xml:space="preserve"> </w:t>
        </w:r>
      </w:ins>
      <w:ins w:id="504" w:author="Common, Jack" w:date="2019-10-24T11:31:00Z">
        <w:r w:rsidR="009A6C07" w:rsidRPr="009A6C07">
          <w:rPr>
            <w:rFonts w:cs="Arial"/>
            <w:color w:val="000000" w:themeColor="text1"/>
          </w:rPr>
          <w:t xml:space="preserve">-1.32 </w:t>
        </w:r>
      </w:ins>
      <w:ins w:id="505" w:author="Common, Jack" w:date="2019-10-24T10:57:00Z">
        <w:r w:rsidR="00387DDE">
          <w:rPr>
            <w:rFonts w:cs="Arial"/>
            <w:color w:val="000000" w:themeColor="text1"/>
          </w:rPr>
          <w:t>[</w:t>
        </w:r>
      </w:ins>
      <w:ins w:id="506" w:author="Common, Jack" w:date="2019-10-24T11:32:00Z">
        <w:r w:rsidR="00E02573" w:rsidRPr="00E02573">
          <w:rPr>
            <w:rFonts w:cs="Arial"/>
            <w:color w:val="000000" w:themeColor="text1"/>
          </w:rPr>
          <w:t>-1.7</w:t>
        </w:r>
        <w:r w:rsidR="00E02573">
          <w:rPr>
            <w:rFonts w:cs="Arial"/>
            <w:color w:val="000000" w:themeColor="text1"/>
          </w:rPr>
          <w:t xml:space="preserve">4, </w:t>
        </w:r>
        <w:r w:rsidR="00E02573" w:rsidRPr="00E02573">
          <w:rPr>
            <w:rFonts w:cs="Arial"/>
            <w:color w:val="000000" w:themeColor="text1"/>
          </w:rPr>
          <w:t>-0.9</w:t>
        </w:r>
        <w:r w:rsidR="00E02573">
          <w:rPr>
            <w:rFonts w:cs="Arial"/>
            <w:color w:val="000000" w:themeColor="text1"/>
          </w:rPr>
          <w:t>4</w:t>
        </w:r>
      </w:ins>
      <w:ins w:id="507" w:author="Common, Jack" w:date="2019-10-24T10:57:00Z">
        <w:r w:rsidR="00387DDE" w:rsidRPr="00831DB0">
          <w:rPr>
            <w:rFonts w:cs="Arial"/>
            <w:color w:val="000000" w:themeColor="text1"/>
          </w:rPr>
          <w:t>]</w:t>
        </w:r>
        <w:r w:rsidR="00387DDE">
          <w:rPr>
            <w:rFonts w:cs="Arial"/>
            <w:color w:val="000000" w:themeColor="text1"/>
          </w:rPr>
          <w:t xml:space="preserve">, </w:t>
        </w:r>
        <w:r w:rsidR="00387DDE">
          <w:rPr>
            <w:rFonts w:cs="Arial"/>
            <w:i/>
            <w:iCs/>
            <w:color w:val="000000" w:themeColor="text1"/>
          </w:rPr>
          <w:t>t</w:t>
        </w:r>
        <w:r w:rsidR="00387DDE">
          <w:rPr>
            <w:rFonts w:cs="Arial"/>
            <w:color w:val="000000" w:themeColor="text1"/>
          </w:rPr>
          <w:t>(2)</w:t>
        </w:r>
      </w:ins>
      <w:ins w:id="508" w:author="Common, Jack" w:date="2019-10-24T11:31:00Z">
        <w:r w:rsidR="009A6C07">
          <w:rPr>
            <w:rFonts w:cs="Arial"/>
            <w:color w:val="000000" w:themeColor="text1"/>
            <w:vertAlign w:val="subscript"/>
          </w:rPr>
          <w:t>344</w:t>
        </w:r>
      </w:ins>
      <w:ins w:id="509" w:author="Common, Jack" w:date="2019-10-24T10:57:00Z">
        <w:r w:rsidR="00387DDE">
          <w:rPr>
            <w:rFonts w:cs="Arial"/>
            <w:color w:val="000000" w:themeColor="text1"/>
          </w:rPr>
          <w:t xml:space="preserve"> = </w:t>
        </w:r>
        <w:r w:rsidR="00387DDE" w:rsidRPr="0019715B">
          <w:rPr>
            <w:rFonts w:cs="Arial"/>
            <w:color w:val="000000" w:themeColor="text1"/>
          </w:rPr>
          <w:t>-</w:t>
        </w:r>
      </w:ins>
      <w:ins w:id="510" w:author="Common, Jack" w:date="2019-10-24T11:31:00Z">
        <w:r w:rsidR="009A6C07" w:rsidRPr="009A6C07">
          <w:rPr>
            <w:rFonts w:cs="Arial"/>
            <w:color w:val="000000" w:themeColor="text1"/>
          </w:rPr>
          <w:t>6.4</w:t>
        </w:r>
        <w:r w:rsidR="009A6C07">
          <w:rPr>
            <w:rFonts w:cs="Arial"/>
            <w:color w:val="000000" w:themeColor="text1"/>
          </w:rPr>
          <w:t>0</w:t>
        </w:r>
      </w:ins>
      <w:ins w:id="511" w:author="Common, Jack" w:date="2019-10-24T10:57:00Z">
        <w:r w:rsidR="00387DDE">
          <w:rPr>
            <w:rFonts w:cs="Arial"/>
            <w:color w:val="000000" w:themeColor="text1"/>
          </w:rPr>
          <w:t xml:space="preserve">, </w:t>
        </w:r>
        <w:r w:rsidR="00387DDE">
          <w:rPr>
            <w:rFonts w:cs="Arial"/>
            <w:i/>
            <w:iCs/>
            <w:color w:val="000000" w:themeColor="text1"/>
          </w:rPr>
          <w:t xml:space="preserve">p </w:t>
        </w:r>
        <w:r w:rsidR="00387DDE">
          <w:rPr>
            <w:rFonts w:cs="Arial"/>
            <w:color w:val="000000" w:themeColor="text1"/>
          </w:rPr>
          <w:t xml:space="preserve">= </w:t>
        </w:r>
      </w:ins>
      <w:ins w:id="512" w:author="Common, Jack" w:date="2019-10-24T11:31:00Z">
        <w:r w:rsidR="00457AE5">
          <w:rPr>
            <w:rFonts w:cs="Arial"/>
            <w:color w:val="000000" w:themeColor="text1"/>
          </w:rPr>
          <w:t>5.06</w:t>
        </w:r>
      </w:ins>
      <w:ins w:id="513" w:author="Common, Jack" w:date="2019-10-24T10:57:00Z">
        <w:r w:rsidR="00387DDE">
          <w:rPr>
            <w:rFonts w:cs="Arial"/>
            <w:color w:val="000000" w:themeColor="text1"/>
          </w:rPr>
          <w:t xml:space="preserve"> x 10</w:t>
        </w:r>
        <w:r w:rsidR="00387DDE">
          <w:rPr>
            <w:rFonts w:cs="Arial"/>
            <w:color w:val="000000" w:themeColor="text1"/>
            <w:vertAlign w:val="superscript"/>
          </w:rPr>
          <w:t>-1</w:t>
        </w:r>
      </w:ins>
      <w:ins w:id="514" w:author="Common, Jack" w:date="2019-10-24T11:31:00Z">
        <w:r w:rsidR="00457AE5">
          <w:rPr>
            <w:rFonts w:cs="Arial"/>
            <w:color w:val="000000" w:themeColor="text1"/>
            <w:vertAlign w:val="superscript"/>
          </w:rPr>
          <w:t>0</w:t>
        </w:r>
      </w:ins>
      <w:ins w:id="515" w:author="Common, Jack" w:date="2019-10-24T10:57:00Z">
        <w:r w:rsidR="00387DDE">
          <w:rPr>
            <w:rFonts w:cs="Arial"/>
            <w:color w:val="000000" w:themeColor="text1"/>
          </w:rPr>
          <w:t>)</w:t>
        </w:r>
      </w:ins>
      <w:del w:id="516" w:author="Common, Jack" w:date="2019-10-24T10:55:00Z">
        <w:r w:rsidR="00450F07" w:rsidRPr="00831DB0" w:rsidDel="00F358A7">
          <w:rPr>
            <w:rFonts w:cs="Arial"/>
            <w:color w:val="000000" w:themeColor="text1"/>
          </w:rPr>
          <w:delText>d</w:delText>
        </w:r>
        <w:r w:rsidR="00476E5F" w:rsidRPr="00831DB0" w:rsidDel="00F358A7">
          <w:rPr>
            <w:rFonts w:cs="Arial"/>
            <w:color w:val="000000" w:themeColor="text1"/>
          </w:rPr>
          <w:delText xml:space="preserve"> </w:delText>
        </w:r>
      </w:del>
      <w:ins w:id="517" w:author="Common, Jack" w:date="2019-10-24T10:59:00Z">
        <w:r w:rsidR="00FC4E81">
          <w:rPr>
            <w:rFonts w:cs="Arial"/>
            <w:color w:val="000000" w:themeColor="text1"/>
          </w:rPr>
          <w:t xml:space="preserve">, and </w:t>
        </w:r>
        <w:r w:rsidR="00B40C1A">
          <w:rPr>
            <w:rFonts w:cs="Arial"/>
            <w:color w:val="000000" w:themeColor="text1"/>
          </w:rPr>
          <w:t xml:space="preserve">phage declined more rapidly </w:t>
        </w:r>
      </w:ins>
      <w:ins w:id="518" w:author="Common, Jack" w:date="2019-10-24T11:00:00Z">
        <w:r w:rsidR="00B40C1A">
          <w:rPr>
            <w:rFonts w:cs="Arial"/>
            <w:color w:val="000000" w:themeColor="text1"/>
          </w:rPr>
          <w:t>in more diverse treatments (</w:t>
        </w:r>
      </w:ins>
      <w:del w:id="519" w:author="Common, Jack" w:date="2019-10-24T10:59:00Z">
        <w:r w:rsidR="00476E5F" w:rsidRPr="00831DB0" w:rsidDel="00FC4E81">
          <w:rPr>
            <w:rFonts w:cs="Arial"/>
            <w:color w:val="000000" w:themeColor="text1"/>
          </w:rPr>
          <w:delText>(</w:delText>
        </w:r>
      </w:del>
      <w:ins w:id="520" w:author="Common, Jack" w:date="2019-10-24T11:00:00Z">
        <w:r w:rsidR="00B40C1A">
          <w:rPr>
            <w:rFonts w:cs="Arial"/>
            <w:color w:val="000000" w:themeColor="text1"/>
          </w:rPr>
          <w:t>i</w:t>
        </w:r>
      </w:ins>
      <w:ins w:id="521" w:author="Common, Jack" w:date="2019-10-23T11:53:00Z">
        <w:r w:rsidR="00912AB5">
          <w:rPr>
            <w:rFonts w:cs="Arial"/>
            <w:color w:val="000000" w:themeColor="text1"/>
          </w:rPr>
          <w:t>nteraction between CRISPR allele d</w:t>
        </w:r>
      </w:ins>
      <w:del w:id="522" w:author="Common, Jack" w:date="2019-10-23T11:53:00Z">
        <w:r w:rsidR="00CC5095" w:rsidDel="00912AB5">
          <w:rPr>
            <w:rFonts w:cs="Arial"/>
            <w:color w:val="000000" w:themeColor="text1"/>
          </w:rPr>
          <w:delText>D</w:delText>
        </w:r>
      </w:del>
      <w:r w:rsidR="00CD33DC" w:rsidRPr="00831DB0">
        <w:rPr>
          <w:rFonts w:cs="Arial"/>
          <w:color w:val="000000" w:themeColor="text1"/>
        </w:rPr>
        <w:t>iversity</w:t>
      </w:r>
      <w:ins w:id="523" w:author="Common, Jack" w:date="2019-10-23T11:53:00Z">
        <w:r w:rsidR="00912AB5">
          <w:rPr>
            <w:rFonts w:cs="Arial"/>
            <w:color w:val="000000" w:themeColor="text1"/>
          </w:rPr>
          <w:t xml:space="preserve"> and </w:t>
        </w:r>
        <w:r w:rsidR="00CC6887">
          <w:rPr>
            <w:rFonts w:cs="Arial"/>
            <w:color w:val="000000" w:themeColor="text1"/>
          </w:rPr>
          <w:t>days post-infection</w:t>
        </w:r>
      </w:ins>
      <w:r w:rsidR="005A44EC">
        <w:rPr>
          <w:rFonts w:cs="Arial"/>
          <w:color w:val="000000" w:themeColor="text1"/>
        </w:rPr>
        <w:t>:</w:t>
      </w:r>
      <w:r w:rsidR="00CD33DC" w:rsidRPr="00831DB0">
        <w:rPr>
          <w:rFonts w:cs="Arial"/>
          <w:color w:val="000000" w:themeColor="text1"/>
        </w:rPr>
        <w:t xml:space="preserve"> </w:t>
      </w:r>
      <w:ins w:id="524" w:author="Common, Jack" w:date="2019-10-10T08:30:00Z">
        <w:r w:rsidR="00350CE6" w:rsidRPr="00902393">
          <w:rPr>
            <w:rFonts w:cs="Arial"/>
            <w:i/>
            <w:iCs/>
            <w:color w:val="000000" w:themeColor="text1"/>
            <w:rPrChange w:id="525" w:author="Common, Jack" w:date="2019-10-10T08:33:00Z">
              <w:rPr>
                <w:rFonts w:cs="Arial"/>
                <w:color w:val="000000" w:themeColor="text1"/>
              </w:rPr>
            </w:rPrChange>
          </w:rPr>
          <w:t>F</w:t>
        </w:r>
      </w:ins>
      <w:del w:id="526" w:author="Common, Jack" w:date="2019-10-10T08:30:00Z">
        <w:r w:rsidR="00CD33DC" w:rsidRPr="00831DB0" w:rsidDel="00350CE6">
          <w:rPr>
            <w:rFonts w:cs="Arial"/>
            <w:color w:val="000000" w:themeColor="text1"/>
          </w:rPr>
          <w:sym w:font="Symbol" w:char="F063"/>
        </w:r>
        <w:r w:rsidR="00CD33DC" w:rsidRPr="00831DB0" w:rsidDel="00350CE6">
          <w:rPr>
            <w:rFonts w:cs="Arial"/>
            <w:color w:val="000000" w:themeColor="text1"/>
            <w:vertAlign w:val="superscript"/>
          </w:rPr>
          <w:delText>2</w:delText>
        </w:r>
      </w:del>
      <w:ins w:id="527" w:author="Common, Jack" w:date="2019-10-24T11:33:00Z">
        <w:r w:rsidR="00F03B3B">
          <w:rPr>
            <w:rFonts w:cs="Arial"/>
            <w:color w:val="000000" w:themeColor="text1"/>
            <w:vertAlign w:val="subscript"/>
          </w:rPr>
          <w:t>6,31</w:t>
        </w:r>
        <w:r w:rsidR="00CE2AF4">
          <w:rPr>
            <w:rFonts w:cs="Arial"/>
            <w:color w:val="000000" w:themeColor="text1"/>
            <w:vertAlign w:val="subscript"/>
          </w:rPr>
          <w:t xml:space="preserve">4 </w:t>
        </w:r>
      </w:ins>
      <w:del w:id="528" w:author="Common, Jack" w:date="2019-10-10T08:30:00Z">
        <w:r w:rsidR="00CD33DC" w:rsidRPr="00831DB0" w:rsidDel="00350CE6">
          <w:rPr>
            <w:rFonts w:cs="Arial"/>
            <w:color w:val="000000" w:themeColor="text1"/>
            <w:vertAlign w:val="subscript"/>
          </w:rPr>
          <w:delText>(1)</w:delText>
        </w:r>
      </w:del>
      <w:del w:id="529" w:author="Common, Jack" w:date="2019-10-24T11:33:00Z">
        <w:r w:rsidR="00CD33DC" w:rsidRPr="00831DB0" w:rsidDel="00F03B3B">
          <w:rPr>
            <w:rFonts w:cs="Arial"/>
            <w:color w:val="000000" w:themeColor="text1"/>
          </w:rPr>
          <w:delText xml:space="preserve"> </w:delText>
        </w:r>
      </w:del>
      <w:r w:rsidR="00CD33DC" w:rsidRPr="00831DB0">
        <w:rPr>
          <w:rFonts w:cs="Arial"/>
          <w:color w:val="000000" w:themeColor="text1"/>
        </w:rPr>
        <w:t xml:space="preserve">= </w:t>
      </w:r>
      <w:del w:id="530" w:author="Common, Jack" w:date="2019-10-10T08:30:00Z">
        <w:r w:rsidR="00A07B53" w:rsidRPr="00831DB0" w:rsidDel="00256C29">
          <w:rPr>
            <w:rFonts w:cs="Arial"/>
            <w:color w:val="000000" w:themeColor="text1"/>
          </w:rPr>
          <w:delText>15.7</w:delText>
        </w:r>
      </w:del>
      <w:ins w:id="531" w:author="Common, Jack" w:date="2019-10-23T11:54:00Z">
        <w:r w:rsidR="00CC6887">
          <w:rPr>
            <w:rFonts w:cs="Arial"/>
            <w:color w:val="000000" w:themeColor="text1"/>
          </w:rPr>
          <w:t>24.</w:t>
        </w:r>
      </w:ins>
      <w:ins w:id="532" w:author="Common, Jack" w:date="2019-10-24T11:32:00Z">
        <w:r w:rsidR="00F03B3B">
          <w:rPr>
            <w:rFonts w:cs="Arial"/>
            <w:color w:val="000000" w:themeColor="text1"/>
          </w:rPr>
          <w:t>10</w:t>
        </w:r>
      </w:ins>
      <w:r w:rsidR="00A07B53" w:rsidRPr="00831DB0">
        <w:rPr>
          <w:rFonts w:cs="Arial"/>
          <w:color w:val="000000" w:themeColor="text1"/>
        </w:rPr>
        <w:t xml:space="preserve">, </w:t>
      </w:r>
      <w:r w:rsidR="00A07B53" w:rsidRPr="00831DB0">
        <w:rPr>
          <w:rFonts w:cs="Arial"/>
          <w:i/>
          <w:iCs/>
          <w:color w:val="000000" w:themeColor="text1"/>
        </w:rPr>
        <w:t>p</w:t>
      </w:r>
      <w:r w:rsidR="00A07B53" w:rsidRPr="00831DB0">
        <w:rPr>
          <w:rFonts w:cs="Arial"/>
          <w:color w:val="000000" w:themeColor="text1"/>
        </w:rPr>
        <w:t xml:space="preserve"> </w:t>
      </w:r>
      <w:ins w:id="533" w:author="Common, Jack" w:date="2019-10-10T08:30:00Z">
        <w:r w:rsidR="00256C29">
          <w:rPr>
            <w:rFonts w:cs="Arial"/>
            <w:color w:val="000000" w:themeColor="text1"/>
          </w:rPr>
          <w:t>&lt;</w:t>
        </w:r>
      </w:ins>
      <w:del w:id="534" w:author="Common, Jack" w:date="2019-10-10T08:30:00Z">
        <w:r w:rsidR="00A07B53" w:rsidRPr="00831DB0" w:rsidDel="00256C29">
          <w:rPr>
            <w:rFonts w:cs="Arial"/>
            <w:color w:val="000000" w:themeColor="text1"/>
          </w:rPr>
          <w:delText>=</w:delText>
        </w:r>
      </w:del>
      <w:r w:rsidR="00A07B53" w:rsidRPr="00831DB0">
        <w:rPr>
          <w:rFonts w:cs="Arial"/>
          <w:color w:val="000000" w:themeColor="text1"/>
        </w:rPr>
        <w:t xml:space="preserve"> </w:t>
      </w:r>
      <w:ins w:id="535" w:author="Common, Jack" w:date="2019-10-10T08:30:00Z">
        <w:r w:rsidR="00256C29">
          <w:rPr>
            <w:rFonts w:cs="Arial"/>
            <w:color w:val="000000" w:themeColor="text1"/>
          </w:rPr>
          <w:t>2.2</w:t>
        </w:r>
      </w:ins>
      <w:del w:id="536" w:author="Common, Jack" w:date="2019-10-10T08:30:00Z">
        <w:r w:rsidR="00A07B53" w:rsidRPr="00831DB0" w:rsidDel="00256C29">
          <w:rPr>
            <w:rFonts w:cs="Arial"/>
            <w:color w:val="000000" w:themeColor="text1"/>
          </w:rPr>
          <w:delText>7.5</w:delText>
        </w:r>
      </w:del>
      <w:r w:rsidR="00E01ABD" w:rsidRPr="00831DB0">
        <w:rPr>
          <w:rFonts w:cs="Arial"/>
          <w:color w:val="000000" w:themeColor="text1"/>
        </w:rPr>
        <w:t xml:space="preserve"> </w:t>
      </w:r>
      <w:r w:rsidR="00A07B53" w:rsidRPr="00831DB0">
        <w:rPr>
          <w:rFonts w:cs="Arial"/>
          <w:color w:val="000000" w:themeColor="text1"/>
        </w:rPr>
        <w:t>x</w:t>
      </w:r>
      <w:r w:rsidR="00E01ABD" w:rsidRPr="00831DB0">
        <w:rPr>
          <w:rFonts w:cs="Arial"/>
          <w:color w:val="000000" w:themeColor="text1"/>
        </w:rPr>
        <w:t xml:space="preserve"> </w:t>
      </w:r>
      <w:r w:rsidR="00A07B53" w:rsidRPr="00831DB0">
        <w:rPr>
          <w:rFonts w:cs="Arial"/>
          <w:color w:val="000000" w:themeColor="text1"/>
        </w:rPr>
        <w:t>10</w:t>
      </w:r>
      <w:ins w:id="537" w:author="Common, Jack" w:date="2019-10-10T08:30:00Z">
        <w:r w:rsidR="00256C29">
          <w:rPr>
            <w:rFonts w:cs="Arial"/>
            <w:color w:val="000000" w:themeColor="text1"/>
            <w:vertAlign w:val="superscript"/>
          </w:rPr>
          <w:t>-16</w:t>
        </w:r>
      </w:ins>
      <w:del w:id="538" w:author="Common, Jack" w:date="2019-10-10T08:30:00Z">
        <w:r w:rsidR="00A07B53" w:rsidRPr="00831DB0" w:rsidDel="00256C29">
          <w:rPr>
            <w:rFonts w:cs="Arial"/>
            <w:color w:val="000000" w:themeColor="text1"/>
            <w:vertAlign w:val="superscript"/>
          </w:rPr>
          <w:delText>-5</w:delText>
        </w:r>
      </w:del>
      <w:del w:id="539" w:author="Common, Jack" w:date="2019-10-23T11:54:00Z">
        <w:r w:rsidR="00A07B53" w:rsidRPr="00831DB0" w:rsidDel="00581233">
          <w:rPr>
            <w:rFonts w:cs="Arial"/>
            <w:color w:val="000000" w:themeColor="text1"/>
            <w:vertAlign w:val="superscript"/>
          </w:rPr>
          <w:noBreakHyphen/>
        </w:r>
        <w:r w:rsidR="00A07B53" w:rsidRPr="00831DB0" w:rsidDel="00CC6887">
          <w:rPr>
            <w:rFonts w:cs="Arial"/>
            <w:color w:val="000000" w:themeColor="text1"/>
          </w:rPr>
          <w:delText xml:space="preserve">; </w:delText>
        </w:r>
        <w:r w:rsidR="007505F7" w:rsidDel="00CC6887">
          <w:rPr>
            <w:rFonts w:cs="Arial"/>
            <w:color w:val="000000" w:themeColor="text1"/>
          </w:rPr>
          <w:delText>T</w:delText>
        </w:r>
        <w:r w:rsidR="005A44EC" w:rsidDel="00CC6887">
          <w:rPr>
            <w:rFonts w:cs="Arial"/>
            <w:color w:val="000000" w:themeColor="text1"/>
          </w:rPr>
          <w:delText xml:space="preserve">ime: </w:delText>
        </w:r>
      </w:del>
      <w:del w:id="540" w:author="Common, Jack" w:date="2019-10-10T08:30:00Z">
        <w:r w:rsidR="0043640E" w:rsidRPr="00831DB0" w:rsidDel="00935AA8">
          <w:rPr>
            <w:rFonts w:cs="Arial"/>
            <w:color w:val="000000" w:themeColor="text1"/>
          </w:rPr>
          <w:sym w:font="Symbol" w:char="F063"/>
        </w:r>
        <w:r w:rsidR="0043640E" w:rsidRPr="00831DB0" w:rsidDel="00935AA8">
          <w:rPr>
            <w:rFonts w:cs="Arial"/>
            <w:color w:val="000000" w:themeColor="text1"/>
            <w:vertAlign w:val="superscript"/>
          </w:rPr>
          <w:delText>2</w:delText>
        </w:r>
        <w:r w:rsidR="0043640E" w:rsidRPr="00831DB0" w:rsidDel="00935AA8">
          <w:rPr>
            <w:rFonts w:cs="Arial"/>
            <w:color w:val="000000" w:themeColor="text1"/>
            <w:vertAlign w:val="subscript"/>
          </w:rPr>
          <w:delText>(1)</w:delText>
        </w:r>
      </w:del>
      <w:del w:id="541" w:author="Common, Jack" w:date="2019-10-23T11:54:00Z">
        <w:r w:rsidR="0043640E" w:rsidRPr="00831DB0" w:rsidDel="00CC6887">
          <w:rPr>
            <w:rFonts w:cs="Arial"/>
            <w:color w:val="000000" w:themeColor="text1"/>
            <w:vertAlign w:val="subscript"/>
          </w:rPr>
          <w:delText xml:space="preserve"> </w:delText>
        </w:r>
        <w:r w:rsidR="0043640E" w:rsidRPr="00831DB0" w:rsidDel="00CC6887">
          <w:rPr>
            <w:rFonts w:cs="Arial"/>
            <w:color w:val="000000" w:themeColor="text1"/>
          </w:rPr>
          <w:delText xml:space="preserve">= </w:delText>
        </w:r>
      </w:del>
      <w:del w:id="542" w:author="Common, Jack" w:date="2019-10-10T08:31:00Z">
        <w:r w:rsidR="0043640E" w:rsidRPr="00831DB0" w:rsidDel="00935AA8">
          <w:rPr>
            <w:rFonts w:cs="Arial"/>
            <w:color w:val="000000" w:themeColor="text1"/>
          </w:rPr>
          <w:delText>36.9</w:delText>
        </w:r>
      </w:del>
      <w:del w:id="543" w:author="Common, Jack" w:date="2019-10-23T11:54:00Z">
        <w:r w:rsidR="0003655A" w:rsidRPr="00831DB0" w:rsidDel="00CC6887">
          <w:rPr>
            <w:rFonts w:cs="Arial"/>
            <w:color w:val="000000" w:themeColor="text1"/>
          </w:rPr>
          <w:delText xml:space="preserve">, </w:delText>
        </w:r>
        <w:r w:rsidR="0003655A" w:rsidRPr="00831DB0" w:rsidDel="00CC6887">
          <w:rPr>
            <w:rFonts w:cs="Arial"/>
            <w:i/>
            <w:iCs/>
            <w:color w:val="000000" w:themeColor="text1"/>
          </w:rPr>
          <w:delText>p</w:delText>
        </w:r>
        <w:r w:rsidR="0003655A" w:rsidRPr="00831DB0" w:rsidDel="00CC6887">
          <w:rPr>
            <w:rFonts w:cs="Arial"/>
            <w:color w:val="000000" w:themeColor="text1"/>
          </w:rPr>
          <w:delText xml:space="preserve"> = </w:delText>
        </w:r>
      </w:del>
      <w:del w:id="544" w:author="Common, Jack" w:date="2019-10-10T08:31:00Z">
        <w:r w:rsidR="00E01ABD" w:rsidRPr="00831DB0" w:rsidDel="00935AA8">
          <w:rPr>
            <w:rFonts w:cs="Arial"/>
            <w:color w:val="000000" w:themeColor="text1"/>
          </w:rPr>
          <w:delText>1.23</w:delText>
        </w:r>
      </w:del>
      <w:del w:id="545" w:author="Common, Jack" w:date="2019-10-23T11:54:00Z">
        <w:r w:rsidR="00E01ABD" w:rsidRPr="00831DB0" w:rsidDel="00CC6887">
          <w:rPr>
            <w:rFonts w:cs="Arial"/>
            <w:color w:val="000000" w:themeColor="text1"/>
          </w:rPr>
          <w:delText xml:space="preserve"> x 10</w:delText>
        </w:r>
        <w:r w:rsidR="00E01ABD" w:rsidRPr="00831DB0" w:rsidDel="00CC6887">
          <w:rPr>
            <w:rFonts w:cs="Arial"/>
            <w:color w:val="000000" w:themeColor="text1"/>
            <w:vertAlign w:val="superscript"/>
          </w:rPr>
          <w:delText>-</w:delText>
        </w:r>
      </w:del>
      <w:del w:id="546" w:author="Common, Jack" w:date="2019-10-10T08:31:00Z">
        <w:r w:rsidR="00E01ABD" w:rsidRPr="00831DB0" w:rsidDel="00935AA8">
          <w:rPr>
            <w:rFonts w:cs="Arial"/>
            <w:color w:val="000000" w:themeColor="text1"/>
            <w:vertAlign w:val="superscript"/>
          </w:rPr>
          <w:delText>9</w:delText>
        </w:r>
      </w:del>
      <w:r w:rsidR="005B0514">
        <w:rPr>
          <w:rFonts w:cs="Arial"/>
          <w:color w:val="000000" w:themeColor="text1"/>
        </w:rPr>
        <w:t xml:space="preserve">; </w:t>
      </w:r>
      <w:r w:rsidR="00611C2A">
        <w:rPr>
          <w:rFonts w:cs="Arial"/>
          <w:b/>
          <w:bCs/>
          <w:color w:val="000000" w:themeColor="text1"/>
        </w:rPr>
        <w:t>Fig</w:t>
      </w:r>
      <w:ins w:id="547" w:author="Common, Jack" w:date="2019-10-23T13:12:00Z">
        <w:r w:rsidR="007E3ECB">
          <w:rPr>
            <w:rFonts w:cs="Arial"/>
            <w:b/>
            <w:bCs/>
            <w:color w:val="000000" w:themeColor="text1"/>
          </w:rPr>
          <w:t xml:space="preserve">ure </w:t>
        </w:r>
      </w:ins>
      <w:del w:id="548" w:author="Common, Jack" w:date="2019-10-23T13:12:00Z">
        <w:r w:rsidR="00611C2A" w:rsidDel="007E3ECB">
          <w:rPr>
            <w:rFonts w:cs="Arial"/>
            <w:b/>
            <w:bCs/>
            <w:color w:val="000000" w:themeColor="text1"/>
          </w:rPr>
          <w:delText>.</w:delText>
        </w:r>
        <w:r w:rsidR="005B0514" w:rsidDel="007E3ECB">
          <w:rPr>
            <w:rFonts w:cs="Arial"/>
            <w:b/>
            <w:bCs/>
            <w:color w:val="000000" w:themeColor="text1"/>
          </w:rPr>
          <w:delText xml:space="preserve"> S</w:delText>
        </w:r>
      </w:del>
      <w:ins w:id="549" w:author="Common, Jack" w:date="2019-10-23T13:12:00Z">
        <w:r w:rsidR="007E3ECB">
          <w:rPr>
            <w:rFonts w:cs="Arial"/>
            <w:b/>
            <w:bCs/>
            <w:color w:val="000000" w:themeColor="text1"/>
          </w:rPr>
          <w:t>1</w:t>
        </w:r>
      </w:ins>
      <w:ins w:id="550" w:author="Common, Jack" w:date="2019-10-24T09:40:00Z">
        <w:r w:rsidR="00523448">
          <w:rPr>
            <w:rFonts w:cs="Arial"/>
            <w:b/>
            <w:bCs/>
            <w:color w:val="000000" w:themeColor="text1"/>
          </w:rPr>
          <w:t>A &amp; B</w:t>
        </w:r>
      </w:ins>
      <w:del w:id="551" w:author="Common, Jack" w:date="2019-10-23T13:12:00Z">
        <w:r w:rsidR="005B0514" w:rsidDel="007E3ECB">
          <w:rPr>
            <w:rFonts w:cs="Arial"/>
            <w:b/>
            <w:bCs/>
            <w:color w:val="000000" w:themeColor="text1"/>
          </w:rPr>
          <w:delText>2</w:delText>
        </w:r>
      </w:del>
      <w:r w:rsidR="00E01ABD" w:rsidRPr="00831DB0">
        <w:rPr>
          <w:rFonts w:cs="Arial"/>
          <w:color w:val="000000" w:themeColor="text1"/>
        </w:rPr>
        <w:t>)</w:t>
      </w:r>
      <w:ins w:id="552" w:author="Common, Jack" w:date="2019-10-23T13:12:00Z">
        <w:r w:rsidR="00C06EB8">
          <w:rPr>
            <w:rFonts w:cs="Arial"/>
            <w:color w:val="000000" w:themeColor="text1"/>
          </w:rPr>
          <w:t xml:space="preserve">. This </w:t>
        </w:r>
      </w:ins>
      <w:del w:id="553" w:author="Common, Jack" w:date="2019-10-23T13:12:00Z">
        <w:r w:rsidR="00C67343" w:rsidDel="00C06EB8">
          <w:rPr>
            <w:rFonts w:cs="Arial"/>
            <w:color w:val="000000" w:themeColor="text1"/>
          </w:rPr>
          <w:delText xml:space="preserve">, </w:delText>
        </w:r>
        <w:r w:rsidR="00450F07" w:rsidRPr="00831DB0" w:rsidDel="00C06EB8">
          <w:rPr>
            <w:rFonts w:cs="Arial"/>
            <w:color w:val="000000" w:themeColor="text1"/>
          </w:rPr>
          <w:delText xml:space="preserve">which </w:delText>
        </w:r>
      </w:del>
      <w:r w:rsidR="00450F07" w:rsidRPr="00831DB0">
        <w:rPr>
          <w:rFonts w:cs="Arial"/>
          <w:color w:val="000000" w:themeColor="text1"/>
        </w:rPr>
        <w:t>is consistent with a protective effect of CRISPR diversity.</w:t>
      </w:r>
      <w:r w:rsidR="00AF30FF" w:rsidRPr="00831DB0">
        <w:rPr>
          <w:rFonts w:cs="Arial"/>
          <w:color w:val="000000" w:themeColor="text1"/>
        </w:rPr>
        <w:t xml:space="preserve"> </w:t>
      </w:r>
      <w:r w:rsidR="004F52DB" w:rsidRPr="00831DB0">
        <w:rPr>
          <w:rFonts w:cs="Arial"/>
          <w:color w:val="000000" w:themeColor="text1"/>
        </w:rPr>
        <w:t>T</w:t>
      </w:r>
      <w:r w:rsidR="00077A32" w:rsidRPr="00831DB0">
        <w:rPr>
          <w:rFonts w:cs="Arial"/>
          <w:color w:val="000000" w:themeColor="text1"/>
        </w:rPr>
        <w:t xml:space="preserve">he ancestral phage controls show that </w:t>
      </w:r>
      <w:r w:rsidR="004F52DB" w:rsidRPr="00831DB0">
        <w:rPr>
          <w:rFonts w:cs="Arial"/>
          <w:color w:val="000000" w:themeColor="text1"/>
        </w:rPr>
        <w:t xml:space="preserve">phage titre </w:t>
      </w:r>
      <w:r w:rsidR="00965B7C">
        <w:rPr>
          <w:rFonts w:cs="Arial"/>
          <w:color w:val="000000" w:themeColor="text1"/>
        </w:rPr>
        <w:t xml:space="preserve">over time </w:t>
      </w:r>
      <w:r w:rsidR="004F52DB" w:rsidRPr="00831DB0">
        <w:rPr>
          <w:rFonts w:cs="Arial"/>
          <w:color w:val="000000" w:themeColor="text1"/>
        </w:rPr>
        <w:t xml:space="preserve">in </w:t>
      </w:r>
      <w:r w:rsidR="00FE5C27" w:rsidRPr="00831DB0">
        <w:rPr>
          <w:rFonts w:cs="Arial"/>
          <w:color w:val="000000" w:themeColor="text1"/>
        </w:rPr>
        <w:t>a monoclonal</w:t>
      </w:r>
      <w:r w:rsidR="00965B7C">
        <w:rPr>
          <w:rFonts w:cs="Arial"/>
          <w:color w:val="000000" w:themeColor="text1"/>
        </w:rPr>
        <w:t xml:space="preserve"> (and initially </w:t>
      </w:r>
      <w:r w:rsidR="00FE5C27" w:rsidRPr="00831DB0">
        <w:rPr>
          <w:rFonts w:cs="Arial"/>
          <w:color w:val="000000" w:themeColor="text1"/>
        </w:rPr>
        <w:t>resistant</w:t>
      </w:r>
      <w:r w:rsidR="00965B7C">
        <w:rPr>
          <w:rFonts w:cs="Arial"/>
          <w:color w:val="000000" w:themeColor="text1"/>
        </w:rPr>
        <w:t>)</w:t>
      </w:r>
      <w:r w:rsidR="00FE5C27" w:rsidRPr="00831DB0">
        <w:rPr>
          <w:rFonts w:cs="Arial"/>
          <w:color w:val="000000" w:themeColor="text1"/>
        </w:rPr>
        <w:t xml:space="preserve"> host population </w:t>
      </w:r>
      <w:r w:rsidR="00965B7C">
        <w:rPr>
          <w:rFonts w:cs="Arial"/>
          <w:color w:val="000000" w:themeColor="text1"/>
        </w:rPr>
        <w:t>is</w:t>
      </w:r>
      <w:r w:rsidR="00965B7C" w:rsidRPr="00831DB0">
        <w:rPr>
          <w:rFonts w:cs="Arial"/>
          <w:color w:val="000000" w:themeColor="text1"/>
        </w:rPr>
        <w:t xml:space="preserve"> </w:t>
      </w:r>
      <w:r w:rsidR="000667FC" w:rsidRPr="00831DB0">
        <w:rPr>
          <w:rFonts w:cs="Arial"/>
          <w:color w:val="000000" w:themeColor="text1"/>
        </w:rPr>
        <w:t xml:space="preserve">statistically similar to </w:t>
      </w:r>
      <w:r w:rsidR="00965B7C">
        <w:rPr>
          <w:rFonts w:cs="Arial"/>
          <w:color w:val="000000" w:themeColor="text1"/>
        </w:rPr>
        <w:t>that observed when an escape phage infects</w:t>
      </w:r>
      <w:r w:rsidR="000667FC" w:rsidRPr="00831DB0">
        <w:rPr>
          <w:rFonts w:cs="Arial"/>
          <w:color w:val="000000" w:themeColor="text1"/>
        </w:rPr>
        <w:t xml:space="preserve"> a monoclonal</w:t>
      </w:r>
      <w:r w:rsidR="00965B7C">
        <w:rPr>
          <w:rFonts w:cs="Arial"/>
          <w:color w:val="000000" w:themeColor="text1"/>
        </w:rPr>
        <w:t xml:space="preserve"> (but susceptible) </w:t>
      </w:r>
      <w:r w:rsidR="000667FC" w:rsidRPr="00831DB0">
        <w:rPr>
          <w:rFonts w:cs="Arial"/>
          <w:color w:val="000000" w:themeColor="text1"/>
        </w:rPr>
        <w:t>population</w:t>
      </w:r>
      <w:r w:rsidR="00DF73B0" w:rsidRPr="00831DB0">
        <w:rPr>
          <w:rFonts w:cs="Arial"/>
          <w:color w:val="000000" w:themeColor="text1"/>
        </w:rPr>
        <w:t xml:space="preserve"> (</w:t>
      </w:r>
      <w:r w:rsidR="00611C2A">
        <w:rPr>
          <w:rFonts w:cs="Arial"/>
          <w:b/>
          <w:bCs/>
          <w:color w:val="000000" w:themeColor="text1"/>
        </w:rPr>
        <w:t>Fig</w:t>
      </w:r>
      <w:ins w:id="554" w:author="Common, Jack" w:date="2019-10-23T13:13:00Z">
        <w:r w:rsidR="00B54448">
          <w:rPr>
            <w:rFonts w:cs="Arial"/>
            <w:b/>
            <w:bCs/>
            <w:color w:val="000000" w:themeColor="text1"/>
          </w:rPr>
          <w:t>ure</w:t>
        </w:r>
      </w:ins>
      <w:del w:id="555" w:author="Common, Jack" w:date="2019-10-23T13:13:00Z">
        <w:r w:rsidR="00611C2A" w:rsidDel="00B54448">
          <w:rPr>
            <w:rFonts w:cs="Arial"/>
            <w:b/>
            <w:bCs/>
            <w:color w:val="000000" w:themeColor="text1"/>
          </w:rPr>
          <w:delText>.</w:delText>
        </w:r>
      </w:del>
      <w:r w:rsidR="00DF73B0" w:rsidRPr="00831DB0">
        <w:rPr>
          <w:rFonts w:cs="Arial"/>
          <w:b/>
          <w:bCs/>
          <w:color w:val="000000" w:themeColor="text1"/>
        </w:rPr>
        <w:t xml:space="preserve"> </w:t>
      </w:r>
      <w:ins w:id="556" w:author="Common, Jack" w:date="2019-10-23T13:13:00Z">
        <w:r w:rsidR="00996EBF">
          <w:rPr>
            <w:rFonts w:cs="Arial"/>
            <w:b/>
            <w:bCs/>
            <w:color w:val="000000" w:themeColor="text1"/>
          </w:rPr>
          <w:t>1</w:t>
        </w:r>
      </w:ins>
      <w:ins w:id="557" w:author="Common, Jack" w:date="2019-10-24T09:40:00Z">
        <w:r w:rsidR="00523448">
          <w:rPr>
            <w:rFonts w:cs="Arial"/>
            <w:b/>
            <w:bCs/>
            <w:color w:val="000000" w:themeColor="text1"/>
          </w:rPr>
          <w:t>B</w:t>
        </w:r>
      </w:ins>
      <w:del w:id="558" w:author="Common, Jack" w:date="2019-10-23T13:13:00Z">
        <w:r w:rsidR="00DF73B0" w:rsidRPr="00831DB0" w:rsidDel="00996EBF">
          <w:rPr>
            <w:rFonts w:cs="Arial"/>
            <w:b/>
            <w:bCs/>
            <w:color w:val="000000" w:themeColor="text1"/>
          </w:rPr>
          <w:delText>S2</w:delText>
        </w:r>
      </w:del>
      <w:r w:rsidR="00965B7C" w:rsidRPr="00831DB0">
        <w:rPr>
          <w:rFonts w:cs="Arial"/>
          <w:color w:val="000000" w:themeColor="text1"/>
        </w:rPr>
        <w:t>)</w:t>
      </w:r>
      <w:ins w:id="559" w:author="Common, Jack" w:date="2019-10-24T11:34:00Z">
        <w:r w:rsidR="00F32EAE">
          <w:rPr>
            <w:rFonts w:cs="Arial"/>
            <w:color w:val="000000" w:themeColor="text1"/>
          </w:rPr>
          <w:t xml:space="preserve">, which is </w:t>
        </w:r>
      </w:ins>
      <w:del w:id="560" w:author="Common, Jack" w:date="2019-10-24T11:34:00Z">
        <w:r w:rsidR="00965B7C" w:rsidDel="00F32EAE">
          <w:rPr>
            <w:rFonts w:cs="Arial"/>
            <w:color w:val="000000" w:themeColor="text1"/>
          </w:rPr>
          <w:delText>. This is</w:delText>
        </w:r>
        <w:r w:rsidR="00965B7C" w:rsidRPr="00831DB0" w:rsidDel="00F32EAE">
          <w:rPr>
            <w:rFonts w:cs="Arial"/>
            <w:color w:val="000000" w:themeColor="text1"/>
          </w:rPr>
          <w:delText xml:space="preserve"> </w:delText>
        </w:r>
      </w:del>
      <w:r w:rsidR="004F63C6">
        <w:rPr>
          <w:rFonts w:cs="Arial"/>
          <w:color w:val="000000" w:themeColor="text1"/>
        </w:rPr>
        <w:t>in line with previous data showing</w:t>
      </w:r>
      <w:r w:rsidR="004F63C6" w:rsidRPr="00831DB0">
        <w:rPr>
          <w:rFonts w:cs="Arial"/>
          <w:color w:val="000000" w:themeColor="text1"/>
        </w:rPr>
        <w:t xml:space="preserve"> </w:t>
      </w:r>
      <w:r w:rsidR="00AB5B40" w:rsidRPr="00831DB0">
        <w:rPr>
          <w:rFonts w:cs="Arial"/>
          <w:color w:val="000000" w:themeColor="text1"/>
        </w:rPr>
        <w:t>that CRISPR-</w:t>
      </w:r>
      <w:r w:rsidR="004F63C6">
        <w:rPr>
          <w:rFonts w:cs="Arial"/>
          <w:color w:val="000000" w:themeColor="text1"/>
        </w:rPr>
        <w:t>resistant monocultures</w:t>
      </w:r>
      <w:r w:rsidR="00AB5B40" w:rsidRPr="00831DB0">
        <w:rPr>
          <w:rFonts w:cs="Arial"/>
          <w:color w:val="000000" w:themeColor="text1"/>
        </w:rPr>
        <w:t xml:space="preserve"> </w:t>
      </w:r>
      <w:r w:rsidR="004F63C6">
        <w:rPr>
          <w:rFonts w:cs="Arial"/>
          <w:color w:val="000000" w:themeColor="text1"/>
        </w:rPr>
        <w:t>allow phage persistence</w:t>
      </w:r>
      <w:r w:rsidR="000071F5">
        <w:rPr>
          <w:rFonts w:cs="Arial"/>
          <w:color w:val="000000" w:themeColor="text1"/>
        </w:rPr>
        <w:t xml:space="preserve"> </w:t>
      </w:r>
      <w:r w:rsidR="00965B7C">
        <w:rPr>
          <w:rFonts w:cs="Arial"/>
          <w:color w:val="000000" w:themeColor="text1"/>
        </w:rPr>
        <w:t xml:space="preserve">due to rapid evolution of escape </w:t>
      </w:r>
      <w:proofErr w:type="spellStart"/>
      <w:r w:rsidR="00965B7C">
        <w:rPr>
          <w:rFonts w:cs="Arial"/>
          <w:color w:val="000000" w:themeColor="text1"/>
        </w:rPr>
        <w:t>phages</w:t>
      </w:r>
      <w:proofErr w:type="spellEnd"/>
      <w:r w:rsidR="00965B7C">
        <w:rPr>
          <w:rFonts w:cs="Arial"/>
          <w:color w:val="000000" w:themeColor="text1"/>
        </w:rPr>
        <w:t xml:space="preserve"> that overcome the CRISPR resistance allele </w:t>
      </w:r>
      <w:r w:rsidR="000071F5">
        <w:rPr>
          <w:rFonts w:cs="Arial"/>
          <w:color w:val="000000" w:themeColor="text1"/>
        </w:rPr>
        <w:fldChar w:fldCharType="begin"/>
      </w:r>
      <w:r w:rsidR="00820E6F">
        <w:rPr>
          <w:rFonts w:cs="Arial"/>
          <w:color w:val="000000" w:themeColor="text1"/>
        </w:rPr>
        <w:instrText xml:space="preserve"> ADDIN EN.CITE &lt;EndNote&gt;&lt;Cite&gt;&lt;Author&gt;van Houte&lt;/Author&gt;&lt;Year&gt;2016&lt;/Year&gt;&lt;RecNum&gt;350&lt;/RecNum&gt;&lt;DisplayText&gt;(17)&lt;/DisplayText&gt;&lt;record&gt;&lt;rec-number&gt;350&lt;/rec-number&gt;&lt;foreign-keys&gt;&lt;key app="EN" db-id="xrr2swwexa2rd8ed2d6xfwf20r9v5devt2e2" timestamp="1556229298" guid="8a722732-c548-403d-a12d-f6b5b4f7e13f"&gt;350&lt;/key&gt;&lt;/foreign-keys&gt;&lt;ref-type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instrText>
      </w:r>
      <w:r w:rsidR="000071F5">
        <w:rPr>
          <w:rFonts w:cs="Arial"/>
          <w:color w:val="000000" w:themeColor="text1"/>
        </w:rPr>
        <w:fldChar w:fldCharType="separate"/>
      </w:r>
      <w:r w:rsidR="00820E6F">
        <w:rPr>
          <w:rFonts w:cs="Arial"/>
          <w:noProof/>
          <w:color w:val="000000" w:themeColor="text1"/>
        </w:rPr>
        <w:t>(17)</w:t>
      </w:r>
      <w:r w:rsidR="000071F5">
        <w:rPr>
          <w:rFonts w:cs="Arial"/>
          <w:color w:val="000000" w:themeColor="text1"/>
        </w:rPr>
        <w:fldChar w:fldCharType="end"/>
      </w:r>
      <w:r w:rsidR="001B114E" w:rsidRPr="00831DB0">
        <w:rPr>
          <w:rFonts w:cs="Arial"/>
          <w:color w:val="000000" w:themeColor="text1"/>
        </w:rPr>
        <w:t xml:space="preserve">. </w:t>
      </w:r>
      <w:del w:id="561" w:author="Common, Jack" w:date="2019-10-23T13:15:00Z">
        <w:r w:rsidR="00965B7C" w:rsidDel="007A6E30">
          <w:rPr>
            <w:rFonts w:cs="Arial"/>
            <w:color w:val="000000" w:themeColor="text1"/>
          </w:rPr>
          <w:delText xml:space="preserve">When comparing the population dynamics of ancestral and escape phage during infection of polyclonal bacterial populations, the escape </w:delText>
        </w:r>
        <w:r w:rsidR="007E1C45" w:rsidDel="007A6E30">
          <w:rPr>
            <w:rFonts w:cs="Arial"/>
            <w:color w:val="000000" w:themeColor="text1"/>
          </w:rPr>
          <w:delText xml:space="preserve">phage </w:delText>
        </w:r>
        <w:r w:rsidR="00010934" w:rsidDel="007A6E30">
          <w:rPr>
            <w:rFonts w:cs="Arial"/>
            <w:color w:val="000000" w:themeColor="text1"/>
          </w:rPr>
          <w:delText xml:space="preserve">did appear to </w:delText>
        </w:r>
        <w:r w:rsidR="004D763B" w:rsidDel="007A6E30">
          <w:rPr>
            <w:rFonts w:cs="Arial"/>
            <w:color w:val="000000" w:themeColor="text1"/>
          </w:rPr>
          <w:delText xml:space="preserve">benefit from </w:delText>
        </w:r>
        <w:r w:rsidR="00965B7C" w:rsidDel="007A6E30">
          <w:rPr>
            <w:rFonts w:cs="Arial"/>
            <w:color w:val="000000" w:themeColor="text1"/>
          </w:rPr>
          <w:delText>its</w:delText>
        </w:r>
        <w:r w:rsidR="004D763B" w:rsidDel="007A6E30">
          <w:rPr>
            <w:rFonts w:cs="Arial"/>
            <w:color w:val="000000" w:themeColor="text1"/>
          </w:rPr>
          <w:delText xml:space="preserve"> ab</w:delText>
        </w:r>
        <w:r w:rsidR="00965B7C" w:rsidDel="007A6E30">
          <w:rPr>
            <w:rFonts w:cs="Arial"/>
            <w:color w:val="000000" w:themeColor="text1"/>
          </w:rPr>
          <w:delText>ility</w:delText>
        </w:r>
        <w:r w:rsidR="004D763B" w:rsidDel="007A6E30">
          <w:rPr>
            <w:rFonts w:cs="Arial"/>
            <w:color w:val="000000" w:themeColor="text1"/>
          </w:rPr>
          <w:delText xml:space="preserve"> to infect a fraction of the population</w:delText>
        </w:r>
        <w:r w:rsidR="00010934" w:rsidDel="007A6E30">
          <w:rPr>
            <w:rFonts w:cs="Arial"/>
            <w:color w:val="000000" w:themeColor="text1"/>
          </w:rPr>
          <w:delText>.</w:delText>
        </w:r>
      </w:del>
      <w:ins w:id="562" w:author="Common, Jack" w:date="2019-10-23T13:15:00Z">
        <w:r w:rsidR="007A6E30">
          <w:rPr>
            <w:rFonts w:cs="Arial"/>
            <w:color w:val="000000" w:themeColor="text1"/>
          </w:rPr>
          <w:t xml:space="preserve">Interestingly, when we explored </w:t>
        </w:r>
      </w:ins>
      <w:ins w:id="563" w:author="Common, Jack" w:date="2019-10-23T13:24:00Z">
        <w:r w:rsidR="00733DBE">
          <w:rPr>
            <w:rFonts w:cs="Arial"/>
            <w:color w:val="000000" w:themeColor="text1"/>
          </w:rPr>
          <w:t>the model further</w:t>
        </w:r>
        <w:r w:rsidR="00F25933">
          <w:rPr>
            <w:rFonts w:cs="Arial"/>
            <w:color w:val="000000" w:themeColor="text1"/>
          </w:rPr>
          <w:t>, we found that ancestral phage titres were lower</w:t>
        </w:r>
      </w:ins>
      <w:r w:rsidR="00010934">
        <w:rPr>
          <w:rFonts w:cs="Arial"/>
          <w:color w:val="000000" w:themeColor="text1"/>
        </w:rPr>
        <w:t xml:space="preserve"> </w:t>
      </w:r>
      <w:del w:id="564" w:author="Common, Jack" w:date="2019-10-23T13:24:00Z">
        <w:r w:rsidR="00010934" w:rsidDel="00F25933">
          <w:rPr>
            <w:rFonts w:cs="Arial"/>
            <w:color w:val="000000" w:themeColor="text1"/>
          </w:rPr>
          <w:delText>W</w:delText>
        </w:r>
        <w:r w:rsidR="00965B7C" w:rsidDel="00F25933">
          <w:rPr>
            <w:rFonts w:cs="Arial"/>
            <w:color w:val="000000" w:themeColor="text1"/>
          </w:rPr>
          <w:delText>hen infecting</w:delText>
        </w:r>
      </w:del>
      <w:ins w:id="565" w:author="Common, Jack" w:date="2019-10-23T13:24:00Z">
        <w:r w:rsidR="00F25933">
          <w:rPr>
            <w:rFonts w:cs="Arial"/>
            <w:color w:val="000000" w:themeColor="text1"/>
          </w:rPr>
          <w:t>in</w:t>
        </w:r>
      </w:ins>
      <w:r w:rsidR="004D763B">
        <w:rPr>
          <w:rFonts w:cs="Arial"/>
          <w:color w:val="000000" w:themeColor="text1"/>
        </w:rPr>
        <w:t xml:space="preserve"> </w:t>
      </w:r>
      <w:r w:rsidR="00CE09B1" w:rsidRPr="00831DB0">
        <w:rPr>
          <w:rFonts w:cs="Arial"/>
          <w:color w:val="000000" w:themeColor="text1"/>
        </w:rPr>
        <w:t xml:space="preserve">the 24-clone </w:t>
      </w:r>
      <w:r w:rsidR="00965B7C">
        <w:rPr>
          <w:rFonts w:cs="Arial"/>
          <w:color w:val="000000" w:themeColor="text1"/>
        </w:rPr>
        <w:t>population</w:t>
      </w:r>
      <w:r w:rsidR="00965B7C" w:rsidRPr="00831DB0">
        <w:rPr>
          <w:rFonts w:cs="Arial"/>
          <w:color w:val="000000" w:themeColor="text1"/>
        </w:rPr>
        <w:t xml:space="preserve"> </w:t>
      </w:r>
      <w:r w:rsidR="00CE09B1" w:rsidRPr="00831DB0">
        <w:rPr>
          <w:rFonts w:cs="Arial"/>
          <w:color w:val="000000" w:themeColor="text1"/>
        </w:rPr>
        <w:t xml:space="preserve">with </w:t>
      </w:r>
      <w:del w:id="566" w:author="Common, Jack" w:date="2019-10-23T13:24:00Z">
        <w:r w:rsidR="00CE09B1" w:rsidRPr="00831DB0" w:rsidDel="00F25933">
          <w:rPr>
            <w:rFonts w:cs="Arial"/>
            <w:color w:val="000000" w:themeColor="text1"/>
          </w:rPr>
          <w:delText>ancestral phage</w:delText>
        </w:r>
        <w:r w:rsidR="004D763B" w:rsidDel="00F25933">
          <w:rPr>
            <w:rFonts w:cs="Arial"/>
            <w:color w:val="000000" w:themeColor="text1"/>
          </w:rPr>
          <w:delText xml:space="preserve">, </w:delText>
        </w:r>
        <w:r w:rsidR="00965B7C" w:rsidDel="00F25933">
          <w:rPr>
            <w:rFonts w:cs="Arial"/>
            <w:color w:val="000000" w:themeColor="text1"/>
          </w:rPr>
          <w:delText>phage</w:delText>
        </w:r>
        <w:r w:rsidR="00CE09B1" w:rsidRPr="00831DB0" w:rsidDel="00F25933">
          <w:rPr>
            <w:rFonts w:cs="Arial"/>
            <w:color w:val="000000" w:themeColor="text1"/>
          </w:rPr>
          <w:delText xml:space="preserve"> </w:delText>
        </w:r>
        <w:r w:rsidR="00405991" w:rsidRPr="00831DB0" w:rsidDel="00F25933">
          <w:rPr>
            <w:rFonts w:cs="Arial"/>
            <w:color w:val="000000" w:themeColor="text1"/>
          </w:rPr>
          <w:delText>titres</w:delText>
        </w:r>
        <w:r w:rsidR="004F5561" w:rsidRPr="00831DB0" w:rsidDel="00F25933">
          <w:rPr>
            <w:rFonts w:cs="Arial"/>
            <w:color w:val="000000" w:themeColor="text1"/>
          </w:rPr>
          <w:delText xml:space="preserve"> </w:delText>
        </w:r>
        <w:r w:rsidR="00965B7C" w:rsidDel="00F25933">
          <w:rPr>
            <w:rFonts w:cs="Arial"/>
            <w:color w:val="000000" w:themeColor="text1"/>
          </w:rPr>
          <w:delText xml:space="preserve">were reduced </w:delText>
        </w:r>
      </w:del>
      <w:r w:rsidR="00965B7C">
        <w:rPr>
          <w:rFonts w:cs="Arial"/>
          <w:color w:val="000000" w:themeColor="text1"/>
        </w:rPr>
        <w:t xml:space="preserve">compared to the same </w:t>
      </w:r>
      <w:del w:id="567" w:author="Common, Jack" w:date="2019-10-23T13:25:00Z">
        <w:r w:rsidR="00965B7C" w:rsidDel="00F25933">
          <w:rPr>
            <w:rFonts w:cs="Arial"/>
            <w:color w:val="000000" w:themeColor="text1"/>
          </w:rPr>
          <w:delText xml:space="preserve">infection </w:delText>
        </w:r>
      </w:del>
      <w:r w:rsidR="00965B7C">
        <w:rPr>
          <w:rFonts w:cs="Arial"/>
          <w:color w:val="000000" w:themeColor="text1"/>
        </w:rPr>
        <w:t>treatment with</w:t>
      </w:r>
      <w:r w:rsidR="00405991" w:rsidRPr="00831DB0">
        <w:rPr>
          <w:rFonts w:cs="Arial"/>
          <w:color w:val="000000" w:themeColor="text1"/>
        </w:rPr>
        <w:t xml:space="preserve"> </w:t>
      </w:r>
      <w:r w:rsidR="00965B7C">
        <w:rPr>
          <w:rFonts w:cs="Arial"/>
          <w:color w:val="000000" w:themeColor="text1"/>
        </w:rPr>
        <w:t>the</w:t>
      </w:r>
      <w:r w:rsidR="00965B7C" w:rsidRPr="00831DB0">
        <w:rPr>
          <w:rFonts w:cs="Arial"/>
          <w:color w:val="000000" w:themeColor="text1"/>
        </w:rPr>
        <w:t xml:space="preserve"> </w:t>
      </w:r>
      <w:del w:id="568" w:author="Common, Jack" w:date="2019-10-23T13:25:00Z">
        <w:r w:rsidR="00D05F3D" w:rsidRPr="00831DB0" w:rsidDel="00F25933">
          <w:rPr>
            <w:rFonts w:cs="Arial"/>
            <w:color w:val="000000" w:themeColor="text1"/>
          </w:rPr>
          <w:delText xml:space="preserve">infectious </w:delText>
        </w:r>
      </w:del>
      <w:ins w:id="569" w:author="Common, Jack" w:date="2019-10-23T13:25:00Z">
        <w:r w:rsidR="00F25933">
          <w:rPr>
            <w:rFonts w:cs="Arial"/>
            <w:color w:val="000000" w:themeColor="text1"/>
          </w:rPr>
          <w:t>pre-evolved</w:t>
        </w:r>
        <w:r w:rsidR="00F25933" w:rsidRPr="00831DB0">
          <w:rPr>
            <w:rFonts w:cs="Arial"/>
            <w:color w:val="000000" w:themeColor="text1"/>
          </w:rPr>
          <w:t xml:space="preserve"> </w:t>
        </w:r>
      </w:ins>
      <w:r w:rsidR="00965B7C">
        <w:rPr>
          <w:rFonts w:cs="Arial"/>
          <w:color w:val="000000" w:themeColor="text1"/>
        </w:rPr>
        <w:t xml:space="preserve">escape </w:t>
      </w:r>
      <w:r w:rsidR="00D05F3D" w:rsidRPr="00831DB0">
        <w:rPr>
          <w:rFonts w:cs="Arial"/>
          <w:color w:val="000000" w:themeColor="text1"/>
        </w:rPr>
        <w:t>phage</w:t>
      </w:r>
      <w:r w:rsidR="00EB4A7B" w:rsidRPr="00831DB0">
        <w:rPr>
          <w:rFonts w:cs="Arial"/>
          <w:color w:val="000000" w:themeColor="text1"/>
        </w:rPr>
        <w:t xml:space="preserve"> (</w:t>
      </w:r>
      <w:r w:rsidR="00AF218B" w:rsidRPr="00831DB0">
        <w:rPr>
          <w:rFonts w:cs="Arial"/>
          <w:color w:val="000000" w:themeColor="text1"/>
        </w:rPr>
        <w:t xml:space="preserve">difference in </w:t>
      </w:r>
      <w:del w:id="570" w:author="Common, Jack" w:date="2019-10-24T10:49:00Z">
        <w:r w:rsidR="00AF218B" w:rsidRPr="00831DB0" w:rsidDel="007F225B">
          <w:rPr>
            <w:rFonts w:cs="Arial"/>
            <w:color w:val="000000" w:themeColor="text1"/>
          </w:rPr>
          <w:delText xml:space="preserve">log </w:delText>
        </w:r>
      </w:del>
      <w:ins w:id="571" w:author="Common, Jack" w:date="2019-10-24T10:49:00Z">
        <w:r w:rsidR="007F225B">
          <w:rPr>
            <w:rFonts w:cs="Arial"/>
            <w:color w:val="000000" w:themeColor="text1"/>
          </w:rPr>
          <w:t>ln</w:t>
        </w:r>
        <w:r w:rsidR="007F225B" w:rsidRPr="00831DB0">
          <w:rPr>
            <w:rFonts w:cs="Arial"/>
            <w:color w:val="000000" w:themeColor="text1"/>
          </w:rPr>
          <w:t xml:space="preserve"> </w:t>
        </w:r>
      </w:ins>
      <w:r w:rsidR="00AF218B" w:rsidRPr="00831DB0">
        <w:rPr>
          <w:rFonts w:cs="Arial"/>
          <w:color w:val="000000" w:themeColor="text1"/>
        </w:rPr>
        <w:t>pfu ml</w:t>
      </w:r>
      <w:r w:rsidR="00AF218B" w:rsidRPr="00831DB0">
        <w:rPr>
          <w:rFonts w:cs="Arial"/>
          <w:color w:val="000000" w:themeColor="text1"/>
          <w:vertAlign w:val="superscript"/>
        </w:rPr>
        <w:t>-1</w:t>
      </w:r>
      <w:r w:rsidR="00AF218B" w:rsidRPr="00831DB0">
        <w:rPr>
          <w:rFonts w:cs="Arial"/>
          <w:color w:val="000000" w:themeColor="text1"/>
        </w:rPr>
        <w:t xml:space="preserve">: </w:t>
      </w:r>
      <w:r w:rsidR="00476F5C" w:rsidRPr="00831DB0">
        <w:rPr>
          <w:rFonts w:cs="Arial"/>
          <w:i/>
          <w:iCs/>
          <w:color w:val="000000" w:themeColor="text1"/>
        </w:rPr>
        <w:sym w:font="Symbol" w:char="F062"/>
      </w:r>
      <w:r w:rsidR="00476F5C" w:rsidRPr="00831DB0">
        <w:rPr>
          <w:rFonts w:cs="Arial"/>
          <w:color w:val="000000" w:themeColor="text1"/>
        </w:rPr>
        <w:t xml:space="preserve"> </w:t>
      </w:r>
      <w:r w:rsidR="00A74E7D" w:rsidRPr="00831DB0">
        <w:rPr>
          <w:rFonts w:cs="Arial"/>
          <w:color w:val="000000" w:themeColor="text1"/>
        </w:rPr>
        <w:t xml:space="preserve"> [95% </w:t>
      </w:r>
      <w:r w:rsidR="00901E07">
        <w:rPr>
          <w:rFonts w:cs="Arial"/>
          <w:color w:val="000000" w:themeColor="text1"/>
        </w:rPr>
        <w:t>CI</w:t>
      </w:r>
      <w:r w:rsidR="00A74E7D" w:rsidRPr="00831DB0">
        <w:rPr>
          <w:rFonts w:cs="Arial"/>
          <w:color w:val="000000" w:themeColor="text1"/>
        </w:rPr>
        <w:t>]</w:t>
      </w:r>
      <w:r w:rsidR="00476F5C" w:rsidRPr="00831DB0">
        <w:rPr>
          <w:rFonts w:cs="Arial"/>
          <w:i/>
          <w:iCs/>
          <w:color w:val="000000" w:themeColor="text1"/>
        </w:rPr>
        <w:t xml:space="preserve"> </w:t>
      </w:r>
      <w:r w:rsidR="00476F5C" w:rsidRPr="00831DB0">
        <w:rPr>
          <w:rFonts w:cs="Arial"/>
          <w:color w:val="000000" w:themeColor="text1"/>
        </w:rPr>
        <w:t xml:space="preserve">= </w:t>
      </w:r>
      <w:r w:rsidR="00E67E40" w:rsidRPr="00831DB0">
        <w:rPr>
          <w:rFonts w:cs="Arial"/>
          <w:color w:val="000000" w:themeColor="text1"/>
        </w:rPr>
        <w:t>-</w:t>
      </w:r>
      <w:r w:rsidR="00476F5C" w:rsidRPr="00831DB0">
        <w:rPr>
          <w:rFonts w:cs="Arial"/>
          <w:color w:val="000000" w:themeColor="text1"/>
        </w:rPr>
        <w:t>2.4</w:t>
      </w:r>
      <w:r w:rsidR="00E67E40" w:rsidRPr="00831DB0">
        <w:rPr>
          <w:rFonts w:cs="Arial"/>
          <w:color w:val="000000" w:themeColor="text1"/>
        </w:rPr>
        <w:t>0 [-4.6</w:t>
      </w:r>
      <w:ins w:id="572" w:author="Common, Jack" w:date="2019-10-10T10:19:00Z">
        <w:r w:rsidR="00EC0D57">
          <w:rPr>
            <w:rFonts w:cs="Arial"/>
            <w:color w:val="000000" w:themeColor="text1"/>
          </w:rPr>
          <w:t>7</w:t>
        </w:r>
      </w:ins>
      <w:del w:id="573" w:author="Common, Jack" w:date="2019-10-10T10:19:00Z">
        <w:r w:rsidR="00E67E40" w:rsidRPr="00831DB0" w:rsidDel="00EC0D57">
          <w:rPr>
            <w:rFonts w:cs="Arial"/>
            <w:color w:val="000000" w:themeColor="text1"/>
          </w:rPr>
          <w:delText>5</w:delText>
        </w:r>
      </w:del>
      <w:r w:rsidR="00E67E40" w:rsidRPr="00831DB0">
        <w:rPr>
          <w:rFonts w:cs="Arial"/>
          <w:color w:val="000000" w:themeColor="text1"/>
        </w:rPr>
        <w:t>, -0.</w:t>
      </w:r>
      <w:ins w:id="574" w:author="Common, Jack" w:date="2019-10-10T10:19:00Z">
        <w:r w:rsidR="00EC0D57">
          <w:rPr>
            <w:rFonts w:cs="Arial"/>
            <w:color w:val="000000" w:themeColor="text1"/>
          </w:rPr>
          <w:t>33</w:t>
        </w:r>
      </w:ins>
      <w:del w:id="575" w:author="Common, Jack" w:date="2019-10-10T10:19:00Z">
        <w:r w:rsidR="00AF218B" w:rsidRPr="00831DB0" w:rsidDel="00EC0D57">
          <w:rPr>
            <w:rFonts w:cs="Arial"/>
            <w:color w:val="000000" w:themeColor="text1"/>
          </w:rPr>
          <w:delText>44</w:delText>
        </w:r>
      </w:del>
      <w:r w:rsidR="00AF218B" w:rsidRPr="00831DB0">
        <w:rPr>
          <w:rFonts w:cs="Arial"/>
          <w:color w:val="000000" w:themeColor="text1"/>
        </w:rPr>
        <w:t>]</w:t>
      </w:r>
      <w:ins w:id="576" w:author="Common, Jack" w:date="2019-10-10T10:17:00Z">
        <w:r w:rsidR="00430890">
          <w:rPr>
            <w:rFonts w:cs="Arial"/>
            <w:color w:val="000000" w:themeColor="text1"/>
          </w:rPr>
          <w:t xml:space="preserve">, </w:t>
        </w:r>
        <w:r w:rsidR="00430890">
          <w:rPr>
            <w:rFonts w:cs="Arial"/>
            <w:i/>
            <w:iCs/>
            <w:color w:val="000000" w:themeColor="text1"/>
          </w:rPr>
          <w:t>t</w:t>
        </w:r>
      </w:ins>
      <w:ins w:id="577" w:author="Common, Jack" w:date="2019-10-10T10:18:00Z">
        <w:r w:rsidR="004D4B0C">
          <w:rPr>
            <w:rFonts w:cs="Arial"/>
            <w:color w:val="000000" w:themeColor="text1"/>
          </w:rPr>
          <w:t>(2)</w:t>
        </w:r>
        <w:r w:rsidR="004D4B0C">
          <w:rPr>
            <w:rFonts w:cs="Arial"/>
            <w:color w:val="000000" w:themeColor="text1"/>
            <w:vertAlign w:val="subscript"/>
          </w:rPr>
          <w:t>342</w:t>
        </w:r>
        <w:r w:rsidR="004D4B0C">
          <w:rPr>
            <w:rFonts w:cs="Arial"/>
            <w:color w:val="000000" w:themeColor="text1"/>
          </w:rPr>
          <w:t xml:space="preserve"> = -2.25, </w:t>
        </w:r>
        <w:r w:rsidR="004D4B0C">
          <w:rPr>
            <w:rFonts w:cs="Arial"/>
            <w:i/>
            <w:iCs/>
            <w:color w:val="000000" w:themeColor="text1"/>
          </w:rPr>
          <w:t xml:space="preserve">p </w:t>
        </w:r>
        <w:r w:rsidR="004D4B0C">
          <w:rPr>
            <w:rFonts w:cs="Arial"/>
            <w:color w:val="000000" w:themeColor="text1"/>
          </w:rPr>
          <w:t>= 0.03</w:t>
        </w:r>
      </w:ins>
      <w:r w:rsidR="00820C85" w:rsidRPr="00831DB0">
        <w:rPr>
          <w:rFonts w:cs="Arial"/>
          <w:color w:val="000000" w:themeColor="text1"/>
        </w:rPr>
        <w:t xml:space="preserve">; </w:t>
      </w:r>
      <w:r w:rsidR="00611C2A">
        <w:rPr>
          <w:rFonts w:cs="Arial"/>
          <w:b/>
          <w:bCs/>
          <w:color w:val="000000" w:themeColor="text1"/>
        </w:rPr>
        <w:t>Fig</w:t>
      </w:r>
      <w:ins w:id="578" w:author="Common, Jack" w:date="2019-10-23T14:19:00Z">
        <w:r w:rsidR="007F5712">
          <w:rPr>
            <w:rFonts w:cs="Arial"/>
            <w:b/>
            <w:bCs/>
            <w:color w:val="000000" w:themeColor="text1"/>
          </w:rPr>
          <w:t>ure</w:t>
        </w:r>
      </w:ins>
      <w:del w:id="579" w:author="Common, Jack" w:date="2019-10-23T14:19:00Z">
        <w:r w:rsidR="00611C2A" w:rsidDel="007F5712">
          <w:rPr>
            <w:rFonts w:cs="Arial"/>
            <w:b/>
            <w:bCs/>
            <w:color w:val="000000" w:themeColor="text1"/>
          </w:rPr>
          <w:delText>.</w:delText>
        </w:r>
      </w:del>
      <w:r w:rsidR="00D05F3D" w:rsidRPr="00831DB0">
        <w:rPr>
          <w:rFonts w:cs="Arial"/>
          <w:b/>
          <w:bCs/>
          <w:color w:val="000000" w:themeColor="text1"/>
        </w:rPr>
        <w:t xml:space="preserve"> </w:t>
      </w:r>
      <w:del w:id="580" w:author="Common, Jack" w:date="2019-10-24T09:40:00Z">
        <w:r w:rsidR="00D05F3D" w:rsidRPr="00831DB0" w:rsidDel="00CC0839">
          <w:rPr>
            <w:rFonts w:cs="Arial"/>
            <w:b/>
            <w:bCs/>
            <w:color w:val="000000" w:themeColor="text1"/>
          </w:rPr>
          <w:delText>S2</w:delText>
        </w:r>
      </w:del>
      <w:ins w:id="581" w:author="Common, Jack" w:date="2019-10-24T09:40:00Z">
        <w:r w:rsidR="00CC0839">
          <w:rPr>
            <w:rFonts w:cs="Arial"/>
            <w:b/>
            <w:bCs/>
            <w:color w:val="000000" w:themeColor="text1"/>
          </w:rPr>
          <w:t>1</w:t>
        </w:r>
      </w:ins>
      <w:ins w:id="582" w:author="Common, Jack" w:date="2019-10-24T11:28:00Z">
        <w:r w:rsidR="000D2A6E">
          <w:rPr>
            <w:rFonts w:cs="Arial"/>
            <w:b/>
            <w:bCs/>
            <w:color w:val="000000" w:themeColor="text1"/>
          </w:rPr>
          <w:t>B</w:t>
        </w:r>
      </w:ins>
      <w:r w:rsidR="00D05F3D" w:rsidRPr="00831DB0">
        <w:rPr>
          <w:rFonts w:cs="Arial"/>
          <w:color w:val="000000" w:themeColor="text1"/>
        </w:rPr>
        <w:t>)</w:t>
      </w:r>
      <w:r w:rsidR="0050440F" w:rsidRPr="00831DB0">
        <w:rPr>
          <w:rFonts w:cs="Arial"/>
          <w:color w:val="000000" w:themeColor="text1"/>
        </w:rPr>
        <w:t xml:space="preserve">. This is consistent with </w:t>
      </w:r>
      <w:r w:rsidR="00E32AE3" w:rsidRPr="00831DB0">
        <w:rPr>
          <w:rFonts w:cs="Arial"/>
          <w:color w:val="000000" w:themeColor="text1"/>
        </w:rPr>
        <w:t xml:space="preserve">a modest </w:t>
      </w:r>
      <w:r w:rsidR="009B6BB0">
        <w:rPr>
          <w:rFonts w:cs="Arial"/>
          <w:color w:val="000000" w:themeColor="text1"/>
        </w:rPr>
        <w:t xml:space="preserve">escape </w:t>
      </w:r>
      <w:r w:rsidR="00E32AE3" w:rsidRPr="00831DB0">
        <w:rPr>
          <w:rFonts w:cs="Arial"/>
          <w:color w:val="000000" w:themeColor="text1"/>
        </w:rPr>
        <w:t>phage epidemic being able to establish by replicating on the susceptible fraction of the host population</w:t>
      </w:r>
      <w:r w:rsidR="003C7322" w:rsidRPr="00831DB0">
        <w:rPr>
          <w:rFonts w:cs="Arial"/>
          <w:color w:val="000000" w:themeColor="text1"/>
        </w:rPr>
        <w:t>.</w:t>
      </w:r>
    </w:p>
    <w:p w14:paraId="16CD2281" w14:textId="77777777" w:rsidR="00065065" w:rsidRPr="00065065" w:rsidRDefault="00065065">
      <w:pPr>
        <w:jc w:val="both"/>
        <w:pPrChange w:id="583" w:author="Common, Jack" w:date="2019-10-23T10:58:00Z">
          <w:pPr>
            <w:spacing w:line="480" w:lineRule="auto"/>
            <w:jc w:val="both"/>
          </w:pPr>
        </w:pPrChange>
      </w:pPr>
    </w:p>
    <w:p w14:paraId="4074C0DA" w14:textId="6CFE708D" w:rsidR="00446EE4" w:rsidRDefault="00A05124">
      <w:pPr>
        <w:jc w:val="both"/>
        <w:rPr>
          <w:rFonts w:cs="Arial"/>
          <w:color w:val="000000" w:themeColor="text1"/>
        </w:rPr>
        <w:pPrChange w:id="584" w:author="Common, Jack" w:date="2019-10-23T10:58:00Z">
          <w:pPr>
            <w:spacing w:line="480" w:lineRule="auto"/>
            <w:jc w:val="both"/>
          </w:pPr>
        </w:pPrChange>
      </w:pPr>
      <w:r>
        <w:rPr>
          <w:rFonts w:cs="Arial"/>
        </w:rPr>
        <w:t>Next</w:t>
      </w:r>
      <w:ins w:id="585" w:author="Common, Jack" w:date="2019-10-23T13:40:00Z">
        <w:r w:rsidR="00716C79">
          <w:rPr>
            <w:rFonts w:cs="Arial"/>
          </w:rPr>
          <w:t xml:space="preserve"> </w:t>
        </w:r>
      </w:ins>
      <w:del w:id="586" w:author="Common, Jack" w:date="2019-10-23T13:40:00Z">
        <w:r w:rsidDel="00716C79">
          <w:rPr>
            <w:rFonts w:cs="Arial"/>
          </w:rPr>
          <w:delText xml:space="preserve">, </w:delText>
        </w:r>
      </w:del>
      <w:r>
        <w:rPr>
          <w:rFonts w:cs="Arial"/>
        </w:rPr>
        <w:t xml:space="preserve">we </w:t>
      </w:r>
      <w:del w:id="587" w:author="Common, Jack" w:date="2019-10-23T13:32:00Z">
        <w:r w:rsidDel="004D4217">
          <w:rPr>
            <w:rFonts w:cs="Arial"/>
          </w:rPr>
          <w:delText>were</w:delText>
        </w:r>
        <w:r w:rsidR="00065065" w:rsidDel="004D4217">
          <w:rPr>
            <w:rFonts w:cs="Arial"/>
          </w:rPr>
          <w:delText xml:space="preserve"> interested to see</w:delText>
        </w:r>
      </w:del>
      <w:ins w:id="588" w:author="Common, Jack" w:date="2019-10-23T13:32:00Z">
        <w:r w:rsidR="004D4217">
          <w:rPr>
            <w:rFonts w:cs="Arial"/>
          </w:rPr>
          <w:t>hypothesised that</w:t>
        </w:r>
      </w:ins>
      <w:r w:rsidR="00065065">
        <w:rPr>
          <w:rFonts w:cs="Arial"/>
        </w:rPr>
        <w:t xml:space="preserve"> if </w:t>
      </w:r>
      <w:r w:rsidR="00DA6868">
        <w:rPr>
          <w:rFonts w:cs="Arial"/>
        </w:rPr>
        <w:t xml:space="preserve">phage survival </w:t>
      </w:r>
      <w:r w:rsidR="00965B7C">
        <w:rPr>
          <w:rFonts w:cs="Arial"/>
        </w:rPr>
        <w:t>across</w:t>
      </w:r>
      <w:r w:rsidR="00DA6868">
        <w:rPr>
          <w:rFonts w:cs="Arial"/>
        </w:rPr>
        <w:t xml:space="preserve"> our diversity treatments was related to phage evolution</w:t>
      </w:r>
      <w:ins w:id="589" w:author="Common, Jack" w:date="2019-10-23T13:32:00Z">
        <w:r w:rsidR="00D149F7">
          <w:rPr>
            <w:rFonts w:cs="Arial"/>
          </w:rPr>
          <w:t>,</w:t>
        </w:r>
      </w:ins>
      <w:ins w:id="590" w:author="Common, Jack" w:date="2019-10-23T13:33:00Z">
        <w:r w:rsidR="00D149F7">
          <w:rPr>
            <w:rFonts w:cs="Arial"/>
          </w:rPr>
          <w:t xml:space="preserve"> </w:t>
        </w:r>
      </w:ins>
      <w:ins w:id="591" w:author="Common, Jack" w:date="2019-10-23T13:41:00Z">
        <w:r w:rsidR="00716C79">
          <w:rPr>
            <w:rFonts w:cs="Arial"/>
          </w:rPr>
          <w:t xml:space="preserve">the </w:t>
        </w:r>
      </w:ins>
      <w:ins w:id="592" w:author="Common, Jack" w:date="2019-10-23T13:33:00Z">
        <w:r w:rsidR="00D149F7">
          <w:rPr>
            <w:rFonts w:cs="Arial"/>
          </w:rPr>
          <w:t xml:space="preserve">proportion of phage </w:t>
        </w:r>
      </w:ins>
      <w:ins w:id="593" w:author="Common, Jack" w:date="2019-10-23T13:41:00Z">
        <w:r w:rsidR="00716C79">
          <w:rPr>
            <w:rFonts w:cs="Arial"/>
          </w:rPr>
          <w:t>that evolved</w:t>
        </w:r>
      </w:ins>
      <w:ins w:id="594" w:author="Common, Jack" w:date="2019-10-23T13:33:00Z">
        <w:r w:rsidR="00D149F7">
          <w:rPr>
            <w:rFonts w:cs="Arial"/>
          </w:rPr>
          <w:t xml:space="preserve"> </w:t>
        </w:r>
      </w:ins>
      <w:ins w:id="595" w:author="Common, Jack" w:date="2019-10-23T13:41:00Z">
        <w:r w:rsidR="00716C79">
          <w:rPr>
            <w:rFonts w:cs="Arial"/>
          </w:rPr>
          <w:t>an</w:t>
        </w:r>
      </w:ins>
      <w:ins w:id="596" w:author="Common, Jack" w:date="2019-10-23T13:33:00Z">
        <w:r w:rsidR="00D149F7">
          <w:rPr>
            <w:rFonts w:cs="Arial"/>
          </w:rPr>
          <w:t xml:space="preserve"> </w:t>
        </w:r>
        <w:r w:rsidR="0095333E">
          <w:rPr>
            <w:rFonts w:cs="Arial"/>
          </w:rPr>
          <w:t>expanded infectivity range</w:t>
        </w:r>
      </w:ins>
      <w:ins w:id="597" w:author="Common, Jack" w:date="2019-10-23T13:41:00Z">
        <w:r w:rsidR="00716C79">
          <w:rPr>
            <w:rFonts w:cs="Arial"/>
          </w:rPr>
          <w:t xml:space="preserve"> would be </w:t>
        </w:r>
        <w:r w:rsidR="00700B0B">
          <w:rPr>
            <w:rFonts w:cs="Arial"/>
          </w:rPr>
          <w:t>negatively</w:t>
        </w:r>
        <w:r w:rsidR="00716C79">
          <w:rPr>
            <w:rFonts w:cs="Arial"/>
          </w:rPr>
          <w:t xml:space="preserve"> related to</w:t>
        </w:r>
        <w:r w:rsidR="00700B0B">
          <w:rPr>
            <w:rFonts w:cs="Arial"/>
          </w:rPr>
          <w:t xml:space="preserve"> CRISPR allele diversity</w:t>
        </w:r>
      </w:ins>
      <w:ins w:id="598" w:author="Common, Jack" w:date="2019-10-23T13:33:00Z">
        <w:r w:rsidR="0095333E">
          <w:rPr>
            <w:rFonts w:cs="Arial"/>
          </w:rPr>
          <w:t>.</w:t>
        </w:r>
      </w:ins>
      <w:del w:id="599" w:author="Common, Jack" w:date="2019-10-23T13:32:00Z">
        <w:r w:rsidR="00DA6868" w:rsidDel="00D149F7">
          <w:rPr>
            <w:rFonts w:cs="Arial"/>
          </w:rPr>
          <w:delText>.</w:delText>
        </w:r>
      </w:del>
      <w:del w:id="600" w:author="Common, Jack" w:date="2019-10-23T14:02:00Z">
        <w:r w:rsidR="00DA6868" w:rsidDel="00C5320D">
          <w:rPr>
            <w:rFonts w:cs="Arial"/>
          </w:rPr>
          <w:delText xml:space="preserve"> Phage can escape CRISPR interference </w:delText>
        </w:r>
        <w:r w:rsidR="00677D88" w:rsidDel="00C5320D">
          <w:rPr>
            <w:rFonts w:cs="Arial"/>
          </w:rPr>
          <w:delText>by mutations in the protospacer</w:delText>
        </w:r>
        <w:r w:rsidR="0019563D" w:rsidDel="00C5320D">
          <w:rPr>
            <w:rFonts w:cs="Arial"/>
          </w:rPr>
          <w:delText xml:space="preserve"> </w:delText>
        </w:r>
        <w:r w:rsidR="00677D88" w:rsidDel="00C5320D">
          <w:rPr>
            <w:rFonts w:cs="Arial"/>
          </w:rPr>
          <w:delText xml:space="preserve">or </w:delText>
        </w:r>
        <w:r w:rsidR="00965B7C" w:rsidDel="00C5320D">
          <w:rPr>
            <w:rFonts w:cs="Arial"/>
          </w:rPr>
          <w:delText xml:space="preserve">the </w:delText>
        </w:r>
        <w:r w:rsidR="00677D88" w:rsidDel="00C5320D">
          <w:rPr>
            <w:rFonts w:cs="Arial"/>
          </w:rPr>
          <w:delText>protospacer-adjacent motif (PAM)</w:delText>
        </w:r>
        <w:r w:rsidR="0019563D" w:rsidDel="00C5320D">
          <w:rPr>
            <w:rFonts w:cs="Arial"/>
          </w:rPr>
          <w:delText xml:space="preserve"> </w:delText>
        </w:r>
        <w:r w:rsidR="0019563D" w:rsidDel="00C5320D">
          <w:rPr>
            <w:rFonts w:cs="Arial"/>
          </w:rPr>
          <w:fldChar w:fldCharType="begin">
            <w:fldData xml:space="preserve">PEVuZE5vdGU+PENpdGU+PEF1dGhvcj5Nb2ppY2E8L0F1dGhvcj48WWVhcj4yMDA5PC9ZZWFyPjxS
ZWNOdW0+MjI0PC9SZWNOdW0+PERpc3BsYXlUZXh0PihEZXZlYXU8c3R5bGUgZmFjZT0iaXRhbGlj
Ij4gZXQgYWwuPC9zdHlsZT4sIDIwMDg7IE1vamljYTxzdHlsZSBmYWNlPSJpdGFsaWMiPiBldCBh
bC48L3N0eWxlPiwgMjAwOTsgU2VtZW5vdmE8c3R5bGUgZmFjZT0iaXRhbGljIj4gZXQgYWwuPC9z
dHlsZT4sIDIwMTE7IFdlc3RyYTxzdHlsZSBmYWNlPSJpdGFsaWMiPiBldCBhbC48L3N0eWxlPiwg
MjAxMyk8L0Rpc3BsYXlUZXh0PjxyZWNvcmQ+PHJlYy1udW1iZXI+MjI0PC9yZWMtbnVtYmVyPjxm
b3JlaWduLWtleXM+PGtleSBhcHA9IkVOIiBkYi1pZD0ieHJyMnN3d2V4YTJyZDhlZDJkNnhmd2Yy
MHI5djVkZXZ0MmUyIiB0aW1lc3RhbXA9IjE1NTYyMjkyNzgiIGd1aWQ9IjU5Y2QyZjI0LWYxYmEt
NDdjNS1iMjg2LWM5NjMyZjNlNDM4NCI+MjI0PC9rZXk+PC9mb3JlaWduLWtleXM+PHJlZi10eXBl
IG5hbWU9IkpvdXJuYWwgQXJ0aWNsZSI+MTc8L3JlZi10eXBlPjxjb250cmlidXRvcnM+PGF1dGhv
cnM+PGF1dGhvcj5Nb2ppY2EsIEYuIEouPC9hdXRob3I+PGF1dGhvcj5EaWV6LVZpbGxhc2Vub3Is
IEMuPC9hdXRob3I+PGF1dGhvcj5HYXJjaWEtTWFydGluZXosIEouPC9hdXRob3I+PGF1dGhvcj5B
bG1lbmRyb3MsIEMuPC9hdXRob3I+PC9hdXRob3JzPjwvY29udHJpYnV0b3JzPjxhdXRoLWFkZHJl
c3M+RGVwYXJ0YW1lbnRvIGRlIEZpc2lvbG9naWEsIEdlbmV0aWNhIHkgTWljcm9iaW9sb2dpYSwg
RmFjdWx0YWQgZGUgQ2llbmNpYXMsIFVuaXZlcnNpZGFkIGRlIEFsaWNhbnRlLCBFLTAzMDgwIEFs
aWNhbnRlLCBTcGFpbi4gZm1vamljYUB1YS5lczwvYXV0aC1hZGRyZXNzPjx0aXRsZXM+PHRpdGxl
PlNob3J0IG1vdGlmIHNlcXVlbmNlcyBkZXRlcm1pbmUgdGhlIHRhcmdldHMgb2YgdGhlIHByb2th
cnlvdGljIENSSVNQUiBkZWZlbmNlIHN5c3RlbTwvdGl0bGU+PHNlY29uZGFyeS10aXRsZT5NaWNy
b2Jpb2xvZ3k8L3NlY29uZGFyeS10aXRsZT48L3RpdGxlcz48cGVyaW9kaWNhbD48ZnVsbC10aXRs
ZT5NaWNyb2Jpb2xvZ3k8L2Z1bGwtdGl0bGU+PC9wZXJpb2RpY2FsPjxwYWdlcz43MzMtNDA8L3Bh
Z2VzPjx2b2x1bWU+MTU1PC92b2x1bWU+PG51bWJlcj5QdCAzPC9udW1iZXI+PGtleXdvcmRzPjxr
ZXl3b3JkPkNvbnNlcnZlZCBTZXF1ZW5jZTwva2V5d29yZD48a2V5d29yZD5ETkEsIEludGVyZ2Vu
aWMvKmdlbmV0aWNzPC9rZXl3b3JkPjxrZXl3b3JkPipJbnZlcnRlZCBSZXBlYXQgU2VxdWVuY2Vz
PC9rZXl3b3JkPjxrZXl3b3JkPk1vbGVjdWxhciBTZXF1ZW5jZSBEYXRhPC9rZXl3b3JkPjxrZXl3
b3JkPlJOQSwgQmFjdGVyaWFsL2dlbmV0aWNzPC9rZXl3b3JkPjxrZXl3b3JkPlNlcXVlbmNlIEFs
aWdubWVudDwva2V5d29yZD48a2V5d29yZD5TZXF1ZW5jZSBBbmFseXNpcywgRE5BPC9rZXl3b3Jk
PjxrZXl3b3JkPlN0cmVwdG9jb2NjdXMgdGhlcm1vcGhpbHVzLypnZW5ldGljczwva2V5d29yZD48
L2tleXdvcmRzPjxkYXRlcz48eWVhcj4yMDA5PC95ZWFyPjxwdWItZGF0ZXM+PGRhdGU+TWFyPC9k
YXRlPjwvcHViLWRhdGVzPjwvZGF0ZXM+PGlzYm4+MTM1MC0wODcyIChQcmludCkmI3hEOzEzNTAt
MDg3MiAoTGlua2luZyk8L2lzYm4+PGFjY2Vzc2lvbi1udW0+MTkyNDY3NDQ8L2FjY2Vzc2lvbi1u
dW0+PHVybHM+PHJlbGF0ZWQtdXJscz48dXJsPmh0dHBzOi8vd3d3Lm5jYmkubmxtLm5paC5nb3Yv
cHVibWVkLzE5MjQ2NzQ0PC91cmw+PC9yZWxhdGVkLXVybHM+PC91cmxzPjxlbGVjdHJvbmljLXJl
c291cmNlLW51bT4xMC4xMDk5L21pYy4wLjAyMzk2MC0wPC9lbGVjdHJvbmljLXJlc291cmNlLW51
bT48L3JlY29yZD48L0NpdGU+PENpdGU+PEF1dGhvcj5TZW1lbm92YTwvQXV0aG9yPjxZZWFyPjIw
MTE8L1llYXI+PFJlY051bT4xMDEwPC9SZWNOdW0+PHJlY29yZD48cmVjLW51bWJlcj4xMDEwPC9y
ZWMtbnVtYmVyPjxmb3JlaWduLWtleXM+PGtleSBhcHA9IkVOIiBkYi1pZD0ieHJyMnN3d2V4YTJy
ZDhlZDJkNnhmd2YyMHI5djVkZXZ0MmUyIiB0aW1lc3RhbXA9IjE1NTY2MzI2NTIiIGd1aWQ9IjA2
ZmM3ZTljLWQ2MTgtNDQyNS05YzdlLTQ4NmFiZTVlZmY0ZiI+MTAxMDwva2V5PjxrZXkgYXBwPSJF
TldlYiIgZGItaWQ9IiI+MDwva2V5PjwvZm9yZWlnbi1rZXlzPjxyZWYtdHlwZSBuYW1lPSJKb3Vy
bmFsIEFydGljbGUiPjE3PC9yZWYtdHlwZT48Y29udHJpYnV0b3JzPjxhdXRob3JzPjxhdXRob3I+
U2VtZW5vdmEsIEVrYXRlcmluYTwvYXV0aG9yPjxhdXRob3I+Sm9yZSwgTWF0dGhpanMgTS48L2F1
dGhvcj48YXV0aG9yPkRhdHNlbmtvLCBLaXJpbGwgQS48L2F1dGhvcj48YXV0aG9yPlNlbWVub3Zh
LCBBbm5hPC9hdXRob3I+PGF1dGhvcj5XZXN0cmEsIEVkemUgUi48L2F1dGhvcj48YXV0aG9yPldh
bm5lciwgQmFycnk8L2F1dGhvcj48YXV0aG9yPnZhbiBkZXIgT29zdCwgSm9objwvYXV0aG9yPjxh
dXRob3I+QnJvdW5zLCBTdGFuIEouIEouPC9hdXRob3I+PGF1dGhvcj5TZXZlcmlub3YsIEtvbnN0
YW50aW48L2F1dGhvcj48L2F1dGhvcnM+PC9jb250cmlidXRvcnM+PHRpdGxlcz48dGl0bGU+SW50
ZXJmZXJlbmNlIGJ5IGNsdXN0ZXJlZCByZWd1bGFybHkgaW50ZXJzcGFjZWQgc2hvcnQgcGFsaW5k
cm9taWMgcmVwZWF0IChDUklTUFIpIFJOQSBpcyBnb3Zlcm5lZCBieSBhIHNlZWQgc2VxdWVuY2U8
L3RpdGxlPjxzZWNvbmRhcnktdGl0bGU+UHJvY2VlZGluZ3Mgb2YgdGhlIE5hdGlvbmFsIEFjYWRl
bXkgb2YgU2NpZW5jZXM8L3NlY29uZGFyeS10aXRsZT48L3RpdGxlcz48cGVyaW9kaWNhbD48ZnVs
bC10aXRsZT5Qcm9jZWVkaW5ncyBvZiB0aGUgTmF0aW9uYWwgQWNhZGVteSBvZiBTY2llbmNlczwv
ZnVsbC10aXRsZT48L3BlcmlvZGljYWw+PHBhZ2VzPjEwMDk4LTEwMTAzPC9wYWdlcz48dm9sdW1l
PjEwODwvdm9sdW1lPjxudW1iZXI+MjU8L251bWJlcj48ZGF0ZXM+PHllYXI+MjAxMTwveWVhcj48
cHViLWRhdGVzPjxkYXRlPkp1bmUgMjEsIDIwMTE8L2RhdGU+PC9wdWItZGF0ZXM+PC9kYXRlcz48
dXJscz48cmVsYXRlZC11cmxzPjx1cmw+aHR0cDovL3d3dy5wbmFzLm9yZy9jb250ZW50LzEwOC8y
NS8xMDA5OC5hYnN0cmFjdDwvdXJsPjwvcmVsYXRlZC11cmxzPjwvdXJscz48ZWxlY3Ryb25pYy1y
ZXNvdXJjZS1udW0+MTAuMTA3My9wbmFzLjExMDQxNDQxMDg8L2VsZWN0cm9uaWMtcmVzb3VyY2Ut
bnVtPjwvcmVjb3JkPjwvQ2l0ZT48Q2l0ZT48QXV0aG9yPldlc3RyYTwvQXV0aG9yPjxZZWFyPjIw
MTM8L1llYXI+PFJlY051bT4zNTU8L1JlY051bT48cmVjb3JkPjxyZWMtbnVtYmVyPjM1NTwvcmVj
LW51bWJlcj48Zm9yZWlnbi1rZXlzPjxrZXkgYXBwPSJFTiIgZGItaWQ9InhycjJzd3dleGEycmQ4
ZWQyZDZ4ZndmMjByOXY1ZGV2dDJlMiIgdGltZXN0YW1wPSIxNTU2MjI5Mjk4IiBndWlkPSJkNGVl
ZDcyOC02M2VjLTQxNzItOThmNi0yZTA4ZGUxOGQ0OTQiPjM1NTwva2V5PjwvZm9yZWlnbi1rZXlz
PjxyZWYtdHlwZSBuYW1lPSJKb3VybmFsIEFydGljbGUiPjE3PC9yZWYtdHlwZT48Y29udHJpYnV0
b3JzPjxhdXRob3JzPjxhdXRob3I+V2VzdHJhLCBFZHplIFI8L2F1dGhvcj48YXV0aG9yPlNlbWVu
b3ZhLCBFa2F0ZXJpbmE8L2F1dGhvcj48YXV0aG9yPkRhdHNlbmtvLCBLaXJpbGwgQTwvYXV0aG9y
PjxhdXRob3I+SmFja3NvbiwgUnlhbiBOPC9hdXRob3I+PGF1dGhvcj5XaWVkZW5oZWZ0LCBCbGFr
ZTwvYXV0aG9yPjxhdXRob3I+U2V2ZXJpbm92LCBLb25zdGFudGluPC9hdXRob3I+PGF1dGhvcj5C
cm91bnMsIFN0YW4gSko8L2F1dGhvcj48L2F1dGhvcnM+PC9jb250cmlidXRvcnM+PHRpdGxlcz48
dGl0bGU+VHlwZSBJRSBDUklTUFItY2FzIHN5c3RlbXMgZGlzY3JpbWluYXRlIHRhcmdldCBmcm9t
IG5vbi10YXJnZXQgRE5BIHRocm91Z2ggYmFzZSBwYWlyaW5nLWluZGVwZW5kZW50IFBBTSByZWNv
Z25pdGlvbjwvdGl0bGU+PHNlY29uZGFyeS10aXRsZT5QTG9TIGdlbmV0aWNzPC9zZWNvbmRhcnkt
dGl0bGU+PC90aXRsZXM+PHBlcmlvZGljYWw+PGZ1bGwtdGl0bGU+UExvUyBnZW5ldGljczwvZnVs
bC10aXRsZT48L3BlcmlvZGljYWw+PHBhZ2VzPmUxMDAzNzQyPC9wYWdlcz48dm9sdW1lPjk8L3Zv
bHVtZT48bnVtYmVyPjk8L251bWJlcj48ZGF0ZXM+PHllYXI+MjAxMzwveWVhcj48L2RhdGVzPjxp
c2JuPjE1NTMtNzQwNDwvaXNibj48dXJscz48L3VybHM+PC9yZWNvcmQ+PC9DaXRlPjxDaXRlPjxB
dXRob3I+RGV2ZWF1PC9BdXRob3I+PFllYXI+MjAwODwvWWVhcj48UmVjTnVtPjMxNDwvUmVjTnVt
PjxyZWNvcmQ+PHJlYy1udW1iZXI+MzE0PC9yZWMtbnVtYmVyPjxmb3JlaWduLWtleXM+PGtleSBh
cHA9IkVOIiBkYi1pZD0ieHJyMnN3d2V4YTJyZDhlZDJkNnhmd2YyMHI5djVkZXZ0MmUyIiB0aW1l
c3RhbXA9IjE1NTYyMjkyODkiIGd1aWQ9IjEzZmQ4OWU0LWRiMWUtNGJiMi05ZDFlLWEwNmY4NzU0
OWM0NCI+MzE0PC9rZXk+PC9mb3JlaWduLWtleXM+PHJlZi10eXBlIG5hbWU9IkpvdXJuYWwgQXJ0
aWNsZSI+MTc8L3JlZi10eXBlPjxjb250cmlidXRvcnM+PGF1dGhvcnM+PGF1dGhvcj5EZXZlYXUs
IEjDqWzDqG5lPC9hdXRob3I+PGF1dGhvcj5CYXJyYW5nb3UsIFJvZG9scGhlPC9hdXRob3I+PGF1
dGhvcj5HYXJuZWF1LCBKb3NpYW5lIEUuPC9hdXRob3I+PGF1dGhvcj5MYWJvbnTDqSwgSmVzc2lj
YTwvYXV0aG9yPjxhdXRob3I+RnJlbWF1eCwgQ2hyaXN0b3BoZTwvYXV0aG9yPjxhdXRob3I+Qm95
YXZhbCwgUGF0cmljazwvYXV0aG9yPjxhdXRob3I+Um9tZXJvLCBEZW5uaXMgQS48L2F1dGhvcj48
YXV0aG9yPkhvcnZhdGgsIFBoaWxpcHBlPC9hdXRob3I+PGF1dGhvcj5Nb2luZWF1LCBTeWx2YWlu
PC9hdXRob3I+PC9hdXRob3JzPjwvY29udHJpYnV0b3JzPjx0aXRsZXM+PHRpdGxlPjxzdHlsZSBm
YWNlPSJub3JtYWwiIGZvbnQ9ImRlZmF1bHQiIHNpemU9IjEwMCUiPlBoYWdlIFJlc3BvbnNlIHRv
IENSSVNQUi1FbmNvZGVkIFJlc2lzdGFuY2UgaW4gPC9zdHlsZT48c3R5bGUgZmFjZT0iaXRhbGlj
IiBmb250PSJkZWZhdWx0IiBzaXplPSIxMDAlIj5TdHJlcHRvY29jY3VzIHRoZXJtb3BoaWx1czwv
c3R5bGU+PC90aXRsZT48c2Vjb25kYXJ5LXRpdGxlPkpvdXJuYWwgb2YgQmFjdGVyaW9sb2d5PC9z
ZWNvbmRhcnktdGl0bGU+PC90aXRsZXM+PHBlcmlvZGljYWw+PGZ1bGwtdGl0bGU+Sm91cm5hbCBv
ZiBiYWN0ZXJpb2xvZ3k8L2Z1bGwtdGl0bGU+PC9wZXJpb2RpY2FsPjxwYWdlcz4xMzkwLTE0MDA8
L3BhZ2VzPjx2b2x1bWU+MTkwPC92b2x1bWU+PG51bWJlcj40PC9udW1iZXI+PGRhdGVzPjx5ZWFy
PjIwMDg8L3llYXI+PHB1Yi1kYXRlcz48ZGF0ZT5GZWJydWFyeSAxNSwgMjAwODwvZGF0ZT48L3B1
Yi1kYXRlcz48L2RhdGVzPjx1cmxzPjxyZWxhdGVkLXVybHM+PHVybD5odHRwOi8vamIuYXNtLm9y
Zy9jb250ZW50LzE5MC80LzEzOTAuYWJzdHJhY3Q8L3VybD48L3JlbGF0ZWQtdXJscz48L3VybHM+
PGVsZWN0cm9uaWMtcmVzb3VyY2UtbnVtPjEwLjExMjgvamIuMDE0MTItMDc8L2VsZWN0cm9uaWMt
cmVzb3VyY2UtbnVtPjwvcmVjb3JkPjwvQ2l0ZT48L0VuZE5vdGU+AG==
</w:fldData>
          </w:fldChar>
        </w:r>
        <w:r w:rsidR="00AE2EA5" w:rsidDel="00C5320D">
          <w:rPr>
            <w:rFonts w:cs="Arial"/>
          </w:rPr>
          <w:delInstrText xml:space="preserve"> ADDIN EN.CITE </w:delInstrText>
        </w:r>
        <w:r w:rsidR="00AE2EA5" w:rsidDel="00C5320D">
          <w:rPr>
            <w:rFonts w:cs="Arial"/>
          </w:rPr>
          <w:fldChar w:fldCharType="begin">
            <w:fldData xml:space="preserve">PEVuZE5vdGU+PENpdGU+PEF1dGhvcj5Nb2ppY2E8L0F1dGhvcj48WWVhcj4yMDA5PC9ZZWFyPjxS
ZWNOdW0+MjI0PC9SZWNOdW0+PERpc3BsYXlUZXh0PihEZXZlYXU8c3R5bGUgZmFjZT0iaXRhbGlj
Ij4gZXQgYWwuPC9zdHlsZT4sIDIwMDg7IE1vamljYTxzdHlsZSBmYWNlPSJpdGFsaWMiPiBldCBh
bC48L3N0eWxlPiwgMjAwOTsgU2VtZW5vdmE8c3R5bGUgZmFjZT0iaXRhbGljIj4gZXQgYWwuPC9z
dHlsZT4sIDIwMTE7IFdlc3RyYTxzdHlsZSBmYWNlPSJpdGFsaWMiPiBldCBhbC48L3N0eWxlPiwg
MjAxMyk8L0Rpc3BsYXlUZXh0PjxyZWNvcmQ+PHJlYy1udW1iZXI+MjI0PC9yZWMtbnVtYmVyPjxm
b3JlaWduLWtleXM+PGtleSBhcHA9IkVOIiBkYi1pZD0ieHJyMnN3d2V4YTJyZDhlZDJkNnhmd2Yy
MHI5djVkZXZ0MmUyIiB0aW1lc3RhbXA9IjE1NTYyMjkyNzgiIGd1aWQ9IjU5Y2QyZjI0LWYxYmEt
NDdjNS1iMjg2LWM5NjMyZjNlNDM4NCI+MjI0PC9rZXk+PC9mb3JlaWduLWtleXM+PHJlZi10eXBl
IG5hbWU9IkpvdXJuYWwgQXJ0aWNsZSI+MTc8L3JlZi10eXBlPjxjb250cmlidXRvcnM+PGF1dGhv
cnM+PGF1dGhvcj5Nb2ppY2EsIEYuIEouPC9hdXRob3I+PGF1dGhvcj5EaWV6LVZpbGxhc2Vub3Is
IEMuPC9hdXRob3I+PGF1dGhvcj5HYXJjaWEtTWFydGluZXosIEouPC9hdXRob3I+PGF1dGhvcj5B
bG1lbmRyb3MsIEMuPC9hdXRob3I+PC9hdXRob3JzPjwvY29udHJpYnV0b3JzPjxhdXRoLWFkZHJl
c3M+RGVwYXJ0YW1lbnRvIGRlIEZpc2lvbG9naWEsIEdlbmV0aWNhIHkgTWljcm9iaW9sb2dpYSwg
RmFjdWx0YWQgZGUgQ2llbmNpYXMsIFVuaXZlcnNpZGFkIGRlIEFsaWNhbnRlLCBFLTAzMDgwIEFs
aWNhbnRlLCBTcGFpbi4gZm1vamljYUB1YS5lczwvYXV0aC1hZGRyZXNzPjx0aXRsZXM+PHRpdGxl
PlNob3J0IG1vdGlmIHNlcXVlbmNlcyBkZXRlcm1pbmUgdGhlIHRhcmdldHMgb2YgdGhlIHByb2th
cnlvdGljIENSSVNQUiBkZWZlbmNlIHN5c3RlbTwvdGl0bGU+PHNlY29uZGFyeS10aXRsZT5NaWNy
b2Jpb2xvZ3k8L3NlY29uZGFyeS10aXRsZT48L3RpdGxlcz48cGVyaW9kaWNhbD48ZnVsbC10aXRs
ZT5NaWNyb2Jpb2xvZ3k8L2Z1bGwtdGl0bGU+PC9wZXJpb2RpY2FsPjxwYWdlcz43MzMtNDA8L3Bh
Z2VzPjx2b2x1bWU+MTU1PC92b2x1bWU+PG51bWJlcj5QdCAzPC9udW1iZXI+PGtleXdvcmRzPjxr
ZXl3b3JkPkNvbnNlcnZlZCBTZXF1ZW5jZTwva2V5d29yZD48a2V5d29yZD5ETkEsIEludGVyZ2Vu
aWMvKmdlbmV0aWNzPC9rZXl3b3JkPjxrZXl3b3JkPipJbnZlcnRlZCBSZXBlYXQgU2VxdWVuY2Vz
PC9rZXl3b3JkPjxrZXl3b3JkPk1vbGVjdWxhciBTZXF1ZW5jZSBEYXRhPC9rZXl3b3JkPjxrZXl3
b3JkPlJOQSwgQmFjdGVyaWFsL2dlbmV0aWNzPC9rZXl3b3JkPjxrZXl3b3JkPlNlcXVlbmNlIEFs
aWdubWVudDwva2V5d29yZD48a2V5d29yZD5TZXF1ZW5jZSBBbmFseXNpcywgRE5BPC9rZXl3b3Jk
PjxrZXl3b3JkPlN0cmVwdG9jb2NjdXMgdGhlcm1vcGhpbHVzLypnZW5ldGljczwva2V5d29yZD48
L2tleXdvcmRzPjxkYXRlcz48eWVhcj4yMDA5PC95ZWFyPjxwdWItZGF0ZXM+PGRhdGU+TWFyPC9k
YXRlPjwvcHViLWRhdGVzPjwvZGF0ZXM+PGlzYm4+MTM1MC0wODcyIChQcmludCkmI3hEOzEzNTAt
MDg3MiAoTGlua2luZyk8L2lzYm4+PGFjY2Vzc2lvbi1udW0+MTkyNDY3NDQ8L2FjY2Vzc2lvbi1u
dW0+PHVybHM+PHJlbGF0ZWQtdXJscz48dXJsPmh0dHBzOi8vd3d3Lm5jYmkubmxtLm5paC5nb3Yv
cHVibWVkLzE5MjQ2NzQ0PC91cmw+PC9yZWxhdGVkLXVybHM+PC91cmxzPjxlbGVjdHJvbmljLXJl
c291cmNlLW51bT4xMC4xMDk5L21pYy4wLjAyMzk2MC0wPC9lbGVjdHJvbmljLXJlc291cmNlLW51
bT48L3JlY29yZD48L0NpdGU+PENpdGU+PEF1dGhvcj5TZW1lbm92YTwvQXV0aG9yPjxZZWFyPjIw
MTE8L1llYXI+PFJlY051bT4xMDEwPC9SZWNOdW0+PHJlY29yZD48cmVjLW51bWJlcj4xMDEwPC9y
ZWMtbnVtYmVyPjxmb3JlaWduLWtleXM+PGtleSBhcHA9IkVOIiBkYi1pZD0ieHJyMnN3d2V4YTJy
ZDhlZDJkNnhmd2YyMHI5djVkZXZ0MmUyIiB0aW1lc3RhbXA9IjE1NTY2MzI2NTIiIGd1aWQ9IjA2
ZmM3ZTljLWQ2MTgtNDQyNS05YzdlLTQ4NmFiZTVlZmY0ZiI+MTAxMDwva2V5PjxrZXkgYXBwPSJF
TldlYiIgZGItaWQ9IiI+MDwva2V5PjwvZm9yZWlnbi1rZXlzPjxyZWYtdHlwZSBuYW1lPSJKb3Vy
bmFsIEFydGljbGUiPjE3PC9yZWYtdHlwZT48Y29udHJpYnV0b3JzPjxhdXRob3JzPjxhdXRob3I+
U2VtZW5vdmEsIEVrYXRlcmluYTwvYXV0aG9yPjxhdXRob3I+Sm9yZSwgTWF0dGhpanMgTS48L2F1
dGhvcj48YXV0aG9yPkRhdHNlbmtvLCBLaXJpbGwgQS48L2F1dGhvcj48YXV0aG9yPlNlbWVub3Zh
LCBBbm5hPC9hdXRob3I+PGF1dGhvcj5XZXN0cmEsIEVkemUgUi48L2F1dGhvcj48YXV0aG9yPldh
bm5lciwgQmFycnk8L2F1dGhvcj48YXV0aG9yPnZhbiBkZXIgT29zdCwgSm9objwvYXV0aG9yPjxh
dXRob3I+QnJvdW5zLCBTdGFuIEouIEouPC9hdXRob3I+PGF1dGhvcj5TZXZlcmlub3YsIEtvbnN0
YW50aW48L2F1dGhvcj48L2F1dGhvcnM+PC9jb250cmlidXRvcnM+PHRpdGxlcz48dGl0bGU+SW50
ZXJmZXJlbmNlIGJ5IGNsdXN0ZXJlZCByZWd1bGFybHkgaW50ZXJzcGFjZWQgc2hvcnQgcGFsaW5k
cm9taWMgcmVwZWF0IChDUklTUFIpIFJOQSBpcyBnb3Zlcm5lZCBieSBhIHNlZWQgc2VxdWVuY2U8
L3RpdGxlPjxzZWNvbmRhcnktdGl0bGU+UHJvY2VlZGluZ3Mgb2YgdGhlIE5hdGlvbmFsIEFjYWRl
bXkgb2YgU2NpZW5jZXM8L3NlY29uZGFyeS10aXRsZT48L3RpdGxlcz48cGVyaW9kaWNhbD48ZnVs
bC10aXRsZT5Qcm9jZWVkaW5ncyBvZiB0aGUgTmF0aW9uYWwgQWNhZGVteSBvZiBTY2llbmNlczwv
ZnVsbC10aXRsZT48L3BlcmlvZGljYWw+PHBhZ2VzPjEwMDk4LTEwMTAzPC9wYWdlcz48dm9sdW1l
PjEwODwvdm9sdW1lPjxudW1iZXI+MjU8L251bWJlcj48ZGF0ZXM+PHllYXI+MjAxMTwveWVhcj48
cHViLWRhdGVzPjxkYXRlPkp1bmUgMjEsIDIwMTE8L2RhdGU+PC9wdWItZGF0ZXM+PC9kYXRlcz48
dXJscz48cmVsYXRlZC11cmxzPjx1cmw+aHR0cDovL3d3dy5wbmFzLm9yZy9jb250ZW50LzEwOC8y
NS8xMDA5OC5hYnN0cmFjdDwvdXJsPjwvcmVsYXRlZC11cmxzPjwvdXJscz48ZWxlY3Ryb25pYy1y
ZXNvdXJjZS1udW0+MTAuMTA3My9wbmFzLjExMDQxNDQxMDg8L2VsZWN0cm9uaWMtcmVzb3VyY2Ut
bnVtPjwvcmVjb3JkPjwvQ2l0ZT48Q2l0ZT48QXV0aG9yPldlc3RyYTwvQXV0aG9yPjxZZWFyPjIw
MTM8L1llYXI+PFJlY051bT4zNTU8L1JlY051bT48cmVjb3JkPjxyZWMtbnVtYmVyPjM1NTwvcmVj
LW51bWJlcj48Zm9yZWlnbi1rZXlzPjxrZXkgYXBwPSJFTiIgZGItaWQ9InhycjJzd3dleGEycmQ4
ZWQyZDZ4ZndmMjByOXY1ZGV2dDJlMiIgdGltZXN0YW1wPSIxNTU2MjI5Mjk4IiBndWlkPSJkNGVl
ZDcyOC02M2VjLTQxNzItOThmNi0yZTA4ZGUxOGQ0OTQiPjM1NTwva2V5PjwvZm9yZWlnbi1rZXlz
PjxyZWYtdHlwZSBuYW1lPSJKb3VybmFsIEFydGljbGUiPjE3PC9yZWYtdHlwZT48Y29udHJpYnV0
b3JzPjxhdXRob3JzPjxhdXRob3I+V2VzdHJhLCBFZHplIFI8L2F1dGhvcj48YXV0aG9yPlNlbWVu
b3ZhLCBFa2F0ZXJpbmE8L2F1dGhvcj48YXV0aG9yPkRhdHNlbmtvLCBLaXJpbGwgQTwvYXV0aG9y
PjxhdXRob3I+SmFja3NvbiwgUnlhbiBOPC9hdXRob3I+PGF1dGhvcj5XaWVkZW5oZWZ0LCBCbGFr
ZTwvYXV0aG9yPjxhdXRob3I+U2V2ZXJpbm92LCBLb25zdGFudGluPC9hdXRob3I+PGF1dGhvcj5C
cm91bnMsIFN0YW4gSko8L2F1dGhvcj48L2F1dGhvcnM+PC9jb250cmlidXRvcnM+PHRpdGxlcz48
dGl0bGU+VHlwZSBJRSBDUklTUFItY2FzIHN5c3RlbXMgZGlzY3JpbWluYXRlIHRhcmdldCBmcm9t
IG5vbi10YXJnZXQgRE5BIHRocm91Z2ggYmFzZSBwYWlyaW5nLWluZGVwZW5kZW50IFBBTSByZWNv
Z25pdGlvbjwvdGl0bGU+PHNlY29uZGFyeS10aXRsZT5QTG9TIGdlbmV0aWNzPC9zZWNvbmRhcnkt
dGl0bGU+PC90aXRsZXM+PHBlcmlvZGljYWw+PGZ1bGwtdGl0bGU+UExvUyBnZW5ldGljczwvZnVs
bC10aXRsZT48L3BlcmlvZGljYWw+PHBhZ2VzPmUxMDAzNzQyPC9wYWdlcz48dm9sdW1lPjk8L3Zv
bHVtZT48bnVtYmVyPjk8L251bWJlcj48ZGF0ZXM+PHllYXI+MjAxMzwveWVhcj48L2RhdGVzPjxp
c2JuPjE1NTMtNzQwNDwvaXNibj48dXJscz48L3VybHM+PC9yZWNvcmQ+PC9DaXRlPjxDaXRlPjxB
dXRob3I+RGV2ZWF1PC9BdXRob3I+PFllYXI+MjAwODwvWWVhcj48UmVjTnVtPjMxNDwvUmVjTnVt
PjxyZWNvcmQ+PHJlYy1udW1iZXI+MzE0PC9yZWMtbnVtYmVyPjxmb3JlaWduLWtleXM+PGtleSBh
cHA9IkVOIiBkYi1pZD0ieHJyMnN3d2V4YTJyZDhlZDJkNnhmd2YyMHI5djVkZXZ0MmUyIiB0aW1l
c3RhbXA9IjE1NTYyMjkyODkiIGd1aWQ9IjEzZmQ4OWU0LWRiMWUtNGJiMi05ZDFlLWEwNmY4NzU0
OWM0NCI+MzE0PC9rZXk+PC9mb3JlaWduLWtleXM+PHJlZi10eXBlIG5hbWU9IkpvdXJuYWwgQXJ0
aWNsZSI+MTc8L3JlZi10eXBlPjxjb250cmlidXRvcnM+PGF1dGhvcnM+PGF1dGhvcj5EZXZlYXUs
IEjDqWzDqG5lPC9hdXRob3I+PGF1dGhvcj5CYXJyYW5nb3UsIFJvZG9scGhlPC9hdXRob3I+PGF1
dGhvcj5HYXJuZWF1LCBKb3NpYW5lIEUuPC9hdXRob3I+PGF1dGhvcj5MYWJvbnTDqSwgSmVzc2lj
YTwvYXV0aG9yPjxhdXRob3I+RnJlbWF1eCwgQ2hyaXN0b3BoZTwvYXV0aG9yPjxhdXRob3I+Qm95
YXZhbCwgUGF0cmljazwvYXV0aG9yPjxhdXRob3I+Um9tZXJvLCBEZW5uaXMgQS48L2F1dGhvcj48
YXV0aG9yPkhvcnZhdGgsIFBoaWxpcHBlPC9hdXRob3I+PGF1dGhvcj5Nb2luZWF1LCBTeWx2YWlu
PC9hdXRob3I+PC9hdXRob3JzPjwvY29udHJpYnV0b3JzPjx0aXRsZXM+PHRpdGxlPjxzdHlsZSBm
YWNlPSJub3JtYWwiIGZvbnQ9ImRlZmF1bHQiIHNpemU9IjEwMCUiPlBoYWdlIFJlc3BvbnNlIHRv
IENSSVNQUi1FbmNvZGVkIFJlc2lzdGFuY2UgaW4gPC9zdHlsZT48c3R5bGUgZmFjZT0iaXRhbGlj
IiBmb250PSJkZWZhdWx0IiBzaXplPSIxMDAlIj5TdHJlcHRvY29jY3VzIHRoZXJtb3BoaWx1czwv
c3R5bGU+PC90aXRsZT48c2Vjb25kYXJ5LXRpdGxlPkpvdXJuYWwgb2YgQmFjdGVyaW9sb2d5PC9z
ZWNvbmRhcnktdGl0bGU+PC90aXRsZXM+PHBlcmlvZGljYWw+PGZ1bGwtdGl0bGU+Sm91cm5hbCBv
ZiBiYWN0ZXJpb2xvZ3k8L2Z1bGwtdGl0bGU+PC9wZXJpb2RpY2FsPjxwYWdlcz4xMzkwLTE0MDA8
L3BhZ2VzPjx2b2x1bWU+MTkwPC92b2x1bWU+PG51bWJlcj40PC9udW1iZXI+PGRhdGVzPjx5ZWFy
PjIwMDg8L3llYXI+PHB1Yi1kYXRlcz48ZGF0ZT5GZWJydWFyeSAxNSwgMjAwODwvZGF0ZT48L3B1
Yi1kYXRlcz48L2RhdGVzPjx1cmxzPjxyZWxhdGVkLXVybHM+PHVybD5odHRwOi8vamIuYXNtLm9y
Zy9jb250ZW50LzE5MC80LzEzOTAuYWJzdHJhY3Q8L3VybD48L3JlbGF0ZWQtdXJscz48L3VybHM+
PGVsZWN0cm9uaWMtcmVzb3VyY2UtbnVtPjEwLjExMjgvamIuMDE0MTItMDc8L2VsZWN0cm9uaWMt
cmVzb3VyY2UtbnVtPjwvcmVjb3JkPjwvQ2l0ZT48L0VuZE5vdGU+AG==
</w:fldData>
          </w:fldChar>
        </w:r>
        <w:r w:rsidR="00AE2EA5" w:rsidDel="00C5320D">
          <w:rPr>
            <w:rFonts w:cs="Arial"/>
          </w:rPr>
          <w:delInstrText xml:space="preserve"> ADDIN EN.CITE.DATA </w:delInstrText>
        </w:r>
        <w:r w:rsidR="00AE2EA5" w:rsidDel="00C5320D">
          <w:rPr>
            <w:rFonts w:cs="Arial"/>
          </w:rPr>
        </w:r>
        <w:r w:rsidR="00AE2EA5" w:rsidDel="00C5320D">
          <w:rPr>
            <w:rFonts w:cs="Arial"/>
          </w:rPr>
          <w:fldChar w:fldCharType="end"/>
        </w:r>
        <w:r w:rsidR="0019563D" w:rsidDel="00C5320D">
          <w:rPr>
            <w:rFonts w:cs="Arial"/>
          </w:rPr>
        </w:r>
        <w:r w:rsidR="0019563D" w:rsidDel="00C5320D">
          <w:rPr>
            <w:rFonts w:cs="Arial"/>
          </w:rPr>
          <w:fldChar w:fldCharType="separate"/>
        </w:r>
        <w:r w:rsidR="0073406F" w:rsidDel="00C5320D">
          <w:rPr>
            <w:rFonts w:cs="Arial"/>
            <w:noProof/>
          </w:rPr>
          <w:delText>(Deveau</w:delText>
        </w:r>
        <w:r w:rsidR="0073406F" w:rsidRPr="0073406F" w:rsidDel="00C5320D">
          <w:rPr>
            <w:rFonts w:cs="Arial"/>
            <w:i/>
            <w:noProof/>
          </w:rPr>
          <w:delText xml:space="preserve"> et al.</w:delText>
        </w:r>
        <w:r w:rsidR="0073406F" w:rsidDel="00C5320D">
          <w:rPr>
            <w:rFonts w:cs="Arial"/>
            <w:noProof/>
          </w:rPr>
          <w:delText>, 2008; Mojica</w:delText>
        </w:r>
        <w:r w:rsidR="0073406F" w:rsidRPr="0073406F" w:rsidDel="00C5320D">
          <w:rPr>
            <w:rFonts w:cs="Arial"/>
            <w:i/>
            <w:noProof/>
          </w:rPr>
          <w:delText xml:space="preserve"> et al.</w:delText>
        </w:r>
        <w:r w:rsidR="0073406F" w:rsidDel="00C5320D">
          <w:rPr>
            <w:rFonts w:cs="Arial"/>
            <w:noProof/>
          </w:rPr>
          <w:delText>, 2009; Semenova</w:delText>
        </w:r>
        <w:r w:rsidR="0073406F" w:rsidRPr="0073406F" w:rsidDel="00C5320D">
          <w:rPr>
            <w:rFonts w:cs="Arial"/>
            <w:i/>
            <w:noProof/>
          </w:rPr>
          <w:delText xml:space="preserve"> et al.</w:delText>
        </w:r>
        <w:r w:rsidR="0073406F" w:rsidDel="00C5320D">
          <w:rPr>
            <w:rFonts w:cs="Arial"/>
            <w:noProof/>
          </w:rPr>
          <w:delText>, 2011; Westra</w:delText>
        </w:r>
        <w:r w:rsidR="0073406F" w:rsidRPr="0073406F" w:rsidDel="00C5320D">
          <w:rPr>
            <w:rFonts w:cs="Arial"/>
            <w:i/>
            <w:noProof/>
          </w:rPr>
          <w:delText xml:space="preserve"> et al.</w:delText>
        </w:r>
        <w:r w:rsidR="0073406F" w:rsidDel="00C5320D">
          <w:rPr>
            <w:rFonts w:cs="Arial"/>
            <w:noProof/>
          </w:rPr>
          <w:delText>, 2013)</w:delText>
        </w:r>
        <w:r w:rsidR="0019563D" w:rsidDel="00C5320D">
          <w:rPr>
            <w:rFonts w:cs="Arial"/>
          </w:rPr>
          <w:fldChar w:fldCharType="end"/>
        </w:r>
        <w:r w:rsidR="0019563D" w:rsidDel="00C5320D">
          <w:rPr>
            <w:rFonts w:cs="Arial"/>
          </w:rPr>
          <w:delText>.</w:delText>
        </w:r>
      </w:del>
      <w:r w:rsidR="0019563D">
        <w:rPr>
          <w:rFonts w:cs="Arial"/>
        </w:rPr>
        <w:t xml:space="preserve"> </w:t>
      </w:r>
      <w:r w:rsidR="00965B7C">
        <w:rPr>
          <w:rFonts w:cs="Arial"/>
        </w:rPr>
        <w:t>Given that</w:t>
      </w:r>
      <w:ins w:id="601" w:author="Common, Jack" w:date="2019-10-23T14:03:00Z">
        <w:r w:rsidR="00C5320D">
          <w:rPr>
            <w:rFonts w:cs="Arial"/>
          </w:rPr>
          <w:t xml:space="preserve"> our experiment was designed such that</w:t>
        </w:r>
      </w:ins>
      <w:r w:rsidR="00965B7C">
        <w:rPr>
          <w:rFonts w:cs="Arial"/>
        </w:rPr>
        <w:t xml:space="preserve"> </w:t>
      </w:r>
      <w:ins w:id="602" w:author="Common, Jack" w:date="2019-10-23T14:02:00Z">
        <w:r w:rsidR="00C5320D">
          <w:rPr>
            <w:rFonts w:cs="Arial"/>
          </w:rPr>
          <w:t xml:space="preserve">the </w:t>
        </w:r>
      </w:ins>
      <w:del w:id="603" w:author="Common, Jack" w:date="2019-10-23T14:02:00Z">
        <w:r w:rsidR="00965B7C" w:rsidDel="00C5320D">
          <w:rPr>
            <w:rFonts w:cs="Arial"/>
          </w:rPr>
          <w:delText xml:space="preserve">a large </w:delText>
        </w:r>
      </w:del>
      <w:r w:rsidR="00965B7C">
        <w:rPr>
          <w:rFonts w:cs="Arial"/>
        </w:rPr>
        <w:t xml:space="preserve">proportion of the host population </w:t>
      </w:r>
      <w:del w:id="604" w:author="Common, Jack" w:date="2019-10-23T14:03:00Z">
        <w:r w:rsidR="00965B7C" w:rsidDel="00C5320D">
          <w:rPr>
            <w:rFonts w:cs="Arial"/>
          </w:rPr>
          <w:delText xml:space="preserve">was </w:delText>
        </w:r>
      </w:del>
      <w:r w:rsidR="00965B7C">
        <w:rPr>
          <w:rFonts w:cs="Arial"/>
        </w:rPr>
        <w:t>resistant to the escape p</w:t>
      </w:r>
      <w:r w:rsidR="008D5429">
        <w:rPr>
          <w:rFonts w:cs="Arial"/>
        </w:rPr>
        <w:t>hage</w:t>
      </w:r>
      <w:ins w:id="605" w:author="Common, Jack" w:date="2019-10-23T14:03:00Z">
        <w:r w:rsidR="00C5320D">
          <w:rPr>
            <w:rFonts w:cs="Arial"/>
          </w:rPr>
          <w:t xml:space="preserve"> increased with CRISPR allele diversity</w:t>
        </w:r>
      </w:ins>
      <w:r w:rsidR="00965B7C">
        <w:rPr>
          <w:rFonts w:cs="Arial"/>
        </w:rPr>
        <w:t xml:space="preserve">, there would </w:t>
      </w:r>
      <w:r w:rsidR="008D5429">
        <w:rPr>
          <w:rFonts w:cs="Arial"/>
        </w:rPr>
        <w:t xml:space="preserve">likely have been </w:t>
      </w:r>
      <w:r w:rsidR="00965B7C">
        <w:rPr>
          <w:rFonts w:cs="Arial"/>
        </w:rPr>
        <w:t>strong</w:t>
      </w:r>
      <w:r w:rsidR="008D5429">
        <w:rPr>
          <w:rFonts w:cs="Arial"/>
        </w:rPr>
        <w:t xml:space="preserve"> selection to </w:t>
      </w:r>
      <w:r w:rsidR="00965B7C">
        <w:rPr>
          <w:rFonts w:cs="Arial"/>
        </w:rPr>
        <w:t xml:space="preserve">acquire mutations in other protospacers and PAMs to </w:t>
      </w:r>
      <w:r w:rsidR="008D5429">
        <w:rPr>
          <w:rFonts w:cs="Arial"/>
        </w:rPr>
        <w:t xml:space="preserve">infect </w:t>
      </w:r>
      <w:r w:rsidR="00965B7C">
        <w:rPr>
          <w:rFonts w:cs="Arial"/>
        </w:rPr>
        <w:t>other</w:t>
      </w:r>
      <w:r w:rsidR="008D5429">
        <w:rPr>
          <w:rFonts w:cs="Arial"/>
        </w:rPr>
        <w:t xml:space="preserve"> hosts </w:t>
      </w:r>
      <w:r w:rsidR="00965B7C">
        <w:rPr>
          <w:rFonts w:cs="Arial"/>
        </w:rPr>
        <w:t>in the population</w:t>
      </w:r>
      <w:r w:rsidR="008D5429">
        <w:rPr>
          <w:rFonts w:cs="Arial"/>
        </w:rPr>
        <w:t xml:space="preserve">. </w:t>
      </w:r>
      <w:del w:id="606" w:author="Common, Jack" w:date="2019-10-23T13:35:00Z">
        <w:r w:rsidR="00965B7C" w:rsidDel="004259AB">
          <w:rPr>
            <w:rFonts w:cs="Arial"/>
          </w:rPr>
          <w:delText>Indeed, w</w:delText>
        </w:r>
        <w:r w:rsidR="00CA19B8" w:rsidDel="004259AB">
          <w:rPr>
            <w:rFonts w:cs="Arial"/>
          </w:rPr>
          <w:delText xml:space="preserve">e found that </w:delText>
        </w:r>
        <w:r w:rsidR="00B15DD6" w:rsidDel="004259AB">
          <w:rPr>
            <w:rFonts w:cs="Arial"/>
          </w:rPr>
          <w:delText xml:space="preserve">escape </w:delText>
        </w:r>
        <w:r w:rsidR="00CA19B8" w:rsidDel="004259AB">
          <w:rPr>
            <w:rFonts w:cs="Arial"/>
          </w:rPr>
          <w:delText>phage survival tended to be related to expanded infectivity range. Further,</w:delText>
        </w:r>
        <w:r w:rsidR="00C20EE5" w:rsidRPr="00831DB0" w:rsidDel="004259AB">
          <w:rPr>
            <w:rFonts w:cs="Arial"/>
            <w:color w:val="000000" w:themeColor="text1"/>
          </w:rPr>
          <w:delText xml:space="preserve"> </w:delText>
        </w:r>
      </w:del>
      <w:del w:id="607" w:author="Common, Jack" w:date="2019-10-23T14:01:00Z">
        <w:r w:rsidR="00C20EE5" w:rsidRPr="00831DB0" w:rsidDel="006430A0">
          <w:rPr>
            <w:rFonts w:cs="Arial"/>
            <w:color w:val="000000" w:themeColor="text1"/>
          </w:rPr>
          <w:delText>t</w:delText>
        </w:r>
        <w:r w:rsidR="00E266D2" w:rsidRPr="00831DB0" w:rsidDel="006430A0">
          <w:rPr>
            <w:rFonts w:cs="Arial"/>
            <w:color w:val="000000" w:themeColor="text1"/>
          </w:rPr>
          <w:delText xml:space="preserve">he proportion of </w:delText>
        </w:r>
        <w:r w:rsidR="00B15DD6" w:rsidDel="006430A0">
          <w:rPr>
            <w:rFonts w:cs="Arial"/>
            <w:color w:val="000000" w:themeColor="text1"/>
          </w:rPr>
          <w:delText xml:space="preserve">escape </w:delText>
        </w:r>
        <w:r w:rsidR="00E266D2" w:rsidRPr="00831DB0" w:rsidDel="006430A0">
          <w:rPr>
            <w:rFonts w:cs="Arial"/>
            <w:color w:val="000000" w:themeColor="text1"/>
          </w:rPr>
          <w:delText>phage that evolved an expanded infectivity range</w:delText>
        </w:r>
        <w:r w:rsidR="003B6E66" w:rsidRPr="00831DB0" w:rsidDel="006430A0">
          <w:rPr>
            <w:rFonts w:cs="Arial"/>
            <w:color w:val="000000" w:themeColor="text1"/>
          </w:rPr>
          <w:delText xml:space="preserve"> </w:delText>
        </w:r>
        <w:r w:rsidR="00D24239" w:rsidRPr="00831DB0" w:rsidDel="006430A0">
          <w:rPr>
            <w:rFonts w:cs="Arial"/>
            <w:color w:val="000000" w:themeColor="text1"/>
          </w:rPr>
          <w:delText xml:space="preserve">generally </w:delText>
        </w:r>
        <w:r w:rsidR="00124B92" w:rsidRPr="00831DB0" w:rsidDel="006430A0">
          <w:rPr>
            <w:rFonts w:cs="Arial"/>
            <w:color w:val="000000" w:themeColor="text1"/>
          </w:rPr>
          <w:delText>increased with time</w:delText>
        </w:r>
        <w:r w:rsidR="00B743E5" w:rsidRPr="00831DB0" w:rsidDel="006430A0">
          <w:rPr>
            <w:rFonts w:cs="Arial"/>
            <w:color w:val="000000" w:themeColor="text1"/>
          </w:rPr>
          <w:delText xml:space="preserve"> </w:delText>
        </w:r>
        <w:r w:rsidR="00D55A3E" w:rsidRPr="00346D48" w:rsidDel="006430A0">
          <w:rPr>
            <w:rFonts w:cs="Arial"/>
            <w:color w:val="000000" w:themeColor="text1"/>
          </w:rPr>
          <w:delText>(</w:delText>
        </w:r>
        <w:r w:rsidR="00D55A3E" w:rsidRPr="00346D48" w:rsidDel="006430A0">
          <w:rPr>
            <w:rFonts w:cs="Arial"/>
            <w:color w:val="000000" w:themeColor="text1"/>
          </w:rPr>
          <w:sym w:font="Symbol" w:char="F063"/>
        </w:r>
        <w:r w:rsidR="00D55A3E" w:rsidRPr="00346D48" w:rsidDel="006430A0">
          <w:rPr>
            <w:rFonts w:cs="Arial"/>
            <w:color w:val="000000" w:themeColor="text1"/>
            <w:vertAlign w:val="superscript"/>
          </w:rPr>
          <w:delText>2</w:delText>
        </w:r>
        <w:r w:rsidR="00D55A3E" w:rsidRPr="00346D48" w:rsidDel="006430A0">
          <w:rPr>
            <w:rFonts w:cs="Arial"/>
            <w:color w:val="000000" w:themeColor="text1"/>
            <w:vertAlign w:val="subscript"/>
          </w:rPr>
          <w:delText xml:space="preserve">(1) </w:delText>
        </w:r>
        <w:r w:rsidR="00D55A3E" w:rsidRPr="00346D48" w:rsidDel="006430A0">
          <w:rPr>
            <w:rFonts w:cs="Arial"/>
            <w:color w:val="000000" w:themeColor="text1"/>
          </w:rPr>
          <w:delText xml:space="preserve">= 130.7, </w:delText>
        </w:r>
        <w:r w:rsidR="00D55A3E" w:rsidRPr="00346D48" w:rsidDel="006430A0">
          <w:rPr>
            <w:rFonts w:cs="Arial"/>
            <w:i/>
            <w:iCs/>
            <w:color w:val="000000" w:themeColor="text1"/>
          </w:rPr>
          <w:delText>p</w:delText>
        </w:r>
        <w:r w:rsidR="00D55A3E" w:rsidRPr="00346D48" w:rsidDel="006430A0">
          <w:rPr>
            <w:rFonts w:cs="Arial"/>
            <w:color w:val="000000" w:themeColor="text1"/>
          </w:rPr>
          <w:delText xml:space="preserve"> &lt; 1 x 10</w:delText>
        </w:r>
        <w:r w:rsidR="00D55A3E" w:rsidRPr="00346D48" w:rsidDel="006430A0">
          <w:rPr>
            <w:rFonts w:cs="Arial"/>
            <w:color w:val="000000" w:themeColor="text1"/>
            <w:vertAlign w:val="superscript"/>
          </w:rPr>
          <w:delText>-10</w:delText>
        </w:r>
        <w:r w:rsidR="00D55A3E" w:rsidRPr="00346D48" w:rsidDel="006430A0">
          <w:rPr>
            <w:rFonts w:cs="Arial"/>
            <w:color w:val="000000" w:themeColor="text1"/>
          </w:rPr>
          <w:delText>)</w:delText>
        </w:r>
        <w:r w:rsidR="00D55A3E" w:rsidRPr="00D55A3E" w:rsidDel="006430A0">
          <w:rPr>
            <w:rFonts w:cs="Arial"/>
            <w:color w:val="000000" w:themeColor="text1"/>
          </w:rPr>
          <w:delText xml:space="preserve"> </w:delText>
        </w:r>
        <w:r w:rsidR="00B743E5" w:rsidRPr="00831DB0" w:rsidDel="006430A0">
          <w:rPr>
            <w:rFonts w:cs="Arial"/>
            <w:color w:val="000000" w:themeColor="text1"/>
          </w:rPr>
          <w:delText>(</w:delText>
        </w:r>
        <w:r w:rsidR="00611C2A" w:rsidDel="006430A0">
          <w:rPr>
            <w:rFonts w:cs="Arial"/>
            <w:b/>
            <w:bCs/>
            <w:color w:val="000000" w:themeColor="text1"/>
          </w:rPr>
          <w:delText>Fig</w:delText>
        </w:r>
      </w:del>
      <w:del w:id="608" w:author="Common, Jack" w:date="2019-10-23T13:36:00Z">
        <w:r w:rsidR="00611C2A" w:rsidDel="006A73FE">
          <w:rPr>
            <w:rFonts w:cs="Arial"/>
            <w:b/>
            <w:bCs/>
            <w:color w:val="000000" w:themeColor="text1"/>
          </w:rPr>
          <w:delText>.</w:delText>
        </w:r>
        <w:r w:rsidR="00B743E5" w:rsidRPr="00831DB0" w:rsidDel="006A73FE">
          <w:rPr>
            <w:rFonts w:cs="Arial"/>
            <w:b/>
            <w:bCs/>
            <w:color w:val="000000" w:themeColor="text1"/>
          </w:rPr>
          <w:delText xml:space="preserve"> </w:delText>
        </w:r>
      </w:del>
      <w:del w:id="609" w:author="Common, Jack" w:date="2019-10-23T14:01:00Z">
        <w:r w:rsidR="00B743E5" w:rsidRPr="00831DB0" w:rsidDel="006430A0">
          <w:rPr>
            <w:rFonts w:cs="Arial"/>
            <w:b/>
            <w:bCs/>
            <w:color w:val="000000" w:themeColor="text1"/>
          </w:rPr>
          <w:delText>2</w:delText>
        </w:r>
        <w:r w:rsidR="00B743E5" w:rsidRPr="00831DB0" w:rsidDel="006430A0">
          <w:rPr>
            <w:rFonts w:cs="Arial"/>
            <w:color w:val="000000" w:themeColor="text1"/>
          </w:rPr>
          <w:delText>)</w:delText>
        </w:r>
        <w:r w:rsidR="0056391D" w:rsidRPr="00831DB0" w:rsidDel="006430A0">
          <w:rPr>
            <w:rFonts w:cs="Arial"/>
            <w:color w:val="000000" w:themeColor="text1"/>
          </w:rPr>
          <w:delText xml:space="preserve">. </w:delText>
        </w:r>
      </w:del>
      <w:r w:rsidR="0071584A" w:rsidRPr="00831DB0">
        <w:rPr>
          <w:rFonts w:cs="Arial"/>
          <w:color w:val="000000" w:themeColor="text1"/>
        </w:rPr>
        <w:t xml:space="preserve">The evolution of range expansion did </w:t>
      </w:r>
      <w:del w:id="610" w:author="Common, Jack" w:date="2019-10-23T14:01:00Z">
        <w:r w:rsidR="0071584A" w:rsidRPr="00831DB0" w:rsidDel="006430A0">
          <w:rPr>
            <w:rFonts w:cs="Arial"/>
            <w:color w:val="000000" w:themeColor="text1"/>
          </w:rPr>
          <w:delText xml:space="preserve">also </w:delText>
        </w:r>
      </w:del>
      <w:r w:rsidR="0071584A" w:rsidRPr="00831DB0">
        <w:rPr>
          <w:rFonts w:cs="Arial"/>
          <w:color w:val="000000" w:themeColor="text1"/>
        </w:rPr>
        <w:t>depend on diversity (</w:t>
      </w:r>
      <w:ins w:id="611" w:author="Common, Jack" w:date="2019-10-24T19:52:00Z">
        <w:r w:rsidR="006D24A5">
          <w:rPr>
            <w:rFonts w:cs="Arial"/>
            <w:color w:val="000000" w:themeColor="text1"/>
          </w:rPr>
          <w:t xml:space="preserve">LR </w:t>
        </w:r>
      </w:ins>
      <w:del w:id="612" w:author="Common, Jack" w:date="2019-10-24T19:52:00Z">
        <w:r w:rsidR="0071584A" w:rsidRPr="00831DB0" w:rsidDel="006D24A5">
          <w:rPr>
            <w:rFonts w:cs="Arial"/>
            <w:color w:val="000000" w:themeColor="text1"/>
          </w:rPr>
          <w:sym w:font="Symbol" w:char="F063"/>
        </w:r>
        <w:r w:rsidR="0071584A" w:rsidRPr="00831DB0" w:rsidDel="006D24A5">
          <w:rPr>
            <w:rFonts w:cs="Arial"/>
            <w:color w:val="000000" w:themeColor="text1"/>
            <w:vertAlign w:val="superscript"/>
          </w:rPr>
          <w:delText>2</w:delText>
        </w:r>
        <w:r w:rsidR="0071584A" w:rsidRPr="00831DB0" w:rsidDel="006D24A5">
          <w:rPr>
            <w:rFonts w:cs="Arial"/>
            <w:color w:val="000000" w:themeColor="text1"/>
            <w:vertAlign w:val="subscript"/>
          </w:rPr>
          <w:delText>(1)</w:delText>
        </w:r>
        <w:r w:rsidR="0071584A" w:rsidRPr="00831DB0" w:rsidDel="006D24A5">
          <w:rPr>
            <w:rFonts w:cs="Arial"/>
            <w:color w:val="000000" w:themeColor="text1"/>
          </w:rPr>
          <w:delText xml:space="preserve"> </w:delText>
        </w:r>
      </w:del>
      <w:r w:rsidR="0071584A" w:rsidRPr="00831DB0">
        <w:rPr>
          <w:rFonts w:cs="Arial"/>
          <w:color w:val="000000" w:themeColor="text1"/>
        </w:rPr>
        <w:t xml:space="preserve">= </w:t>
      </w:r>
      <w:r w:rsidR="007E2B62" w:rsidRPr="00831DB0">
        <w:rPr>
          <w:rFonts w:cs="Arial"/>
          <w:color w:val="000000" w:themeColor="text1"/>
        </w:rPr>
        <w:t>6.6</w:t>
      </w:r>
      <w:ins w:id="613" w:author="Common, Jack" w:date="2019-10-24T20:04:00Z">
        <w:r w:rsidR="00135F77">
          <w:rPr>
            <w:rFonts w:cs="Arial"/>
            <w:color w:val="000000" w:themeColor="text1"/>
          </w:rPr>
          <w:t>0</w:t>
        </w:r>
      </w:ins>
      <w:r w:rsidR="007E2B62" w:rsidRPr="00831DB0">
        <w:rPr>
          <w:rFonts w:cs="Arial"/>
          <w:color w:val="000000" w:themeColor="text1"/>
        </w:rPr>
        <w:t xml:space="preserve">, </w:t>
      </w:r>
      <w:r w:rsidR="0071584A" w:rsidRPr="00831DB0">
        <w:rPr>
          <w:rFonts w:cs="Arial"/>
          <w:i/>
          <w:iCs/>
          <w:color w:val="000000" w:themeColor="text1"/>
        </w:rPr>
        <w:t>p</w:t>
      </w:r>
      <w:r w:rsidR="0071584A" w:rsidRPr="00831DB0">
        <w:rPr>
          <w:rFonts w:cs="Arial"/>
          <w:color w:val="000000" w:themeColor="text1"/>
        </w:rPr>
        <w:t xml:space="preserve"> = </w:t>
      </w:r>
      <w:r w:rsidR="00E541B1" w:rsidRPr="00831DB0">
        <w:rPr>
          <w:rFonts w:cs="Arial"/>
          <w:color w:val="000000" w:themeColor="text1"/>
        </w:rPr>
        <w:t>0.0</w:t>
      </w:r>
      <w:r w:rsidR="007E2B62" w:rsidRPr="00831DB0">
        <w:rPr>
          <w:rFonts w:cs="Arial"/>
          <w:color w:val="000000" w:themeColor="text1"/>
        </w:rPr>
        <w:t>1</w:t>
      </w:r>
      <w:r w:rsidR="00717E39" w:rsidRPr="00831DB0">
        <w:rPr>
          <w:rFonts w:cs="Arial"/>
          <w:color w:val="000000" w:themeColor="text1"/>
        </w:rPr>
        <w:t>)</w:t>
      </w:r>
      <w:r w:rsidR="00D315F8" w:rsidRPr="00831DB0">
        <w:rPr>
          <w:rFonts w:cs="Arial"/>
          <w:color w:val="000000" w:themeColor="text1"/>
        </w:rPr>
        <w:t xml:space="preserve">, </w:t>
      </w:r>
      <w:del w:id="614" w:author="Common, Jack" w:date="2019-10-23T13:35:00Z">
        <w:r w:rsidR="00D55A3E" w:rsidDel="006A73FE">
          <w:rPr>
            <w:rFonts w:cs="Arial"/>
            <w:color w:val="000000" w:themeColor="text1"/>
          </w:rPr>
          <w:delText xml:space="preserve">being </w:delText>
        </w:r>
      </w:del>
      <w:ins w:id="615" w:author="Common, Jack" w:date="2019-10-23T13:35:00Z">
        <w:r w:rsidR="006A73FE">
          <w:rPr>
            <w:rFonts w:cs="Arial"/>
            <w:color w:val="000000" w:themeColor="text1"/>
          </w:rPr>
          <w:t>bu</w:t>
        </w:r>
      </w:ins>
      <w:ins w:id="616" w:author="Common, Jack" w:date="2019-10-23T13:36:00Z">
        <w:r w:rsidR="006A73FE">
          <w:rPr>
            <w:rFonts w:cs="Arial"/>
            <w:color w:val="000000" w:themeColor="text1"/>
          </w:rPr>
          <w:t>t it was</w:t>
        </w:r>
      </w:ins>
      <w:ins w:id="617" w:author="Common, Jack" w:date="2019-10-23T13:35:00Z">
        <w:r w:rsidR="006A73FE">
          <w:rPr>
            <w:rFonts w:cs="Arial"/>
            <w:color w:val="000000" w:themeColor="text1"/>
          </w:rPr>
          <w:t xml:space="preserve"> </w:t>
        </w:r>
      </w:ins>
      <w:r w:rsidR="00D315F8" w:rsidRPr="00831DB0">
        <w:rPr>
          <w:rFonts w:cs="Arial"/>
          <w:color w:val="000000" w:themeColor="text1"/>
        </w:rPr>
        <w:t>most likely</w:t>
      </w:r>
      <w:r w:rsidR="00170DA8" w:rsidRPr="00831DB0">
        <w:rPr>
          <w:rFonts w:cs="Arial"/>
          <w:color w:val="000000" w:themeColor="text1"/>
        </w:rPr>
        <w:t xml:space="preserve"> </w:t>
      </w:r>
      <w:r w:rsidR="00192538" w:rsidRPr="00831DB0">
        <w:rPr>
          <w:rFonts w:cs="Arial"/>
          <w:color w:val="000000" w:themeColor="text1"/>
        </w:rPr>
        <w:t xml:space="preserve">in the </w:t>
      </w:r>
      <w:r w:rsidR="00960EF9" w:rsidRPr="00831DB0">
        <w:rPr>
          <w:rFonts w:cs="Arial"/>
          <w:color w:val="000000" w:themeColor="text1"/>
        </w:rPr>
        <w:t>6-clone treatment</w:t>
      </w:r>
      <w:r w:rsidR="005735E0">
        <w:rPr>
          <w:rFonts w:cs="Arial"/>
          <w:color w:val="000000" w:themeColor="text1"/>
        </w:rPr>
        <w:t xml:space="preserve">, particularly at 3 days post-infection (dpi) </w:t>
      </w:r>
      <w:r w:rsidR="003143AB" w:rsidRPr="00831DB0">
        <w:rPr>
          <w:rFonts w:cs="Arial"/>
          <w:color w:val="000000" w:themeColor="text1"/>
        </w:rPr>
        <w:t>(</w:t>
      </w:r>
      <w:r w:rsidR="00611C2A">
        <w:rPr>
          <w:rFonts w:cs="Arial"/>
          <w:b/>
          <w:bCs/>
          <w:color w:val="000000" w:themeColor="text1"/>
        </w:rPr>
        <w:t>Fig</w:t>
      </w:r>
      <w:ins w:id="618" w:author="Common, Jack" w:date="2019-10-23T14:01:00Z">
        <w:r w:rsidR="00475793">
          <w:rPr>
            <w:rFonts w:cs="Arial"/>
            <w:b/>
            <w:bCs/>
            <w:color w:val="000000" w:themeColor="text1"/>
          </w:rPr>
          <w:t>ure</w:t>
        </w:r>
      </w:ins>
      <w:del w:id="619" w:author="Common, Jack" w:date="2019-10-23T14:01:00Z">
        <w:r w:rsidR="00611C2A" w:rsidDel="00475793">
          <w:rPr>
            <w:rFonts w:cs="Arial"/>
            <w:b/>
            <w:bCs/>
            <w:color w:val="000000" w:themeColor="text1"/>
          </w:rPr>
          <w:delText>.</w:delText>
        </w:r>
      </w:del>
      <w:r w:rsidR="00AF3D51" w:rsidRPr="00831DB0">
        <w:rPr>
          <w:rFonts w:cs="Arial"/>
          <w:b/>
          <w:bCs/>
          <w:color w:val="000000" w:themeColor="text1"/>
        </w:rPr>
        <w:t xml:space="preserve"> 2</w:t>
      </w:r>
      <w:r w:rsidR="003143AB" w:rsidRPr="00831DB0">
        <w:rPr>
          <w:rFonts w:cs="Arial"/>
          <w:color w:val="000000" w:themeColor="text1"/>
        </w:rPr>
        <w:t>)</w:t>
      </w:r>
      <w:r w:rsidR="005735E0">
        <w:rPr>
          <w:rFonts w:cs="Arial"/>
          <w:color w:val="000000" w:themeColor="text1"/>
        </w:rPr>
        <w:t xml:space="preserve">. This is </w:t>
      </w:r>
      <w:r w:rsidR="005D3F7C">
        <w:rPr>
          <w:rFonts w:cs="Arial"/>
          <w:color w:val="000000" w:themeColor="text1"/>
        </w:rPr>
        <w:t>consistent with the idea</w:t>
      </w:r>
      <w:r w:rsidR="005D3F7C" w:rsidRPr="00831DB0">
        <w:rPr>
          <w:rFonts w:cs="Arial"/>
          <w:color w:val="000000" w:themeColor="text1"/>
        </w:rPr>
        <w:t xml:space="preserve"> </w:t>
      </w:r>
      <w:r w:rsidR="00C10675">
        <w:rPr>
          <w:rFonts w:cs="Arial"/>
          <w:color w:val="000000" w:themeColor="text1"/>
        </w:rPr>
        <w:t>that</w:t>
      </w:r>
      <w:r w:rsidR="0016627E" w:rsidRPr="00831DB0">
        <w:rPr>
          <w:rFonts w:cs="Arial"/>
          <w:color w:val="000000" w:themeColor="text1"/>
        </w:rPr>
        <w:t xml:space="preserve"> intermediate host diversity</w:t>
      </w:r>
      <w:r w:rsidR="005D3F7C">
        <w:rPr>
          <w:rFonts w:cs="Arial"/>
          <w:color w:val="000000" w:themeColor="text1"/>
        </w:rPr>
        <w:t xml:space="preserve"> maximises evolutionary emergence </w:t>
      </w:r>
      <w:r w:rsidR="0023741C">
        <w:rPr>
          <w:rFonts w:cs="Arial"/>
          <w:color w:val="000000" w:themeColor="text1"/>
        </w:rPr>
        <w:fldChar w:fldCharType="begin">
          <w:fldData xml:space="preserve">PEVuZE5vdGU+PENpdGU+PEF1dGhvcj5DaGFiYXM8L0F1dGhvcj48WWVhcj4yMDE4PC9ZZWFyPjxS
ZWNOdW0+MzQ4PC9SZWNOdW0+PERpc3BsYXlUZXh0PigzMSwgMzIpPC9EaXNwbGF5VGV4dD48cmVj
b3JkPjxyZWMtbnVtYmVyPjM0ODwvcmVjLW51bWJlcj48Zm9yZWlnbi1rZXlzPjxrZXkgYXBwPSJF
TiIgZGItaWQ9InhycjJzd3dleGEycmQ4ZWQyZDZ4ZndmMjByOXY1ZGV2dDJlMiIgdGltZXN0YW1w
PSIxNTU2MjI5Mjk4IiBndWlkPSI1OTk3MWJjZS0wNjkyLTRlODUtYmE5NC05OGU1YzhmODVhNTQi
PjM0ODwva2V5PjwvZm9yZWlnbi1rZXlzPjxyZWYtdHlwZSBuYW1lPSJKb3VybmFsIEFydGljbGUi
PjE3PC9yZWYtdHlwZT48Y29udHJpYnV0b3JzPjxhdXRob3JzPjxhdXRob3I+Q2hhYmFzLCBIw6ls
w6huZTwvYXV0aG9yPjxhdXRob3I+TGlvbiwgU8OpYmFzdGllbjwvYXV0aG9yPjxhdXRob3I+Tmlj
b3QsIEFudG9pbmU8L2F1dGhvcj48YXV0aG9yPk1lYWRlbiwgU2VhbjwvYXV0aG9yPjxhdXRob3I+
dmFuIEhvdXRlLCBTdGluZWtlPC9hdXRob3I+PGF1dGhvcj5Nb2luZWF1LCBTeWx2YWluPC9hdXRo
b3I+PGF1dGhvcj5XYWhsLCBMaW5kaSBNPC9hdXRob3I+PGF1dGhvcj5XZXN0cmEsIEVkemUgUjwv
YXV0aG9yPjxhdXRob3I+R2FuZG9uLCBTeWx2YWluPC9hdXRob3I+PC9hdXRob3JzPjwvY29udHJp
YnV0b3JzPjx0aXRsZXM+PHRpdGxlPkV2b2x1dGlvbmFyeSBlbWVyZ2VuY2Ugb2YgaW5mZWN0aW91
cyBkaXNlYXNlcyBpbiBoZXRlcm9nZW5lb3VzIGhvc3QgcG9wdWxhdGlvbnM8L3RpdGxlPjxzZWNv
bmRhcnktdGl0bGU+UExPUyBCaW9sb2d5PC9zZWNvbmRhcnktdGl0bGU+PC90aXRsZXM+PHBlcmlv
ZGljYWw+PGZ1bGwtdGl0bGU+UExPUyBCaW9sb2d5PC9mdWxsLXRpdGxlPjwvcGVyaW9kaWNhbD48
cGFnZXM+ZTIwMDY3Mzg8L3BhZ2VzPjx2b2x1bWU+MTY8L3ZvbHVtZT48bnVtYmVyPjk8L251bWJl
cj48ZGF0ZXM+PHllYXI+MjAxODwveWVhcj48L2RhdGVzPjxwdWJsaXNoZXI+UHVibGljIExpYnJh
cnkgb2YgU2NpZW5jZTwvcHVibGlzaGVyPjx1cmxzPjxyZWxhdGVkLXVybHM+PHVybD5odHRwczov
L2RvaS5vcmcvMTAuMTM3MS9qb3VybmFsLnBiaW8uMjAwNjczODwvdXJsPjwvcmVsYXRlZC11cmxz
PjwvdXJscz48ZWxlY3Ryb25pYy1yZXNvdXJjZS1udW0+MTAuMTM3MS9qb3VybmFsLnBiaW8uMjAw
NjczODwvZWxlY3Ryb25pYy1yZXNvdXJjZS1udW0+PC9yZWNvcmQ+PC9DaXRlPjxDaXRlPjxBdXRo
b3I+QmVubWF5b3I8L0F1dGhvcj48WWVhcj4yMDA5PC9ZZWFyPjxSZWNOdW0+MzQyPC9SZWNOdW0+
PHJlY29yZD48cmVjLW51bWJlcj4zNDI8L3JlYy1udW1iZXI+PGZvcmVpZ24ta2V5cz48a2V5IGFw
cD0iRU4iIGRiLWlkPSJ4cnIyc3d3ZXhhMnJkOGVkMmQ2eGZ3ZjIwcjl2NWRldnQyZTIiIHRpbWVz
dGFtcD0iMTU1NjIyOTI5OCIgZ3VpZD0iZmJkODAwZmEtOWU5Ny00MjFjLThhOGQtMDhmNjI5NGNl
NDJhIj4zNDI8L2tleT48L2ZvcmVpZ24ta2V5cz48cmVmLXR5cGUgbmFtZT0iSm91cm5hbCBBcnRp
Y2xlIj4xNzwvcmVmLXR5cGU+PGNvbnRyaWJ1dG9ycz48YXV0aG9ycz48YXV0aG9yPkJlbm1heW9y
LCBSZWJlY2NhPC9hdXRob3I+PGF1dGhvcj5Ib2Rnc29uLCBEYXZpZCBKPC9hdXRob3I+PGF1dGhv
cj5QZXJyb24sIEdhYnJpZWwgRzwvYXV0aG9yPjxhdXRob3I+QnVja2xpbmcsIEFuZ3VzPC9hdXRo
b3I+PC9hdXRob3JzPjwvY29udHJpYnV0b3JzPjx0aXRsZXM+PHRpdGxlPkhvc3QgbWl4aW5nIGFu
ZCBkaXNlYXNlIGVtZXJnZW5jZTwvdGl0bGU+PHNlY29uZGFyeS10aXRsZT5DdXJyZW50IEJpb2xv
Z3k8L3NlY29uZGFyeS10aXRsZT48L3RpdGxlcz48cGVyaW9kaWNhbD48ZnVsbC10aXRsZT5DdXJy
ZW50IEJpb2xvZ3k8L2Z1bGwtdGl0bGU+PC9wZXJpb2RpY2FsPjxwYWdlcz43NjQtNzY3PC9wYWdl
cz48dm9sdW1lPjE5PC92b2x1bWU+PG51bWJlcj45PC9udW1iZXI+PGRhdGVzPjx5ZWFyPjIwMDk8
L3llYXI+PC9kYXRlcz48aXNibj4wOTYwLTk4MjI8L2lzYm4+PHVybHM+PC91cmxzPjwvcmVjb3Jk
PjwvQ2l0ZT48L0VuZE5vdGU+
</w:fldData>
        </w:fldChar>
      </w:r>
      <w:r w:rsidR="00820E6F">
        <w:rPr>
          <w:rFonts w:cs="Arial"/>
          <w:color w:val="000000" w:themeColor="text1"/>
        </w:rPr>
        <w:instrText xml:space="preserve"> ADDIN EN.CITE </w:instrText>
      </w:r>
      <w:r w:rsidR="00820E6F">
        <w:rPr>
          <w:rFonts w:cs="Arial"/>
          <w:color w:val="000000" w:themeColor="text1"/>
        </w:rPr>
        <w:fldChar w:fldCharType="begin">
          <w:fldData xml:space="preserve">PEVuZE5vdGU+PENpdGU+PEF1dGhvcj5DaGFiYXM8L0F1dGhvcj48WWVhcj4yMDE4PC9ZZWFyPjxS
ZWNOdW0+MzQ4PC9SZWNOdW0+PERpc3BsYXlUZXh0PigzMSwgMzIpPC9EaXNwbGF5VGV4dD48cmVj
b3JkPjxyZWMtbnVtYmVyPjM0ODwvcmVjLW51bWJlcj48Zm9yZWlnbi1rZXlzPjxrZXkgYXBwPSJF
TiIgZGItaWQ9InhycjJzd3dleGEycmQ4ZWQyZDZ4ZndmMjByOXY1ZGV2dDJlMiIgdGltZXN0YW1w
PSIxNTU2MjI5Mjk4IiBndWlkPSI1OTk3MWJjZS0wNjkyLTRlODUtYmE5NC05OGU1YzhmODVhNTQi
PjM0ODwva2V5PjwvZm9yZWlnbi1rZXlzPjxyZWYtdHlwZSBuYW1lPSJKb3VybmFsIEFydGljbGUi
PjE3PC9yZWYtdHlwZT48Y29udHJpYnV0b3JzPjxhdXRob3JzPjxhdXRob3I+Q2hhYmFzLCBIw6ls
w6huZTwvYXV0aG9yPjxhdXRob3I+TGlvbiwgU8OpYmFzdGllbjwvYXV0aG9yPjxhdXRob3I+Tmlj
b3QsIEFudG9pbmU8L2F1dGhvcj48YXV0aG9yPk1lYWRlbiwgU2VhbjwvYXV0aG9yPjxhdXRob3I+
dmFuIEhvdXRlLCBTdGluZWtlPC9hdXRob3I+PGF1dGhvcj5Nb2luZWF1LCBTeWx2YWluPC9hdXRo
b3I+PGF1dGhvcj5XYWhsLCBMaW5kaSBNPC9hdXRob3I+PGF1dGhvcj5XZXN0cmEsIEVkemUgUjwv
YXV0aG9yPjxhdXRob3I+R2FuZG9uLCBTeWx2YWluPC9hdXRob3I+PC9hdXRob3JzPjwvY29udHJp
YnV0b3JzPjx0aXRsZXM+PHRpdGxlPkV2b2x1dGlvbmFyeSBlbWVyZ2VuY2Ugb2YgaW5mZWN0aW91
cyBkaXNlYXNlcyBpbiBoZXRlcm9nZW5lb3VzIGhvc3QgcG9wdWxhdGlvbnM8L3RpdGxlPjxzZWNv
bmRhcnktdGl0bGU+UExPUyBCaW9sb2d5PC9zZWNvbmRhcnktdGl0bGU+PC90aXRsZXM+PHBlcmlv
ZGljYWw+PGZ1bGwtdGl0bGU+UExPUyBCaW9sb2d5PC9mdWxsLXRpdGxlPjwvcGVyaW9kaWNhbD48
cGFnZXM+ZTIwMDY3Mzg8L3BhZ2VzPjx2b2x1bWU+MTY8L3ZvbHVtZT48bnVtYmVyPjk8L251bWJl
cj48ZGF0ZXM+PHllYXI+MjAxODwveWVhcj48L2RhdGVzPjxwdWJsaXNoZXI+UHVibGljIExpYnJh
cnkgb2YgU2NpZW5jZTwvcHVibGlzaGVyPjx1cmxzPjxyZWxhdGVkLXVybHM+PHVybD5odHRwczov
L2RvaS5vcmcvMTAuMTM3MS9qb3VybmFsLnBiaW8uMjAwNjczODwvdXJsPjwvcmVsYXRlZC11cmxz
PjwvdXJscz48ZWxlY3Ryb25pYy1yZXNvdXJjZS1udW0+MTAuMTM3MS9qb3VybmFsLnBiaW8uMjAw
NjczODwvZWxlY3Ryb25pYy1yZXNvdXJjZS1udW0+PC9yZWNvcmQ+PC9DaXRlPjxDaXRlPjxBdXRo
b3I+QmVubWF5b3I8L0F1dGhvcj48WWVhcj4yMDA5PC9ZZWFyPjxSZWNOdW0+MzQyPC9SZWNOdW0+
PHJlY29yZD48cmVjLW51bWJlcj4zNDI8L3JlYy1udW1iZXI+PGZvcmVpZ24ta2V5cz48a2V5IGFw
cD0iRU4iIGRiLWlkPSJ4cnIyc3d3ZXhhMnJkOGVkMmQ2eGZ3ZjIwcjl2NWRldnQyZTIiIHRpbWVz
dGFtcD0iMTU1NjIyOTI5OCIgZ3VpZD0iZmJkODAwZmEtOWU5Ny00MjFjLThhOGQtMDhmNjI5NGNl
NDJhIj4zNDI8L2tleT48L2ZvcmVpZ24ta2V5cz48cmVmLXR5cGUgbmFtZT0iSm91cm5hbCBBcnRp
Y2xlIj4xNzwvcmVmLXR5cGU+PGNvbnRyaWJ1dG9ycz48YXV0aG9ycz48YXV0aG9yPkJlbm1heW9y
LCBSZWJlY2NhPC9hdXRob3I+PGF1dGhvcj5Ib2Rnc29uLCBEYXZpZCBKPC9hdXRob3I+PGF1dGhv
cj5QZXJyb24sIEdhYnJpZWwgRzwvYXV0aG9yPjxhdXRob3I+QnVja2xpbmcsIEFuZ3VzPC9hdXRo
b3I+PC9hdXRob3JzPjwvY29udHJpYnV0b3JzPjx0aXRsZXM+PHRpdGxlPkhvc3QgbWl4aW5nIGFu
ZCBkaXNlYXNlIGVtZXJnZW5jZTwvdGl0bGU+PHNlY29uZGFyeS10aXRsZT5DdXJyZW50IEJpb2xv
Z3k8L3NlY29uZGFyeS10aXRsZT48L3RpdGxlcz48cGVyaW9kaWNhbD48ZnVsbC10aXRsZT5DdXJy
ZW50IEJpb2xvZ3k8L2Z1bGwtdGl0bGU+PC9wZXJpb2RpY2FsPjxwYWdlcz43NjQtNzY3PC9wYWdl
cz48dm9sdW1lPjE5PC92b2x1bWU+PG51bWJlcj45PC9udW1iZXI+PGRhdGVzPjx5ZWFyPjIwMDk8
L3llYXI+PC9kYXRlcz48aXNibj4wOTYwLTk4MjI8L2lzYm4+PHVybHM+PC91cmxzPjwvcmVjb3Jk
PjwvQ2l0ZT48L0VuZE5vdGU+
</w:fldData>
        </w:fldChar>
      </w:r>
      <w:r w:rsidR="00820E6F">
        <w:rPr>
          <w:rFonts w:cs="Arial"/>
          <w:color w:val="000000" w:themeColor="text1"/>
        </w:rPr>
        <w:instrText xml:space="preserve"> ADDIN EN.CITE.DATA </w:instrText>
      </w:r>
      <w:r w:rsidR="00820E6F">
        <w:rPr>
          <w:rFonts w:cs="Arial"/>
          <w:color w:val="000000" w:themeColor="text1"/>
        </w:rPr>
      </w:r>
      <w:r w:rsidR="00820E6F">
        <w:rPr>
          <w:rFonts w:cs="Arial"/>
          <w:color w:val="000000" w:themeColor="text1"/>
        </w:rPr>
        <w:fldChar w:fldCharType="end"/>
      </w:r>
      <w:r w:rsidR="0023741C">
        <w:rPr>
          <w:rFonts w:cs="Arial"/>
          <w:color w:val="000000" w:themeColor="text1"/>
        </w:rPr>
      </w:r>
      <w:r w:rsidR="0023741C">
        <w:rPr>
          <w:rFonts w:cs="Arial"/>
          <w:color w:val="000000" w:themeColor="text1"/>
        </w:rPr>
        <w:fldChar w:fldCharType="separate"/>
      </w:r>
      <w:r w:rsidR="00820E6F">
        <w:rPr>
          <w:rFonts w:cs="Arial"/>
          <w:noProof/>
          <w:color w:val="000000" w:themeColor="text1"/>
        </w:rPr>
        <w:t>(31, 32)</w:t>
      </w:r>
      <w:r w:rsidR="0023741C">
        <w:rPr>
          <w:rFonts w:cs="Arial"/>
          <w:color w:val="000000" w:themeColor="text1"/>
        </w:rPr>
        <w:fldChar w:fldCharType="end"/>
      </w:r>
      <w:r w:rsidR="0023741C">
        <w:rPr>
          <w:rFonts w:cs="Arial"/>
          <w:color w:val="000000" w:themeColor="text1"/>
        </w:rPr>
        <w:t>.</w:t>
      </w:r>
      <w:r w:rsidR="003143AB" w:rsidRPr="00831DB0">
        <w:rPr>
          <w:rFonts w:cs="Arial"/>
          <w:color w:val="000000" w:themeColor="text1"/>
        </w:rPr>
        <w:t xml:space="preserve"> </w:t>
      </w:r>
      <w:ins w:id="620" w:author="Common, Jack" w:date="2019-10-23T13:39:00Z">
        <w:r w:rsidR="00D828C3">
          <w:rPr>
            <w:rFonts w:cs="Arial"/>
            <w:color w:val="000000" w:themeColor="text1"/>
          </w:rPr>
          <w:t>Together, the</w:t>
        </w:r>
        <w:r w:rsidR="00487400">
          <w:rPr>
            <w:rFonts w:cs="Arial"/>
            <w:color w:val="000000" w:themeColor="text1"/>
          </w:rPr>
          <w:t xml:space="preserve">se data suggest that phage </w:t>
        </w:r>
      </w:ins>
      <w:ins w:id="621" w:author="Common, Jack" w:date="2019-10-23T13:40:00Z">
        <w:r w:rsidR="008C17EA">
          <w:rPr>
            <w:rFonts w:cs="Arial"/>
            <w:color w:val="000000" w:themeColor="text1"/>
          </w:rPr>
          <w:t>population dynamics are not directly related to evolutionary emergence in the context of different levels of CRISPR allele diversity.</w:t>
        </w:r>
      </w:ins>
    </w:p>
    <w:p w14:paraId="7A110E96" w14:textId="77777777" w:rsidR="00446EE4" w:rsidRDefault="00446EE4">
      <w:pPr>
        <w:jc w:val="both"/>
        <w:rPr>
          <w:rFonts w:cs="Arial"/>
          <w:color w:val="000000" w:themeColor="text1"/>
        </w:rPr>
        <w:pPrChange w:id="622" w:author="Common, Jack" w:date="2019-10-23T10:58:00Z">
          <w:pPr>
            <w:spacing w:line="480" w:lineRule="auto"/>
            <w:jc w:val="both"/>
          </w:pPr>
        </w:pPrChange>
      </w:pPr>
    </w:p>
    <w:p w14:paraId="61A87218" w14:textId="5074AD85" w:rsidR="006315F8" w:rsidRPr="00446EE4" w:rsidRDefault="00491EDC">
      <w:pPr>
        <w:jc w:val="both"/>
        <w:rPr>
          <w:rFonts w:cs="Arial"/>
          <w:color w:val="000000" w:themeColor="text1"/>
        </w:rPr>
        <w:pPrChange w:id="623" w:author="Common, Jack" w:date="2019-10-23T10:58:00Z">
          <w:pPr>
            <w:spacing w:line="480" w:lineRule="auto"/>
            <w:jc w:val="both"/>
          </w:pPr>
        </w:pPrChange>
      </w:pPr>
      <w:ins w:id="624" w:author="Common, Jack" w:date="2019-10-23T13:43:00Z">
        <w:r>
          <w:rPr>
            <w:rFonts w:cs="Arial"/>
            <w:color w:val="000000" w:themeColor="text1"/>
          </w:rPr>
          <w:t xml:space="preserve">Despite this, </w:t>
        </w:r>
        <w:r w:rsidR="004330E6">
          <w:rPr>
            <w:rFonts w:cs="Arial"/>
            <w:color w:val="000000" w:themeColor="text1"/>
          </w:rPr>
          <w:t>it does appear that phage survival in some treatments was promoted by evolutionary emergence</w:t>
        </w:r>
      </w:ins>
      <w:ins w:id="625" w:author="Common, Jack" w:date="2019-10-23T13:44:00Z">
        <w:r w:rsidR="009804A9">
          <w:rPr>
            <w:rFonts w:cs="Arial"/>
            <w:color w:val="000000" w:themeColor="text1"/>
          </w:rPr>
          <w:t xml:space="preserve"> of host shift, where </w:t>
        </w:r>
      </w:ins>
      <w:del w:id="626" w:author="Common, Jack" w:date="2019-10-23T13:44:00Z">
        <w:r w:rsidR="00CA19B8" w:rsidDel="009804A9">
          <w:rPr>
            <w:rFonts w:cs="Arial"/>
            <w:color w:val="000000" w:themeColor="text1"/>
          </w:rPr>
          <w:delText xml:space="preserve">We </w:delText>
        </w:r>
      </w:del>
      <w:del w:id="627" w:author="Common, Jack" w:date="2019-10-23T13:43:00Z">
        <w:r w:rsidR="00CA19B8" w:rsidDel="004330E6">
          <w:rPr>
            <w:rFonts w:cs="Arial"/>
            <w:color w:val="000000" w:themeColor="text1"/>
          </w:rPr>
          <w:delText xml:space="preserve">were very surprised to </w:delText>
        </w:r>
      </w:del>
      <w:del w:id="628" w:author="Common, Jack" w:date="2019-10-23T13:44:00Z">
        <w:r w:rsidR="00CA19B8" w:rsidDel="009804A9">
          <w:rPr>
            <w:rFonts w:cs="Arial"/>
            <w:color w:val="000000" w:themeColor="text1"/>
          </w:rPr>
          <w:delText xml:space="preserve">observe phage in two replicates of the 24-clone treatment had evolved via host shift. </w:delText>
        </w:r>
        <w:r w:rsidR="00965B7C" w:rsidDel="009804A9">
          <w:rPr>
            <w:rFonts w:cs="Arial"/>
          </w:rPr>
          <w:delText xml:space="preserve">Here, </w:delText>
        </w:r>
      </w:del>
      <w:r w:rsidR="00965B7C">
        <w:rPr>
          <w:rFonts w:cs="Arial"/>
        </w:rPr>
        <w:t>infectivity on the original host is lost but phage evolve</w:t>
      </w:r>
      <w:r w:rsidR="006D06C6">
        <w:rPr>
          <w:rFonts w:cs="Arial"/>
        </w:rPr>
        <w:t>d</w:t>
      </w:r>
      <w:r w:rsidR="00965B7C">
        <w:rPr>
          <w:rFonts w:cs="Arial"/>
        </w:rPr>
        <w:t xml:space="preserve"> to infect a new host</w:t>
      </w:r>
      <w:r w:rsidR="007765F6">
        <w:rPr>
          <w:rFonts w:cs="Arial"/>
        </w:rPr>
        <w:t xml:space="preserve">. This is </w:t>
      </w:r>
      <w:r w:rsidR="00965B7C">
        <w:rPr>
          <w:rFonts w:cs="Arial"/>
        </w:rPr>
        <w:t>a less likely event as it involves two mutations</w:t>
      </w:r>
      <w:r w:rsidR="007765F6">
        <w:rPr>
          <w:rFonts w:cs="Arial"/>
        </w:rPr>
        <w:t xml:space="preserve">: </w:t>
      </w:r>
      <w:r w:rsidR="00965B7C">
        <w:rPr>
          <w:rFonts w:cs="Arial"/>
        </w:rPr>
        <w:t xml:space="preserve">back-mutation to the ancestral state at </w:t>
      </w:r>
      <w:r w:rsidR="002E7862">
        <w:rPr>
          <w:rFonts w:cs="Arial"/>
        </w:rPr>
        <w:t xml:space="preserve">the original </w:t>
      </w:r>
      <w:r w:rsidR="00965B7C">
        <w:rPr>
          <w:rFonts w:cs="Arial"/>
        </w:rPr>
        <w:t xml:space="preserve">protospacer </w:t>
      </w:r>
      <w:del w:id="629" w:author="Common, Jack" w:date="2019-10-23T13:44:00Z">
        <w:r w:rsidR="00965B7C" w:rsidDel="008006D7">
          <w:rPr>
            <w:rFonts w:cs="Arial"/>
          </w:rPr>
          <w:delText xml:space="preserve">and </w:delText>
        </w:r>
      </w:del>
      <w:ins w:id="630" w:author="Common, Jack" w:date="2019-10-23T13:44:00Z">
        <w:r w:rsidR="008006D7">
          <w:rPr>
            <w:rFonts w:cs="Arial"/>
          </w:rPr>
          <w:t xml:space="preserve">followed by </w:t>
        </w:r>
      </w:ins>
      <w:r w:rsidR="00965B7C">
        <w:rPr>
          <w:rFonts w:cs="Arial"/>
        </w:rPr>
        <w:t>mutation at the new protospacer</w:t>
      </w:r>
      <w:r w:rsidR="007765F6">
        <w:rPr>
          <w:rFonts w:cs="Arial"/>
        </w:rPr>
        <w:t>,</w:t>
      </w:r>
      <w:r w:rsidR="00965B7C">
        <w:rPr>
          <w:rFonts w:cs="Arial"/>
        </w:rPr>
        <w:t xml:space="preserve"> </w:t>
      </w:r>
      <w:ins w:id="631" w:author="Common, Jack" w:date="2019-10-23T13:45:00Z">
        <w:r w:rsidR="008006D7">
          <w:rPr>
            <w:rFonts w:cs="Arial"/>
          </w:rPr>
          <w:t xml:space="preserve">all </w:t>
        </w:r>
      </w:ins>
      <w:r w:rsidR="007765F6">
        <w:rPr>
          <w:rFonts w:cs="Arial"/>
        </w:rPr>
        <w:t>while</w:t>
      </w:r>
      <w:r w:rsidR="00965B7C">
        <w:rPr>
          <w:rFonts w:cs="Arial"/>
        </w:rPr>
        <w:t xml:space="preserve"> incur</w:t>
      </w:r>
      <w:r w:rsidR="007765F6">
        <w:rPr>
          <w:rFonts w:cs="Arial"/>
        </w:rPr>
        <w:t>ring</w:t>
      </w:r>
      <w:r w:rsidR="00965B7C">
        <w:rPr>
          <w:rFonts w:cs="Arial"/>
        </w:rPr>
        <w:t xml:space="preserve"> </w:t>
      </w:r>
      <w:r w:rsidR="007765F6">
        <w:rPr>
          <w:rFonts w:cs="Arial"/>
        </w:rPr>
        <w:t xml:space="preserve">the </w:t>
      </w:r>
      <w:r w:rsidR="00965B7C">
        <w:rPr>
          <w:rFonts w:cs="Arial"/>
        </w:rPr>
        <w:t xml:space="preserve">cost of loss of infectivity on the original host. This </w:t>
      </w:r>
      <w:r w:rsidR="00040CA3">
        <w:rPr>
          <w:rFonts w:cs="Arial"/>
        </w:rPr>
        <w:t xml:space="preserve">could </w:t>
      </w:r>
      <w:r w:rsidR="00965B7C">
        <w:rPr>
          <w:rFonts w:cs="Arial"/>
        </w:rPr>
        <w:t xml:space="preserve">therefore be expected if the initial escape mutation </w:t>
      </w:r>
      <w:r w:rsidR="00D83FF0">
        <w:rPr>
          <w:rFonts w:cs="Arial"/>
        </w:rPr>
        <w:t xml:space="preserve">was </w:t>
      </w:r>
      <w:r w:rsidR="00965B7C">
        <w:rPr>
          <w:rFonts w:cs="Arial"/>
        </w:rPr>
        <w:t>costly</w:t>
      </w:r>
      <w:r w:rsidR="005A6DDB">
        <w:rPr>
          <w:rFonts w:cs="Arial"/>
        </w:rPr>
        <w:t xml:space="preserve"> (it may cause </w:t>
      </w:r>
      <w:r w:rsidR="006953A5">
        <w:rPr>
          <w:rFonts w:cs="Arial"/>
        </w:rPr>
        <w:t xml:space="preserve">a deleterious </w:t>
      </w:r>
      <w:r w:rsidR="005A6DDB">
        <w:rPr>
          <w:rFonts w:cs="Arial"/>
        </w:rPr>
        <w:t>loss</w:t>
      </w:r>
      <w:r w:rsidR="006953A5">
        <w:rPr>
          <w:rFonts w:cs="Arial"/>
        </w:rPr>
        <w:t>-</w:t>
      </w:r>
      <w:r w:rsidR="005A6DDB">
        <w:rPr>
          <w:rFonts w:cs="Arial"/>
        </w:rPr>
        <w:t>of</w:t>
      </w:r>
      <w:r w:rsidR="006953A5">
        <w:rPr>
          <w:rFonts w:cs="Arial"/>
        </w:rPr>
        <w:t>-</w:t>
      </w:r>
      <w:r w:rsidR="005A6DDB">
        <w:rPr>
          <w:rFonts w:cs="Arial"/>
        </w:rPr>
        <w:t>function)</w:t>
      </w:r>
      <w:r w:rsidR="006953A5">
        <w:rPr>
          <w:rFonts w:cs="Arial"/>
        </w:rPr>
        <w:t>,</w:t>
      </w:r>
      <w:r w:rsidR="00965B7C">
        <w:rPr>
          <w:rFonts w:cs="Arial"/>
        </w:rPr>
        <w:t xml:space="preserve"> </w:t>
      </w:r>
      <w:r w:rsidR="00377E36">
        <w:rPr>
          <w:rFonts w:cs="Arial"/>
        </w:rPr>
        <w:t xml:space="preserve">or if there was sufficient selection pressure </w:t>
      </w:r>
      <w:r w:rsidR="005A6DDB">
        <w:rPr>
          <w:rFonts w:cs="Arial"/>
        </w:rPr>
        <w:t xml:space="preserve">from the diverse population </w:t>
      </w:r>
      <w:r w:rsidR="0073406F">
        <w:rPr>
          <w:rFonts w:cs="Arial"/>
        </w:rPr>
        <w:fldChar w:fldCharType="begin"/>
      </w:r>
      <w:r w:rsidR="00820E6F">
        <w:rPr>
          <w:rFonts w:cs="Arial"/>
        </w:rPr>
        <w:instrText xml:space="preserve"> ADDIN EN.CITE &lt;EndNote&gt;&lt;Cite&gt;&lt;Author&gt;Chabas&lt;/Author&gt;&lt;Year&gt;2018&lt;/Year&gt;&lt;RecNum&gt;348&lt;/RecNum&gt;&lt;DisplayText&gt;(31)&lt;/DisplayText&gt;&lt;record&gt;&lt;rec-number&gt;348&lt;/rec-number&gt;&lt;foreign-keys&gt;&lt;key app="EN" db-id="xrr2swwexa2rd8ed2d6xfwf20r9v5devt2e2" timestamp="1556229298" guid="59971bce-0692-4e85-ba94-98e5c8f85a54"&gt;348&lt;/key&gt;&lt;/foreign-keys&gt;&lt;ref-type name="Journal Article"&gt;17&lt;/ref-type&gt;&lt;contributors&gt;&lt;authors&gt;&lt;author&gt;Chabas, Hélène&lt;/author&gt;&lt;author&gt;Lion, Sébastien&lt;/author&gt;&lt;author&gt;Nicot, Antoine&lt;/author&gt;&lt;author&gt;Meaden, Sean&lt;/author&gt;&lt;author&gt;van Houte, Stineke&lt;/author&gt;&lt;author&gt;Moineau, Sylvain&lt;/author&gt;&lt;author&gt;Wahl, Lindi M&lt;/author&gt;&lt;author&gt;Westra, Edze R&lt;/author&gt;&lt;author&gt;Gandon, Sylvain&lt;/author&gt;&lt;/authors&gt;&lt;/contributors&gt;&lt;titles&gt;&lt;title&gt;Evolutionary emergence of infectious diseases in heterogeneous host populations&lt;/title&gt;&lt;secondary-title&gt;PLOS Biology&lt;/secondary-title&gt;&lt;/titles&gt;&lt;periodical&gt;&lt;full-title&gt;PLOS Biology&lt;/full-title&gt;&lt;/periodical&gt;&lt;pages&gt;e2006738&lt;/pages&gt;&lt;volume&gt;16&lt;/volume&gt;&lt;number&gt;9&lt;/number&gt;&lt;dates&gt;&lt;year&gt;2018&lt;/year&gt;&lt;/dates&gt;&lt;publisher&gt;Public Library of Science&lt;/publisher&gt;&lt;urls&gt;&lt;related-urls&gt;&lt;url&gt;https://doi.org/10.1371/journal.pbio.2006738&lt;/url&gt;&lt;/related-urls&gt;&lt;/urls&gt;&lt;electronic-resource-num&gt;10.1371/journal.pbio.2006738&lt;/electronic-resource-num&gt;&lt;/record&gt;&lt;/Cite&gt;&lt;/EndNote&gt;</w:instrText>
      </w:r>
      <w:r w:rsidR="0073406F">
        <w:rPr>
          <w:rFonts w:cs="Arial"/>
        </w:rPr>
        <w:fldChar w:fldCharType="separate"/>
      </w:r>
      <w:r w:rsidR="00820E6F">
        <w:rPr>
          <w:rFonts w:cs="Arial"/>
          <w:noProof/>
        </w:rPr>
        <w:t>(31)</w:t>
      </w:r>
      <w:r w:rsidR="0073406F">
        <w:rPr>
          <w:rFonts w:cs="Arial"/>
        </w:rPr>
        <w:fldChar w:fldCharType="end"/>
      </w:r>
      <w:r w:rsidR="00965B7C">
        <w:rPr>
          <w:rFonts w:cs="Arial"/>
        </w:rPr>
        <w:t xml:space="preserve">. </w:t>
      </w:r>
      <w:ins w:id="632" w:author="Common, Jack" w:date="2019-10-23T13:45:00Z">
        <w:r w:rsidR="00E14310">
          <w:rPr>
            <w:rFonts w:cs="Arial"/>
            <w:color w:val="000000" w:themeColor="text1"/>
          </w:rPr>
          <w:t>We observed phage in two replicates of the 24-clone treatment had evolved via host shift</w:t>
        </w:r>
        <w:r w:rsidR="00267EBE">
          <w:rPr>
            <w:rFonts w:cs="Arial"/>
            <w:color w:val="000000" w:themeColor="text1"/>
          </w:rPr>
          <w:t xml:space="preserve">. </w:t>
        </w:r>
      </w:ins>
      <w:r w:rsidR="00CA19B8">
        <w:rPr>
          <w:rFonts w:cs="Arial"/>
          <w:color w:val="000000" w:themeColor="text1"/>
        </w:rPr>
        <w:t xml:space="preserve">Sequence data confirmed that </w:t>
      </w:r>
      <w:r w:rsidR="00506FCB">
        <w:rPr>
          <w:rFonts w:cs="Arial"/>
          <w:color w:val="000000" w:themeColor="text1"/>
        </w:rPr>
        <w:t>single nucleotide polymorphisms (</w:t>
      </w:r>
      <w:r w:rsidR="00CA19B8">
        <w:rPr>
          <w:rFonts w:cs="Arial"/>
          <w:color w:val="000000" w:themeColor="text1"/>
        </w:rPr>
        <w:t>SNPs</w:t>
      </w:r>
      <w:r w:rsidR="00506FCB">
        <w:rPr>
          <w:rFonts w:cs="Arial"/>
          <w:color w:val="000000" w:themeColor="text1"/>
        </w:rPr>
        <w:t>)</w:t>
      </w:r>
      <w:r w:rsidR="00CA19B8">
        <w:rPr>
          <w:rFonts w:cs="Arial"/>
          <w:color w:val="000000" w:themeColor="text1"/>
        </w:rPr>
        <w:t xml:space="preserve"> in the PAM that conferred infectivity to the original host had been lost, and </w:t>
      </w:r>
      <w:r w:rsidR="00F35EB2">
        <w:rPr>
          <w:rFonts w:cs="Arial"/>
          <w:color w:val="000000" w:themeColor="text1"/>
        </w:rPr>
        <w:t>novel</w:t>
      </w:r>
      <w:r w:rsidR="00CA19B8">
        <w:rPr>
          <w:rFonts w:cs="Arial"/>
          <w:color w:val="000000" w:themeColor="text1"/>
        </w:rPr>
        <w:t xml:space="preserve"> SNPs or deletions had emerged </w:t>
      </w:r>
      <w:r w:rsidR="00F35EB2">
        <w:rPr>
          <w:rFonts w:cs="Arial"/>
          <w:color w:val="000000" w:themeColor="text1"/>
        </w:rPr>
        <w:t>in protospacers that conferred infectivity to a new host present in the population</w:t>
      </w:r>
      <w:r w:rsidR="00726AD4">
        <w:rPr>
          <w:rFonts w:cs="Arial"/>
          <w:color w:val="000000" w:themeColor="text1"/>
        </w:rPr>
        <w:t xml:space="preserve"> (</w:t>
      </w:r>
      <w:r w:rsidR="00726AD4">
        <w:rPr>
          <w:rFonts w:cs="Arial"/>
          <w:b/>
          <w:color w:val="000000" w:themeColor="text1"/>
        </w:rPr>
        <w:t>Table</w:t>
      </w:r>
      <w:r w:rsidR="00831DB0">
        <w:rPr>
          <w:rFonts w:cs="Arial"/>
          <w:b/>
          <w:color w:val="000000" w:themeColor="text1"/>
        </w:rPr>
        <w:t>s</w:t>
      </w:r>
      <w:r w:rsidR="00726AD4">
        <w:rPr>
          <w:rFonts w:cs="Arial"/>
          <w:b/>
          <w:color w:val="000000" w:themeColor="text1"/>
        </w:rPr>
        <w:t xml:space="preserve"> S</w:t>
      </w:r>
      <w:r w:rsidR="00831DB0">
        <w:rPr>
          <w:rFonts w:cs="Arial"/>
          <w:b/>
          <w:color w:val="000000" w:themeColor="text1"/>
        </w:rPr>
        <w:t>4 &amp; S5</w:t>
      </w:r>
      <w:r w:rsidR="00726AD4">
        <w:rPr>
          <w:rFonts w:cs="Arial"/>
          <w:color w:val="000000" w:themeColor="text1"/>
        </w:rPr>
        <w:t>)</w:t>
      </w:r>
      <w:r w:rsidR="00F35EB2">
        <w:rPr>
          <w:rFonts w:cs="Arial"/>
          <w:color w:val="000000" w:themeColor="text1"/>
        </w:rPr>
        <w:t xml:space="preserve">. </w:t>
      </w:r>
      <w:r w:rsidR="00506FCB">
        <w:rPr>
          <w:rFonts w:cs="Arial"/>
          <w:color w:val="000000" w:themeColor="text1"/>
        </w:rPr>
        <w:t>T</w:t>
      </w:r>
      <w:r w:rsidR="005C064F">
        <w:rPr>
          <w:rFonts w:cs="Arial"/>
          <w:color w:val="000000" w:themeColor="text1"/>
        </w:rPr>
        <w:t xml:space="preserve">he original escape mutations </w:t>
      </w:r>
      <w:r w:rsidR="00506FCB">
        <w:rPr>
          <w:rFonts w:cs="Arial"/>
          <w:color w:val="000000" w:themeColor="text1"/>
        </w:rPr>
        <w:t>are unlikely to have been</w:t>
      </w:r>
      <w:r w:rsidR="005C064F">
        <w:rPr>
          <w:rFonts w:cs="Arial"/>
          <w:color w:val="000000" w:themeColor="text1"/>
        </w:rPr>
        <w:t xml:space="preserve"> costly as they</w:t>
      </w:r>
      <w:r w:rsidR="00506FCB">
        <w:rPr>
          <w:rFonts w:cs="Arial"/>
          <w:color w:val="000000" w:themeColor="text1"/>
        </w:rPr>
        <w:t xml:space="preserve"> are due to a SNP in the PAM sequence (</w:t>
      </w:r>
      <w:r w:rsidR="00506FCB">
        <w:rPr>
          <w:rFonts w:cs="Arial"/>
          <w:b/>
          <w:color w:val="000000" w:themeColor="text1"/>
        </w:rPr>
        <w:t>Table</w:t>
      </w:r>
      <w:r w:rsidR="00831DB0">
        <w:rPr>
          <w:rFonts w:cs="Arial"/>
          <w:b/>
          <w:color w:val="000000" w:themeColor="text1"/>
        </w:rPr>
        <w:t>s</w:t>
      </w:r>
      <w:r w:rsidR="00506FCB">
        <w:rPr>
          <w:rFonts w:cs="Arial"/>
          <w:b/>
          <w:color w:val="000000" w:themeColor="text1"/>
        </w:rPr>
        <w:t xml:space="preserve"> S</w:t>
      </w:r>
      <w:r w:rsidR="00831DB0">
        <w:rPr>
          <w:rFonts w:cs="Arial"/>
          <w:b/>
          <w:color w:val="000000" w:themeColor="text1"/>
        </w:rPr>
        <w:t>4 &amp; S5</w:t>
      </w:r>
      <w:r w:rsidR="00506FCB">
        <w:rPr>
          <w:rFonts w:cs="Arial"/>
          <w:color w:val="000000" w:themeColor="text1"/>
        </w:rPr>
        <w:t xml:space="preserve">), so </w:t>
      </w:r>
      <w:r w:rsidR="008D753C">
        <w:rPr>
          <w:rFonts w:cs="Arial"/>
          <w:color w:val="000000" w:themeColor="text1"/>
        </w:rPr>
        <w:t xml:space="preserve">the observed </w:t>
      </w:r>
      <w:r w:rsidR="00506FCB">
        <w:rPr>
          <w:rFonts w:cs="Arial"/>
          <w:color w:val="000000" w:themeColor="text1"/>
        </w:rPr>
        <w:t>host shift may have instead been driven by the selection pressure induced by high host CRISPR diversity</w:t>
      </w:r>
      <w:r w:rsidR="005A0576">
        <w:rPr>
          <w:rFonts w:cs="Arial"/>
          <w:color w:val="000000" w:themeColor="text1"/>
        </w:rPr>
        <w:t>.</w:t>
      </w:r>
      <w:del w:id="633" w:author="Common, Jack" w:date="2019-10-23T13:47:00Z">
        <w:r w:rsidR="005A0576" w:rsidDel="00911AED">
          <w:rPr>
            <w:rFonts w:cs="Arial"/>
            <w:color w:val="000000" w:themeColor="text1"/>
          </w:rPr>
          <w:delText xml:space="preserve"> </w:delText>
        </w:r>
        <w:r w:rsidR="00726AD4" w:rsidDel="00911AED">
          <w:rPr>
            <w:rFonts w:cs="Arial"/>
            <w:color w:val="000000" w:themeColor="text1"/>
          </w:rPr>
          <w:delText>Together,</w:delText>
        </w:r>
      </w:del>
      <w:r w:rsidR="00726AD4">
        <w:rPr>
          <w:rFonts w:cs="Arial"/>
          <w:color w:val="000000" w:themeColor="text1"/>
        </w:rPr>
        <w:t xml:space="preserve"> </w:t>
      </w:r>
      <w:ins w:id="634" w:author="Common, Jack" w:date="2019-10-23T13:47:00Z">
        <w:r w:rsidR="00911AED">
          <w:rPr>
            <w:rFonts w:cs="Arial"/>
            <w:color w:val="000000" w:themeColor="text1"/>
          </w:rPr>
          <w:t>T</w:t>
        </w:r>
      </w:ins>
      <w:del w:id="635" w:author="Common, Jack" w:date="2019-10-23T13:47:00Z">
        <w:r w:rsidR="00726AD4" w:rsidDel="00911AED">
          <w:rPr>
            <w:rFonts w:cs="Arial"/>
            <w:color w:val="000000" w:themeColor="text1"/>
          </w:rPr>
          <w:delText>t</w:delText>
        </w:r>
      </w:del>
      <w:r w:rsidR="0034112D">
        <w:rPr>
          <w:rFonts w:cs="Arial"/>
          <w:color w:val="000000" w:themeColor="text1"/>
        </w:rPr>
        <w:t xml:space="preserve">hese data </w:t>
      </w:r>
      <w:del w:id="636" w:author="Common, Jack" w:date="2019-10-23T13:47:00Z">
        <w:r w:rsidR="00EF0E56" w:rsidDel="00911AED">
          <w:rPr>
            <w:rFonts w:cs="Arial"/>
            <w:color w:val="000000" w:themeColor="text1"/>
          </w:rPr>
          <w:delText>show</w:delText>
        </w:r>
        <w:r w:rsidR="00E62915" w:rsidRPr="00831DB0" w:rsidDel="00911AED">
          <w:rPr>
            <w:rFonts w:cs="Arial"/>
            <w:color w:val="000000" w:themeColor="text1"/>
          </w:rPr>
          <w:delText xml:space="preserve"> </w:delText>
        </w:r>
      </w:del>
      <w:ins w:id="637" w:author="Common, Jack" w:date="2019-10-23T13:47:00Z">
        <w:r w:rsidR="00911AED">
          <w:rPr>
            <w:rFonts w:cs="Arial"/>
            <w:color w:val="000000" w:themeColor="text1"/>
          </w:rPr>
          <w:t>suggest</w:t>
        </w:r>
        <w:r w:rsidR="00911AED" w:rsidRPr="00831DB0">
          <w:rPr>
            <w:rFonts w:cs="Arial"/>
            <w:color w:val="000000" w:themeColor="text1"/>
          </w:rPr>
          <w:t xml:space="preserve"> </w:t>
        </w:r>
      </w:ins>
      <w:r w:rsidR="00E62915" w:rsidRPr="00831DB0">
        <w:rPr>
          <w:rFonts w:cs="Arial"/>
          <w:color w:val="000000" w:themeColor="text1"/>
        </w:rPr>
        <w:t xml:space="preserve">that </w:t>
      </w:r>
      <w:ins w:id="638" w:author="Common, Jack" w:date="2019-10-23T13:46:00Z">
        <w:r w:rsidR="00A83E4E">
          <w:rPr>
            <w:rFonts w:cs="Arial"/>
            <w:color w:val="000000" w:themeColor="text1"/>
          </w:rPr>
          <w:t xml:space="preserve">transient </w:t>
        </w:r>
      </w:ins>
      <w:r w:rsidR="00E62915" w:rsidRPr="00831DB0">
        <w:rPr>
          <w:rFonts w:cs="Arial"/>
          <w:color w:val="000000" w:themeColor="text1"/>
        </w:rPr>
        <w:t xml:space="preserve">phage survival </w:t>
      </w:r>
      <w:ins w:id="639" w:author="Common, Jack" w:date="2019-10-23T13:46:00Z">
        <w:r w:rsidR="00A83E4E">
          <w:rPr>
            <w:rFonts w:cs="Arial"/>
            <w:color w:val="000000" w:themeColor="text1"/>
          </w:rPr>
          <w:t xml:space="preserve">under conditions of high host CRISPR allele diversity </w:t>
        </w:r>
      </w:ins>
      <w:r w:rsidR="0034112D">
        <w:rPr>
          <w:rFonts w:cs="Arial"/>
          <w:color w:val="000000" w:themeColor="text1"/>
        </w:rPr>
        <w:t xml:space="preserve">was </w:t>
      </w:r>
      <w:del w:id="640" w:author="Common, Jack" w:date="2019-10-23T13:46:00Z">
        <w:r w:rsidR="0034112D" w:rsidDel="00A83E4E">
          <w:rPr>
            <w:rFonts w:cs="Arial"/>
            <w:color w:val="000000" w:themeColor="text1"/>
          </w:rPr>
          <w:delText>at least in part</w:delText>
        </w:r>
      </w:del>
      <w:ins w:id="641" w:author="Common, Jack" w:date="2019-10-23T13:47:00Z">
        <w:r w:rsidR="00A83E4E">
          <w:rPr>
            <w:rFonts w:cs="Arial"/>
            <w:color w:val="000000" w:themeColor="text1"/>
          </w:rPr>
          <w:t>likely enabled</w:t>
        </w:r>
      </w:ins>
      <w:r w:rsidR="0034112D" w:rsidRPr="00831DB0">
        <w:rPr>
          <w:rFonts w:cs="Arial"/>
          <w:color w:val="000000" w:themeColor="text1"/>
        </w:rPr>
        <w:t xml:space="preserve"> </w:t>
      </w:r>
      <w:del w:id="642" w:author="Common, Jack" w:date="2019-10-23T13:47:00Z">
        <w:r w:rsidR="00E62915" w:rsidRPr="00831DB0" w:rsidDel="00A83E4E">
          <w:rPr>
            <w:rFonts w:cs="Arial"/>
            <w:color w:val="000000" w:themeColor="text1"/>
          </w:rPr>
          <w:delText xml:space="preserve">driven </w:delText>
        </w:r>
      </w:del>
      <w:r w:rsidR="00A817DD" w:rsidRPr="00831DB0">
        <w:rPr>
          <w:rFonts w:cs="Arial"/>
          <w:color w:val="000000" w:themeColor="text1"/>
        </w:rPr>
        <w:t xml:space="preserve">by </w:t>
      </w:r>
      <w:ins w:id="643" w:author="Common, Jack" w:date="2019-10-23T13:47:00Z">
        <w:r w:rsidR="00B25014">
          <w:rPr>
            <w:rFonts w:cs="Arial"/>
            <w:color w:val="000000" w:themeColor="text1"/>
          </w:rPr>
          <w:t xml:space="preserve">the </w:t>
        </w:r>
      </w:ins>
      <w:r w:rsidR="0009487F" w:rsidRPr="00831DB0">
        <w:rPr>
          <w:rFonts w:cs="Arial"/>
          <w:color w:val="000000" w:themeColor="text1"/>
        </w:rPr>
        <w:t>evolutionary emergence of</w:t>
      </w:r>
      <w:r w:rsidR="0034112D">
        <w:rPr>
          <w:rFonts w:cs="Arial"/>
          <w:color w:val="000000" w:themeColor="text1"/>
        </w:rPr>
        <w:t xml:space="preserve"> </w:t>
      </w:r>
      <w:del w:id="644" w:author="Common, Jack" w:date="2019-10-23T13:46:00Z">
        <w:r w:rsidR="0034112D" w:rsidDel="00A83E4E">
          <w:rPr>
            <w:rFonts w:cs="Arial"/>
            <w:color w:val="000000" w:themeColor="text1"/>
          </w:rPr>
          <w:delText xml:space="preserve">phage </w:delText>
        </w:r>
        <w:r w:rsidR="00726AD4" w:rsidDel="00A83E4E">
          <w:rPr>
            <w:rFonts w:cs="Arial"/>
            <w:color w:val="000000" w:themeColor="text1"/>
          </w:rPr>
          <w:delText>via selection</w:delText>
        </w:r>
        <w:r w:rsidR="00726AD4" w:rsidRPr="00831DB0" w:rsidDel="00A83E4E">
          <w:rPr>
            <w:rFonts w:cs="Arial"/>
            <w:color w:val="000000" w:themeColor="text1"/>
          </w:rPr>
          <w:delText xml:space="preserve"> </w:delText>
        </w:r>
        <w:r w:rsidR="00726AD4" w:rsidDel="00A83E4E">
          <w:rPr>
            <w:rFonts w:cs="Arial"/>
            <w:color w:val="000000" w:themeColor="text1"/>
          </w:rPr>
          <w:delText xml:space="preserve">for </w:delText>
        </w:r>
        <w:r w:rsidR="008D753C" w:rsidDel="00A83E4E">
          <w:rPr>
            <w:rFonts w:cs="Arial"/>
            <w:color w:val="000000" w:themeColor="text1"/>
          </w:rPr>
          <w:delText xml:space="preserve">an </w:delText>
        </w:r>
        <w:r w:rsidR="007B69F7" w:rsidRPr="00831DB0" w:rsidDel="00A83E4E">
          <w:rPr>
            <w:rFonts w:cs="Arial"/>
            <w:color w:val="000000" w:themeColor="text1"/>
          </w:rPr>
          <w:delText>expanded infectivity range</w:delText>
        </w:r>
        <w:r w:rsidR="00726AD4" w:rsidDel="00A83E4E">
          <w:rPr>
            <w:rFonts w:cs="Arial"/>
            <w:color w:val="000000" w:themeColor="text1"/>
          </w:rPr>
          <w:delText xml:space="preserve">, and that </w:delText>
        </w:r>
      </w:del>
      <w:r w:rsidR="00726AD4">
        <w:rPr>
          <w:rFonts w:cs="Arial"/>
          <w:color w:val="000000" w:themeColor="text1"/>
        </w:rPr>
        <w:t>host shift</w:t>
      </w:r>
      <w:ins w:id="645" w:author="Common, Jack" w:date="2019-10-23T13:47:00Z">
        <w:r w:rsidR="003548FF">
          <w:rPr>
            <w:rFonts w:cs="Arial"/>
            <w:color w:val="000000" w:themeColor="text1"/>
          </w:rPr>
          <w:t>.</w:t>
        </w:r>
      </w:ins>
      <w:del w:id="646" w:author="Common, Jack" w:date="2019-10-23T13:47:00Z">
        <w:r w:rsidR="00726AD4" w:rsidDel="003548FF">
          <w:rPr>
            <w:rFonts w:cs="Arial"/>
            <w:color w:val="000000" w:themeColor="text1"/>
          </w:rPr>
          <w:delText xml:space="preserve"> could enable transient phage survival</w:delText>
        </w:r>
      </w:del>
      <w:del w:id="647" w:author="Common, Jack" w:date="2019-10-23T13:46:00Z">
        <w:r w:rsidR="00726AD4" w:rsidDel="00A83E4E">
          <w:rPr>
            <w:rFonts w:cs="Arial"/>
            <w:color w:val="000000" w:themeColor="text1"/>
          </w:rPr>
          <w:delText xml:space="preserve"> in conditions of very high host CRISPR allele diversity</w:delText>
        </w:r>
      </w:del>
      <w:del w:id="648" w:author="Common, Jack" w:date="2019-10-23T13:47:00Z">
        <w:r w:rsidR="00A817DD" w:rsidRPr="00831DB0" w:rsidDel="003548FF">
          <w:rPr>
            <w:rFonts w:cs="Arial"/>
            <w:color w:val="000000" w:themeColor="text1"/>
          </w:rPr>
          <w:delText xml:space="preserve">. </w:delText>
        </w:r>
      </w:del>
    </w:p>
    <w:p w14:paraId="03EA3E29" w14:textId="77777777" w:rsidR="009826CC" w:rsidRDefault="009826CC">
      <w:pPr>
        <w:jc w:val="both"/>
        <w:rPr>
          <w:rFonts w:cs="Arial"/>
          <w:color w:val="000000" w:themeColor="text1"/>
        </w:rPr>
        <w:pPrChange w:id="649" w:author="Common, Jack" w:date="2019-10-23T10:58:00Z">
          <w:pPr>
            <w:spacing w:line="480" w:lineRule="auto"/>
            <w:jc w:val="both"/>
          </w:pPr>
        </w:pPrChange>
      </w:pPr>
    </w:p>
    <w:p w14:paraId="341281AA" w14:textId="1B5E7DDF" w:rsidR="00F1358C" w:rsidRDefault="009826CC" w:rsidP="00393F7D">
      <w:pPr>
        <w:jc w:val="both"/>
        <w:rPr>
          <w:ins w:id="650" w:author="Common, Jack" w:date="2019-10-23T14:14:00Z"/>
          <w:rFonts w:cs="Arial"/>
          <w:color w:val="000000" w:themeColor="text1"/>
        </w:rPr>
      </w:pPr>
      <w:r w:rsidRPr="00831DB0">
        <w:rPr>
          <w:rFonts w:cs="Arial"/>
          <w:color w:val="000000" w:themeColor="text1"/>
        </w:rPr>
        <w:t xml:space="preserve">Given that </w:t>
      </w:r>
      <w:r w:rsidR="00514E50">
        <w:rPr>
          <w:rFonts w:cs="Arial"/>
          <w:color w:val="000000" w:themeColor="text1"/>
        </w:rPr>
        <w:t>CRISPR allele diversity negatively affect</w:t>
      </w:r>
      <w:r w:rsidR="007934E7">
        <w:rPr>
          <w:rFonts w:cs="Arial"/>
          <w:color w:val="000000" w:themeColor="text1"/>
        </w:rPr>
        <w:t>ed</w:t>
      </w:r>
      <w:r w:rsidR="00514E50">
        <w:rPr>
          <w:rFonts w:cs="Arial"/>
          <w:color w:val="000000" w:themeColor="text1"/>
        </w:rPr>
        <w:t xml:space="preserve"> </w:t>
      </w:r>
      <w:r w:rsidRPr="00831DB0">
        <w:rPr>
          <w:rFonts w:cs="Arial"/>
          <w:color w:val="000000" w:themeColor="text1"/>
        </w:rPr>
        <w:t>phage persistence</w:t>
      </w:r>
      <w:del w:id="651" w:author="Common, Jack" w:date="2019-10-23T14:05:00Z">
        <w:r w:rsidR="00497153" w:rsidDel="006009D7">
          <w:rPr>
            <w:rFonts w:cs="Arial"/>
            <w:color w:val="000000" w:themeColor="text1"/>
          </w:rPr>
          <w:delText xml:space="preserve"> </w:delText>
        </w:r>
        <w:r w:rsidR="008B3242" w:rsidDel="006009D7">
          <w:rPr>
            <w:rFonts w:cs="Arial"/>
            <w:color w:val="000000" w:themeColor="text1"/>
          </w:rPr>
          <w:delText>by limiting evolutionary emergence</w:delText>
        </w:r>
      </w:del>
      <w:r w:rsidR="00514E50">
        <w:rPr>
          <w:rFonts w:cs="Arial"/>
          <w:color w:val="000000" w:themeColor="text1"/>
        </w:rPr>
        <w:t xml:space="preserve">, </w:t>
      </w:r>
      <w:r w:rsidRPr="00831DB0">
        <w:rPr>
          <w:rFonts w:cs="Arial"/>
          <w:color w:val="000000" w:themeColor="text1"/>
        </w:rPr>
        <w:t xml:space="preserve">we </w:t>
      </w:r>
      <w:r w:rsidR="00622673">
        <w:rPr>
          <w:rFonts w:cs="Arial"/>
          <w:color w:val="000000" w:themeColor="text1"/>
        </w:rPr>
        <w:t>reasoned</w:t>
      </w:r>
      <w:r w:rsidR="005C2A09">
        <w:rPr>
          <w:rFonts w:cs="Arial"/>
          <w:color w:val="000000" w:themeColor="text1"/>
        </w:rPr>
        <w:t xml:space="preserve"> </w:t>
      </w:r>
      <w:r w:rsidR="00E40B9C">
        <w:rPr>
          <w:rFonts w:cs="Arial"/>
          <w:color w:val="000000" w:themeColor="text1"/>
        </w:rPr>
        <w:t xml:space="preserve">that </w:t>
      </w:r>
      <w:r w:rsidR="002C2C80">
        <w:rPr>
          <w:rFonts w:cs="Arial"/>
          <w:color w:val="000000" w:themeColor="text1"/>
        </w:rPr>
        <w:t xml:space="preserve">this </w:t>
      </w:r>
      <w:r w:rsidR="00E452B9">
        <w:rPr>
          <w:rFonts w:cs="Arial"/>
          <w:color w:val="000000" w:themeColor="text1"/>
        </w:rPr>
        <w:t>could</w:t>
      </w:r>
      <w:r w:rsidR="002C2C80">
        <w:rPr>
          <w:rFonts w:cs="Arial"/>
          <w:color w:val="000000" w:themeColor="text1"/>
        </w:rPr>
        <w:t xml:space="preserve"> </w:t>
      </w:r>
      <w:r w:rsidR="00D83FF0">
        <w:rPr>
          <w:rFonts w:cs="Arial"/>
          <w:color w:val="000000" w:themeColor="text1"/>
        </w:rPr>
        <w:t>also lead to</w:t>
      </w:r>
      <w:r w:rsidR="002C2C80">
        <w:rPr>
          <w:rFonts w:cs="Arial"/>
          <w:color w:val="000000" w:themeColor="text1"/>
        </w:rPr>
        <w:t xml:space="preserve"> enhanced</w:t>
      </w:r>
      <w:r w:rsidR="00D83FF0">
        <w:rPr>
          <w:rFonts w:cs="Arial"/>
          <w:color w:val="000000" w:themeColor="text1"/>
        </w:rPr>
        <w:t xml:space="preserve"> fitness of the</w:t>
      </w:r>
      <w:r w:rsidR="002C2C80">
        <w:rPr>
          <w:rFonts w:cs="Arial"/>
          <w:color w:val="000000" w:themeColor="text1"/>
        </w:rPr>
        <w:t xml:space="preserve"> CRISPR </w:t>
      </w:r>
      <w:r w:rsidR="00D83FF0">
        <w:rPr>
          <w:rFonts w:cs="Arial"/>
          <w:color w:val="000000" w:themeColor="text1"/>
        </w:rPr>
        <w:t>population as a whole</w:t>
      </w:r>
      <w:r w:rsidR="0023741C">
        <w:rPr>
          <w:rFonts w:cs="Arial"/>
          <w:color w:val="000000" w:themeColor="text1"/>
        </w:rPr>
        <w:t xml:space="preserve"> </w:t>
      </w:r>
      <w:r w:rsidR="008C02F9">
        <w:rPr>
          <w:rFonts w:cs="Arial"/>
          <w:color w:val="000000" w:themeColor="text1"/>
        </w:rPr>
        <w:fldChar w:fldCharType="begin"/>
      </w:r>
      <w:r w:rsidR="00820E6F">
        <w:rPr>
          <w:rFonts w:cs="Arial"/>
          <w:color w:val="000000" w:themeColor="text1"/>
        </w:rPr>
        <w:instrText xml:space="preserve"> ADDIN EN.CITE &lt;EndNote&gt;&lt;Cite&gt;&lt;Author&gt;van Houte&lt;/Author&gt;&lt;Year&gt;2016&lt;/Year&gt;&lt;RecNum&gt;350&lt;/RecNum&gt;&lt;DisplayText&gt;(17)&lt;/DisplayText&gt;&lt;record&gt;&lt;rec-number&gt;350&lt;/rec-number&gt;&lt;foreign-keys&gt;&lt;key app="EN" db-id="xrr2swwexa2rd8ed2d6xfwf20r9v5devt2e2" timestamp="1556229298" guid="8a722732-c548-403d-a12d-f6b5b4f7e13f"&gt;350&lt;/key&gt;&lt;/foreign-keys&gt;&lt;ref-type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instrText>
      </w:r>
      <w:r w:rsidR="008C02F9">
        <w:rPr>
          <w:rFonts w:cs="Arial"/>
          <w:color w:val="000000" w:themeColor="text1"/>
        </w:rPr>
        <w:fldChar w:fldCharType="separate"/>
      </w:r>
      <w:r w:rsidR="00820E6F">
        <w:rPr>
          <w:rFonts w:cs="Arial"/>
          <w:noProof/>
          <w:color w:val="000000" w:themeColor="text1"/>
        </w:rPr>
        <w:t>(17)</w:t>
      </w:r>
      <w:r w:rsidR="008C02F9">
        <w:rPr>
          <w:rFonts w:cs="Arial"/>
          <w:color w:val="000000" w:themeColor="text1"/>
        </w:rPr>
        <w:fldChar w:fldCharType="end"/>
      </w:r>
      <w:del w:id="652" w:author="Common, Jack" w:date="2019-10-23T14:06:00Z">
        <w:r w:rsidR="00D83FF0" w:rsidDel="00D26CC9">
          <w:rPr>
            <w:rFonts w:cs="Arial"/>
            <w:color w:val="000000" w:themeColor="text1"/>
          </w:rPr>
          <w:delText>, as well as enhanced fitness of the sensitive clone that can be infected by the escape phage</w:delText>
        </w:r>
      </w:del>
      <w:r w:rsidR="0023741C">
        <w:rPr>
          <w:rFonts w:cs="Arial"/>
          <w:color w:val="000000" w:themeColor="text1"/>
        </w:rPr>
        <w:t xml:space="preserve">. </w:t>
      </w:r>
      <w:ins w:id="653" w:author="Common, Jack" w:date="2019-10-23T14:05:00Z">
        <w:r w:rsidR="001434F0">
          <w:rPr>
            <w:rFonts w:cs="Arial"/>
            <w:color w:val="000000" w:themeColor="text1"/>
          </w:rPr>
          <w:t>We therefore hypothesised that</w:t>
        </w:r>
      </w:ins>
      <w:ins w:id="654" w:author="Common, Jack" w:date="2019-10-23T14:06:00Z">
        <w:r w:rsidR="00D26CC9">
          <w:rPr>
            <w:rFonts w:cs="Arial"/>
            <w:color w:val="000000" w:themeColor="text1"/>
          </w:rPr>
          <w:t xml:space="preserve"> the selection rate </w:t>
        </w:r>
      </w:ins>
      <w:ins w:id="655" w:author="Common, Jack" w:date="2019-10-23T14:07:00Z">
        <w:r w:rsidR="00C664EA" w:rsidRPr="00F271FB">
          <w:fldChar w:fldCharType="begin"/>
        </w:r>
      </w:ins>
      <w:r w:rsidR="00820E6F">
        <w:instrText xml:space="preserve"> ADDIN EN.CITE &lt;EndNote&gt;&lt;Cite&gt;&lt;Author&gt;Lenski&lt;/Author&gt;&lt;Year&gt;1991&lt;/Year&gt;&lt;RecNum&gt;1723&lt;/RecNum&gt;&lt;DisplayText&gt;(55, 56)&lt;/DisplayText&gt;&lt;record&gt;&lt;rec-number&gt;1723&lt;/rec-number&gt;&lt;foreign-keys&gt;&lt;key app="EN" db-id="es529ptxovvregexae9v20vfwwzddw2zv59z" timestamp="1563371614"&gt;1723&lt;/key&gt;&lt;/foreign-keys&gt;&lt;ref-type name="Journal Article"&gt;17&lt;/ref-type&gt;&lt;contributors&gt;&lt;authors&gt;&lt;author&gt;Lenski, Richard E&lt;/author&gt;&lt;/authors&gt;&lt;/contributors&gt;&lt;titles&gt;&lt;title&gt;Quantifying fitness and gene stability in microorganisms&lt;/title&gt;&lt;secondary-title&gt;Biotechnology&lt;/secondary-title&gt;&lt;/titles&gt;&lt;periodical&gt;&lt;full-title&gt;Biotechnology&lt;/full-title&gt;&lt;abbr-1&gt;Biotechnology&lt;/abbr-1&gt;&lt;abbr-2&gt;Biotechnology&lt;/abbr-2&gt;&lt;/periodical&gt;&lt;pages&gt;173-192&lt;/pages&gt;&lt;volume&gt;15&lt;/volume&gt;&lt;dates&gt;&lt;year&gt;1991&lt;/year&gt;&lt;/dates&gt;&lt;isbn&gt;0740-7378&lt;/isbn&gt;&lt;urls&gt;&lt;/urls&gt;&lt;/record&gt;&lt;/Cite&gt;&lt;Cite&gt;&lt;Author&gt;Travisano&lt;/Author&gt;&lt;Year&gt;1996&lt;/Year&gt;&lt;RecNum&gt;1722&lt;/RecNum&gt;&lt;record&gt;&lt;rec-number&gt;1722&lt;/rec-number&gt;&lt;foreign-keys&gt;&lt;key app="EN" db-id="es529ptxovvregexae9v20vfwwzddw2zv59z" timestamp="1563371594"&gt;1722&lt;/key&gt;&lt;/foreign-keys&gt;&lt;ref-type name="Journal Article"&gt;17&lt;/ref-type&gt;&lt;contributors&gt;&lt;authors&gt;&lt;author&gt;Travisano, Michael&lt;/author&gt;&lt;author&gt;Lenski, Richard E&lt;/author&gt;&lt;/authors&gt;&lt;/contributors&gt;&lt;titles&gt;&lt;title&gt;Long-term experimental evolution in Escherichia coli. IV. Targets of selection and the specificity of adaptation&lt;/title&gt;&lt;secondary-title&gt;Genetics&lt;/secondary-title&gt;&lt;/titles&gt;&lt;periodical&gt;&lt;full-title&gt;Genetics&lt;/full-title&gt;&lt;abbr-1&gt;Genetics&lt;/abbr-1&gt;&lt;abbr-2&gt;Genetics&lt;/abbr-2&gt;&lt;/periodical&gt;&lt;pages&gt;15-26&lt;/pages&gt;&lt;volume&gt;143&lt;/volume&gt;&lt;number&gt;1&lt;/number&gt;&lt;dates&gt;&lt;year&gt;1996&lt;/year&gt;&lt;/dates&gt;&lt;isbn&gt;0016-6731&lt;/isbn&gt;&lt;urls&gt;&lt;/urls&gt;&lt;/record&gt;&lt;/Cite&gt;&lt;/EndNote&gt;</w:instrText>
      </w:r>
      <w:ins w:id="656" w:author="Common, Jack" w:date="2019-10-23T14:07:00Z">
        <w:r w:rsidR="00C664EA" w:rsidRPr="00F271FB">
          <w:fldChar w:fldCharType="separate"/>
        </w:r>
      </w:ins>
      <w:r w:rsidR="00820E6F">
        <w:rPr>
          <w:noProof/>
        </w:rPr>
        <w:t>(55, 56)</w:t>
      </w:r>
      <w:ins w:id="657" w:author="Common, Jack" w:date="2019-10-23T14:07:00Z">
        <w:r w:rsidR="00C664EA" w:rsidRPr="00F271FB">
          <w:rPr>
            <w:lang w:val="en-US"/>
          </w:rPr>
          <w:fldChar w:fldCharType="end"/>
        </w:r>
        <w:r w:rsidR="00C664EA">
          <w:rPr>
            <w:lang w:val="en-US"/>
          </w:rPr>
          <w:t xml:space="preserve"> </w:t>
        </w:r>
      </w:ins>
      <w:ins w:id="658" w:author="Common, Jack" w:date="2019-10-23T14:06:00Z">
        <w:r w:rsidR="00C664EA">
          <w:rPr>
            <w:rFonts w:cs="Arial"/>
            <w:color w:val="000000" w:themeColor="text1"/>
          </w:rPr>
          <w:t xml:space="preserve">of </w:t>
        </w:r>
      </w:ins>
      <w:ins w:id="659" w:author="Common, Jack" w:date="2019-10-23T14:07:00Z">
        <w:r w:rsidR="00E041B2">
          <w:rPr>
            <w:rFonts w:cs="Arial"/>
            <w:color w:val="000000" w:themeColor="text1"/>
          </w:rPr>
          <w:t>resistant CRISPR clones would be positively related to CRISPR allele diversity</w:t>
        </w:r>
        <w:r w:rsidR="00B800E1">
          <w:rPr>
            <w:rFonts w:cs="Arial"/>
            <w:color w:val="000000" w:themeColor="text1"/>
          </w:rPr>
          <w:t>.</w:t>
        </w:r>
      </w:ins>
      <w:ins w:id="660" w:author="Common, Jack" w:date="2019-10-23T14:05:00Z">
        <w:r w:rsidR="001434F0">
          <w:rPr>
            <w:rFonts w:cs="Arial"/>
            <w:color w:val="000000" w:themeColor="text1"/>
          </w:rPr>
          <w:t xml:space="preserve"> </w:t>
        </w:r>
      </w:ins>
      <w:r w:rsidR="005168D2">
        <w:rPr>
          <w:rFonts w:cs="Arial"/>
          <w:color w:val="000000" w:themeColor="text1"/>
        </w:rPr>
        <w:t>We did find</w:t>
      </w:r>
      <w:r w:rsidRPr="00831DB0">
        <w:rPr>
          <w:rFonts w:cs="Arial"/>
          <w:color w:val="000000" w:themeColor="text1"/>
        </w:rPr>
        <w:t xml:space="preserve"> </w:t>
      </w:r>
      <w:r w:rsidR="00F828C7">
        <w:rPr>
          <w:rFonts w:cs="Arial"/>
          <w:color w:val="000000" w:themeColor="text1"/>
        </w:rPr>
        <w:t xml:space="preserve">that </w:t>
      </w:r>
      <w:del w:id="661" w:author="Common, Jack" w:date="2019-10-23T14:16:00Z">
        <w:r w:rsidR="003F717A" w:rsidDel="00C7762D">
          <w:rPr>
            <w:rFonts w:cs="Arial"/>
            <w:color w:val="000000" w:themeColor="text1"/>
          </w:rPr>
          <w:delText xml:space="preserve">all </w:delText>
        </w:r>
      </w:del>
      <w:ins w:id="662" w:author="Common, Jack" w:date="2019-10-23T14:16:00Z">
        <w:r w:rsidR="00C7762D">
          <w:rPr>
            <w:rFonts w:cs="Arial"/>
            <w:color w:val="000000" w:themeColor="text1"/>
          </w:rPr>
          <w:t xml:space="preserve">resistant CRISPR clones in all </w:t>
        </w:r>
      </w:ins>
      <w:r w:rsidR="00033A90">
        <w:rPr>
          <w:rFonts w:cs="Arial"/>
          <w:color w:val="000000" w:themeColor="text1"/>
        </w:rPr>
        <w:t xml:space="preserve">polyclonal </w:t>
      </w:r>
      <w:r w:rsidR="00305FC4">
        <w:rPr>
          <w:rFonts w:cs="Arial"/>
          <w:color w:val="000000" w:themeColor="text1"/>
        </w:rPr>
        <w:t xml:space="preserve">CRISPR </w:t>
      </w:r>
      <w:r w:rsidR="00D83FF0">
        <w:rPr>
          <w:rFonts w:cs="Arial"/>
          <w:color w:val="000000" w:themeColor="text1"/>
        </w:rPr>
        <w:t>populations</w:t>
      </w:r>
      <w:r w:rsidR="00305FC4">
        <w:rPr>
          <w:rFonts w:cs="Arial"/>
          <w:color w:val="000000" w:themeColor="text1"/>
        </w:rPr>
        <w:t xml:space="preserve"> </w:t>
      </w:r>
      <w:r w:rsidR="00D83FF0">
        <w:rPr>
          <w:rFonts w:cs="Arial"/>
          <w:color w:val="000000" w:themeColor="text1"/>
        </w:rPr>
        <w:t xml:space="preserve">had higher </w:t>
      </w:r>
      <w:del w:id="663" w:author="Common, Jack" w:date="2019-10-23T14:16:00Z">
        <w:r w:rsidR="003F717A" w:rsidDel="00C7762D">
          <w:rPr>
            <w:rFonts w:cs="Arial"/>
            <w:color w:val="000000" w:themeColor="text1"/>
          </w:rPr>
          <w:delText xml:space="preserve">CRISPR </w:delText>
        </w:r>
      </w:del>
      <w:r w:rsidR="003F717A">
        <w:rPr>
          <w:rFonts w:cs="Arial"/>
          <w:color w:val="000000" w:themeColor="text1"/>
        </w:rPr>
        <w:t xml:space="preserve">selection rates </w:t>
      </w:r>
      <w:r w:rsidR="00D83FF0">
        <w:rPr>
          <w:rFonts w:cs="Arial"/>
          <w:color w:val="000000" w:themeColor="text1"/>
        </w:rPr>
        <w:t>compared to clonal populations during infection with escape phage</w:t>
      </w:r>
      <w:r w:rsidR="00305FC4">
        <w:rPr>
          <w:rFonts w:cs="Arial"/>
          <w:color w:val="000000" w:themeColor="text1"/>
        </w:rPr>
        <w:t xml:space="preserve"> (</w:t>
      </w:r>
      <w:r w:rsidR="00611C2A">
        <w:rPr>
          <w:rFonts w:cs="Arial"/>
          <w:b/>
          <w:bCs/>
          <w:color w:val="000000" w:themeColor="text1"/>
        </w:rPr>
        <w:t>Fig</w:t>
      </w:r>
      <w:ins w:id="664" w:author="Common, Jack" w:date="2019-10-23T14:05:00Z">
        <w:r w:rsidR="006009D7">
          <w:rPr>
            <w:rFonts w:cs="Arial"/>
            <w:b/>
            <w:bCs/>
            <w:color w:val="000000" w:themeColor="text1"/>
          </w:rPr>
          <w:t>ure</w:t>
        </w:r>
      </w:ins>
      <w:del w:id="665" w:author="Common, Jack" w:date="2019-10-23T14:05:00Z">
        <w:r w:rsidR="00611C2A" w:rsidDel="006009D7">
          <w:rPr>
            <w:rFonts w:cs="Arial"/>
            <w:b/>
            <w:bCs/>
            <w:color w:val="000000" w:themeColor="text1"/>
          </w:rPr>
          <w:delText>.</w:delText>
        </w:r>
      </w:del>
      <w:r w:rsidR="00305FC4">
        <w:rPr>
          <w:rFonts w:cs="Arial"/>
          <w:b/>
          <w:bCs/>
          <w:color w:val="000000" w:themeColor="text1"/>
        </w:rPr>
        <w:t xml:space="preserve"> </w:t>
      </w:r>
      <w:r w:rsidR="00305FC4" w:rsidRPr="0023741C">
        <w:rPr>
          <w:rFonts w:cs="Arial"/>
          <w:b/>
          <w:bCs/>
          <w:color w:val="000000" w:themeColor="text1"/>
        </w:rPr>
        <w:t>3A</w:t>
      </w:r>
      <w:r w:rsidR="00305FC4">
        <w:rPr>
          <w:rFonts w:cs="Arial"/>
          <w:color w:val="000000" w:themeColor="text1"/>
        </w:rPr>
        <w:t>)</w:t>
      </w:r>
      <w:r w:rsidR="00E253CA">
        <w:rPr>
          <w:rFonts w:cs="Arial"/>
          <w:color w:val="000000" w:themeColor="text1"/>
        </w:rPr>
        <w:t xml:space="preserve">. However, </w:t>
      </w:r>
      <w:r w:rsidR="00D83FF0">
        <w:rPr>
          <w:rFonts w:cs="Arial"/>
          <w:color w:val="000000" w:themeColor="text1"/>
        </w:rPr>
        <w:t xml:space="preserve">within the polyclonal populations, </w:t>
      </w:r>
      <w:r w:rsidR="00E253CA">
        <w:rPr>
          <w:rFonts w:cs="Arial"/>
          <w:color w:val="000000" w:themeColor="text1"/>
        </w:rPr>
        <w:t xml:space="preserve">we did not detect </w:t>
      </w:r>
      <w:r w:rsidRPr="00831DB0">
        <w:rPr>
          <w:rFonts w:cs="Arial"/>
          <w:color w:val="000000" w:themeColor="text1"/>
        </w:rPr>
        <w:t>a</w:t>
      </w:r>
      <w:r w:rsidR="00E704B0" w:rsidRPr="00831DB0">
        <w:rPr>
          <w:rFonts w:cs="Arial"/>
          <w:color w:val="000000" w:themeColor="text1"/>
        </w:rPr>
        <w:t xml:space="preserve"> relationship between </w:t>
      </w:r>
      <w:r w:rsidRPr="00831DB0">
        <w:rPr>
          <w:rFonts w:cs="Arial"/>
          <w:color w:val="000000" w:themeColor="text1"/>
        </w:rPr>
        <w:t xml:space="preserve">diversity </w:t>
      </w:r>
      <w:r w:rsidR="00E704B0" w:rsidRPr="00831DB0">
        <w:rPr>
          <w:rFonts w:cs="Arial"/>
          <w:color w:val="000000" w:themeColor="text1"/>
        </w:rPr>
        <w:t xml:space="preserve">and </w:t>
      </w:r>
      <w:del w:id="666" w:author="Common, Jack" w:date="2019-10-23T14:16:00Z">
        <w:r w:rsidR="003F717A" w:rsidDel="00C7762D">
          <w:rPr>
            <w:rFonts w:cs="Arial"/>
            <w:color w:val="000000" w:themeColor="text1"/>
          </w:rPr>
          <w:delText xml:space="preserve">CRISPR </w:delText>
        </w:r>
      </w:del>
      <w:r w:rsidR="008F46AB">
        <w:rPr>
          <w:rFonts w:cs="Arial"/>
          <w:color w:val="000000" w:themeColor="text1"/>
        </w:rPr>
        <w:t>selection rate</w:t>
      </w:r>
      <w:r w:rsidR="00B943C0">
        <w:rPr>
          <w:rFonts w:cs="Arial"/>
          <w:color w:val="000000" w:themeColor="text1"/>
        </w:rPr>
        <w:t xml:space="preserve"> </w:t>
      </w:r>
      <w:r w:rsidR="00DC7BF4" w:rsidRPr="00831DB0">
        <w:rPr>
          <w:rFonts w:cs="Arial"/>
          <w:color w:val="000000" w:themeColor="text1"/>
        </w:rPr>
        <w:t>when controlling for the effect of time</w:t>
      </w:r>
      <w:r w:rsidR="00536EF6" w:rsidRPr="00831DB0">
        <w:rPr>
          <w:rFonts w:cs="Arial"/>
          <w:color w:val="000000" w:themeColor="text1"/>
        </w:rPr>
        <w:t xml:space="preserve"> </w:t>
      </w:r>
      <w:r w:rsidR="00FD566C" w:rsidRPr="00831DB0">
        <w:rPr>
          <w:rFonts w:cs="Arial"/>
          <w:color w:val="000000" w:themeColor="text1"/>
        </w:rPr>
        <w:t>(</w:t>
      </w:r>
      <w:ins w:id="667" w:author="Common, Jack" w:date="2019-10-10T08:33:00Z">
        <w:r w:rsidR="00902393" w:rsidRPr="00902393">
          <w:rPr>
            <w:rFonts w:cs="Arial"/>
            <w:i/>
            <w:iCs/>
            <w:color w:val="000000" w:themeColor="text1"/>
            <w:rPrChange w:id="668" w:author="Common, Jack" w:date="2019-10-10T08:33:00Z">
              <w:rPr>
                <w:rFonts w:cs="Arial"/>
                <w:color w:val="000000" w:themeColor="text1"/>
              </w:rPr>
            </w:rPrChange>
          </w:rPr>
          <w:t>F</w:t>
        </w:r>
      </w:ins>
      <w:ins w:id="669" w:author="Common, Jack" w:date="2019-10-10T08:35:00Z">
        <w:r w:rsidR="00705D94">
          <w:rPr>
            <w:rFonts w:cs="Arial"/>
            <w:color w:val="000000" w:themeColor="text1"/>
            <w:vertAlign w:val="subscript"/>
          </w:rPr>
          <w:t>4</w:t>
        </w:r>
      </w:ins>
      <w:ins w:id="670" w:author="Common, Jack" w:date="2019-10-10T08:33:00Z">
        <w:r w:rsidR="00A844AF">
          <w:rPr>
            <w:rFonts w:cs="Arial"/>
            <w:color w:val="000000" w:themeColor="text1"/>
            <w:vertAlign w:val="subscript"/>
          </w:rPr>
          <w:t>,</w:t>
        </w:r>
      </w:ins>
      <w:ins w:id="671" w:author="Common, Jack" w:date="2019-10-10T08:35:00Z">
        <w:r w:rsidR="00705D94">
          <w:rPr>
            <w:rFonts w:cs="Arial"/>
            <w:color w:val="000000" w:themeColor="text1"/>
            <w:vertAlign w:val="subscript"/>
          </w:rPr>
          <w:t>113</w:t>
        </w:r>
      </w:ins>
      <w:del w:id="672" w:author="Common, Jack" w:date="2019-10-10T08:33:00Z">
        <w:r w:rsidR="00FD566C" w:rsidRPr="00831DB0" w:rsidDel="00902393">
          <w:rPr>
            <w:rFonts w:cs="Arial"/>
            <w:color w:val="000000" w:themeColor="text1"/>
          </w:rPr>
          <w:sym w:font="Symbol" w:char="F063"/>
        </w:r>
        <w:r w:rsidR="00173430" w:rsidRPr="00831DB0" w:rsidDel="00902393">
          <w:rPr>
            <w:rFonts w:cs="Arial"/>
            <w:color w:val="000000" w:themeColor="text1"/>
            <w:vertAlign w:val="superscript"/>
          </w:rPr>
          <w:delText>2</w:delText>
        </w:r>
        <w:r w:rsidR="00173430" w:rsidRPr="00831DB0" w:rsidDel="00902393">
          <w:rPr>
            <w:rFonts w:cs="Arial"/>
            <w:color w:val="000000" w:themeColor="text1"/>
            <w:vertAlign w:val="subscript"/>
          </w:rPr>
          <w:delText>(1)</w:delText>
        </w:r>
      </w:del>
      <w:r w:rsidR="00173430" w:rsidRPr="00831DB0">
        <w:rPr>
          <w:rFonts w:cs="Arial"/>
          <w:color w:val="000000" w:themeColor="text1"/>
          <w:vertAlign w:val="subscript"/>
        </w:rPr>
        <w:t xml:space="preserve"> </w:t>
      </w:r>
      <w:r w:rsidR="00173430" w:rsidRPr="00831DB0">
        <w:rPr>
          <w:rFonts w:cs="Arial"/>
          <w:color w:val="000000" w:themeColor="text1"/>
        </w:rPr>
        <w:t xml:space="preserve">= </w:t>
      </w:r>
      <w:ins w:id="673" w:author="Common, Jack" w:date="2019-10-10T08:35:00Z">
        <w:r w:rsidR="00236578">
          <w:rPr>
            <w:rFonts w:cs="Arial"/>
            <w:color w:val="000000" w:themeColor="text1"/>
          </w:rPr>
          <w:t>1.73</w:t>
        </w:r>
      </w:ins>
      <w:del w:id="674" w:author="Common, Jack" w:date="2019-10-10T08:33:00Z">
        <w:r w:rsidR="008F46AB" w:rsidDel="00A844AF">
          <w:rPr>
            <w:rFonts w:cs="Arial"/>
            <w:color w:val="000000" w:themeColor="text1"/>
          </w:rPr>
          <w:delText>1.90</w:delText>
        </w:r>
      </w:del>
      <w:r w:rsidR="00173430" w:rsidRPr="00831DB0">
        <w:rPr>
          <w:rFonts w:cs="Arial"/>
          <w:color w:val="000000" w:themeColor="text1"/>
        </w:rPr>
        <w:t xml:space="preserve">, </w:t>
      </w:r>
      <w:r w:rsidR="00173430" w:rsidRPr="00831DB0">
        <w:rPr>
          <w:rFonts w:cs="Arial"/>
          <w:i/>
          <w:iCs/>
          <w:color w:val="000000" w:themeColor="text1"/>
        </w:rPr>
        <w:t>p</w:t>
      </w:r>
      <w:r w:rsidR="00173430" w:rsidRPr="00831DB0">
        <w:rPr>
          <w:rFonts w:cs="Arial"/>
          <w:color w:val="000000" w:themeColor="text1"/>
        </w:rPr>
        <w:t xml:space="preserve"> = 0.</w:t>
      </w:r>
      <w:ins w:id="675" w:author="Common, Jack" w:date="2019-10-10T08:35:00Z">
        <w:r w:rsidR="00236578">
          <w:rPr>
            <w:rFonts w:cs="Arial"/>
            <w:color w:val="000000" w:themeColor="text1"/>
          </w:rPr>
          <w:t>15</w:t>
        </w:r>
      </w:ins>
      <w:del w:id="676" w:author="Common, Jack" w:date="2019-10-10T08:33:00Z">
        <w:r w:rsidR="008F46AB" w:rsidDel="00A844AF">
          <w:rPr>
            <w:rFonts w:cs="Arial"/>
            <w:color w:val="000000" w:themeColor="text1"/>
          </w:rPr>
          <w:delText>17</w:delText>
        </w:r>
      </w:del>
      <w:ins w:id="677" w:author="Common, Jack" w:date="2019-10-23T14:10:00Z">
        <w:r w:rsidR="00737D4B">
          <w:rPr>
            <w:rFonts w:cs="Arial"/>
            <w:color w:val="000000" w:themeColor="text1"/>
          </w:rPr>
          <w:t xml:space="preserve">; </w:t>
        </w:r>
      </w:ins>
      <w:del w:id="678" w:author="Common, Jack" w:date="2019-10-23T14:10:00Z">
        <w:r w:rsidR="00173430" w:rsidRPr="00831DB0" w:rsidDel="00737D4B">
          <w:rPr>
            <w:rFonts w:cs="Arial"/>
            <w:color w:val="000000" w:themeColor="text1"/>
          </w:rPr>
          <w:delText>)</w:delText>
        </w:r>
        <w:r w:rsidR="00D70070" w:rsidDel="00737D4B">
          <w:rPr>
            <w:rFonts w:cs="Arial"/>
            <w:color w:val="000000" w:themeColor="text1"/>
          </w:rPr>
          <w:delText>(</w:delText>
        </w:r>
      </w:del>
      <w:r w:rsidR="00611C2A">
        <w:rPr>
          <w:rFonts w:cs="Arial"/>
          <w:b/>
          <w:bCs/>
          <w:color w:val="000000" w:themeColor="text1"/>
        </w:rPr>
        <w:t>Fig</w:t>
      </w:r>
      <w:ins w:id="679" w:author="Common, Jack" w:date="2019-10-23T14:05:00Z">
        <w:r w:rsidR="006009D7">
          <w:rPr>
            <w:rFonts w:cs="Arial"/>
            <w:b/>
            <w:bCs/>
            <w:color w:val="000000" w:themeColor="text1"/>
          </w:rPr>
          <w:t>ure</w:t>
        </w:r>
      </w:ins>
      <w:del w:id="680" w:author="Common, Jack" w:date="2019-10-23T14:05:00Z">
        <w:r w:rsidR="00611C2A" w:rsidDel="006009D7">
          <w:rPr>
            <w:rFonts w:cs="Arial"/>
            <w:b/>
            <w:bCs/>
            <w:color w:val="000000" w:themeColor="text1"/>
          </w:rPr>
          <w:delText>.</w:delText>
        </w:r>
      </w:del>
      <w:r w:rsidR="00D70070">
        <w:rPr>
          <w:rFonts w:cs="Arial"/>
          <w:b/>
          <w:bCs/>
          <w:color w:val="000000" w:themeColor="text1"/>
        </w:rPr>
        <w:t xml:space="preserve"> 3A; </w:t>
      </w:r>
      <w:r w:rsidR="00611C2A">
        <w:rPr>
          <w:rFonts w:cs="Arial"/>
          <w:b/>
          <w:bCs/>
          <w:color w:val="000000" w:themeColor="text1"/>
        </w:rPr>
        <w:t>Fig</w:t>
      </w:r>
      <w:ins w:id="681" w:author="Common, Jack" w:date="2019-10-23T14:05:00Z">
        <w:r w:rsidR="006009D7">
          <w:rPr>
            <w:rFonts w:cs="Arial"/>
            <w:b/>
            <w:bCs/>
            <w:color w:val="000000" w:themeColor="text1"/>
          </w:rPr>
          <w:t>ure</w:t>
        </w:r>
      </w:ins>
      <w:del w:id="682" w:author="Common, Jack" w:date="2019-10-23T14:05:00Z">
        <w:r w:rsidR="00611C2A" w:rsidDel="006009D7">
          <w:rPr>
            <w:rFonts w:cs="Arial"/>
            <w:b/>
            <w:bCs/>
            <w:color w:val="000000" w:themeColor="text1"/>
          </w:rPr>
          <w:delText>.</w:delText>
        </w:r>
      </w:del>
      <w:r w:rsidR="00D70070">
        <w:rPr>
          <w:rFonts w:cs="Arial"/>
          <w:b/>
          <w:bCs/>
          <w:color w:val="000000" w:themeColor="text1"/>
        </w:rPr>
        <w:t xml:space="preserve"> S</w:t>
      </w:r>
      <w:ins w:id="683" w:author="Common, Jack" w:date="2019-10-24T19:11:00Z">
        <w:r w:rsidR="00ED3779">
          <w:rPr>
            <w:rFonts w:cs="Arial"/>
            <w:b/>
            <w:bCs/>
            <w:color w:val="000000" w:themeColor="text1"/>
          </w:rPr>
          <w:t>3</w:t>
        </w:r>
      </w:ins>
      <w:ins w:id="684" w:author="Common, Jack" w:date="2019-10-24T15:52:00Z">
        <w:r w:rsidR="00E568D8">
          <w:rPr>
            <w:rFonts w:cs="Arial"/>
            <w:b/>
            <w:bCs/>
            <w:color w:val="000000" w:themeColor="text1"/>
          </w:rPr>
          <w:t>A</w:t>
        </w:r>
      </w:ins>
      <w:del w:id="685" w:author="Common, Jack" w:date="2019-10-24T15:31:00Z">
        <w:r w:rsidR="009D4D27" w:rsidDel="00F86990">
          <w:rPr>
            <w:rFonts w:cs="Arial"/>
            <w:b/>
            <w:bCs/>
            <w:color w:val="000000" w:themeColor="text1"/>
          </w:rPr>
          <w:delText>3</w:delText>
        </w:r>
      </w:del>
      <w:r w:rsidR="00D70070">
        <w:rPr>
          <w:rFonts w:cs="Arial"/>
          <w:color w:val="000000" w:themeColor="text1"/>
        </w:rPr>
        <w:t>)</w:t>
      </w:r>
      <w:r w:rsidR="00173430" w:rsidRPr="00831DB0">
        <w:rPr>
          <w:rFonts w:cs="Arial"/>
          <w:color w:val="000000" w:themeColor="text1"/>
        </w:rPr>
        <w:t>.</w:t>
      </w:r>
      <w:ins w:id="686" w:author="Common, Jack" w:date="2019-10-23T14:16:00Z">
        <w:r w:rsidR="00C7762D">
          <w:rPr>
            <w:rFonts w:cs="Arial"/>
            <w:color w:val="000000" w:themeColor="text1"/>
          </w:rPr>
          <w:t xml:space="preserve"> </w:t>
        </w:r>
      </w:ins>
      <w:del w:id="687" w:author="Common, Jack" w:date="2019-10-23T14:16:00Z">
        <w:r w:rsidR="000E7A4B" w:rsidRPr="00831DB0" w:rsidDel="00C7762D">
          <w:rPr>
            <w:rFonts w:cs="Arial"/>
            <w:color w:val="000000" w:themeColor="text1"/>
          </w:rPr>
          <w:delText xml:space="preserve"> </w:delText>
        </w:r>
        <w:r w:rsidR="00550803" w:rsidRPr="00831DB0" w:rsidDel="00C7762D">
          <w:rPr>
            <w:rFonts w:cs="Arial"/>
            <w:color w:val="000000" w:themeColor="text1"/>
          </w:rPr>
          <w:delText xml:space="preserve">CRISPR </w:delText>
        </w:r>
      </w:del>
      <w:ins w:id="688" w:author="Common, Jack" w:date="2019-10-23T14:16:00Z">
        <w:r w:rsidR="00C7762D">
          <w:rPr>
            <w:rFonts w:cs="Arial"/>
            <w:color w:val="000000" w:themeColor="text1"/>
          </w:rPr>
          <w:t>S</w:t>
        </w:r>
      </w:ins>
      <w:del w:id="689" w:author="Common, Jack" w:date="2019-10-23T14:16:00Z">
        <w:r w:rsidR="00926572" w:rsidDel="00C7762D">
          <w:rPr>
            <w:rFonts w:cs="Arial"/>
            <w:color w:val="000000" w:themeColor="text1"/>
          </w:rPr>
          <w:delText>s</w:delText>
        </w:r>
      </w:del>
      <w:r w:rsidR="00926572">
        <w:rPr>
          <w:rFonts w:cs="Arial"/>
          <w:color w:val="000000" w:themeColor="text1"/>
        </w:rPr>
        <w:t>election rate</w:t>
      </w:r>
      <w:r w:rsidR="00926572" w:rsidRPr="00831DB0">
        <w:rPr>
          <w:rFonts w:cs="Arial"/>
          <w:color w:val="000000" w:themeColor="text1"/>
        </w:rPr>
        <w:t xml:space="preserve"> </w:t>
      </w:r>
      <w:r w:rsidR="0011656D">
        <w:rPr>
          <w:rFonts w:cs="Arial"/>
          <w:color w:val="000000" w:themeColor="text1"/>
        </w:rPr>
        <w:t xml:space="preserve">also </w:t>
      </w:r>
      <w:r w:rsidR="00550803" w:rsidRPr="00831DB0">
        <w:rPr>
          <w:rFonts w:cs="Arial"/>
          <w:color w:val="000000" w:themeColor="text1"/>
        </w:rPr>
        <w:t xml:space="preserve">did not </w:t>
      </w:r>
      <w:r w:rsidR="00B25EF3" w:rsidRPr="00831DB0">
        <w:rPr>
          <w:rFonts w:cs="Arial"/>
          <w:color w:val="000000" w:themeColor="text1"/>
        </w:rPr>
        <w:t>change notably over time (</w:t>
      </w:r>
      <w:ins w:id="690" w:author="Common, Jack" w:date="2019-10-24T10:29:00Z">
        <w:r w:rsidR="002879BC">
          <w:rPr>
            <w:rFonts w:cs="Arial"/>
            <w:color w:val="000000" w:themeColor="text1"/>
          </w:rPr>
          <w:t xml:space="preserve">regression of </w:t>
        </w:r>
      </w:ins>
      <w:ins w:id="691" w:author="Common, Jack" w:date="2019-10-24T10:30:00Z">
        <w:r w:rsidR="002879BC">
          <w:rPr>
            <w:rFonts w:cs="Arial"/>
            <w:color w:val="000000" w:themeColor="text1"/>
          </w:rPr>
          <w:t xml:space="preserve">selection rate over dpi: </w:t>
        </w:r>
      </w:ins>
      <w:ins w:id="692" w:author="Common, Jack" w:date="2019-10-24T10:29:00Z">
        <w:r w:rsidR="006E3C3E" w:rsidRPr="00831DB0">
          <w:rPr>
            <w:rFonts w:cs="Arial"/>
            <w:i/>
            <w:iCs/>
            <w:color w:val="000000" w:themeColor="text1"/>
          </w:rPr>
          <w:sym w:font="Symbol" w:char="F062"/>
        </w:r>
        <w:r w:rsidR="006E3C3E" w:rsidRPr="00831DB0">
          <w:rPr>
            <w:rFonts w:cs="Arial"/>
            <w:color w:val="000000" w:themeColor="text1"/>
          </w:rPr>
          <w:t xml:space="preserve">  [95% </w:t>
        </w:r>
        <w:r w:rsidR="006E3C3E">
          <w:rPr>
            <w:rFonts w:cs="Arial"/>
            <w:color w:val="000000" w:themeColor="text1"/>
          </w:rPr>
          <w:t>CI</w:t>
        </w:r>
        <w:r w:rsidR="006E3C3E" w:rsidRPr="00831DB0">
          <w:rPr>
            <w:rFonts w:cs="Arial"/>
            <w:color w:val="000000" w:themeColor="text1"/>
          </w:rPr>
          <w:t>]</w:t>
        </w:r>
      </w:ins>
      <w:ins w:id="693" w:author="Common, Jack" w:date="2019-10-24T10:34:00Z">
        <w:r w:rsidR="00B63C60">
          <w:rPr>
            <w:rFonts w:cs="Arial"/>
            <w:color w:val="000000" w:themeColor="text1"/>
          </w:rPr>
          <w:t xml:space="preserve"> =</w:t>
        </w:r>
      </w:ins>
      <w:ins w:id="694" w:author="Common, Jack" w:date="2019-10-24T10:29:00Z">
        <w:r w:rsidR="006E3C3E" w:rsidRPr="00831DB0">
          <w:rPr>
            <w:rFonts w:cs="Arial"/>
            <w:i/>
            <w:iCs/>
            <w:color w:val="000000" w:themeColor="text1"/>
          </w:rPr>
          <w:t xml:space="preserve"> </w:t>
        </w:r>
      </w:ins>
      <w:ins w:id="695" w:author="Common, Jack" w:date="2019-10-24T10:34:00Z">
        <w:r w:rsidR="00B63C60" w:rsidRPr="00B63C60">
          <w:rPr>
            <w:rFonts w:cs="Arial"/>
            <w:color w:val="000000" w:themeColor="text1"/>
          </w:rPr>
          <w:t>0.03</w:t>
        </w:r>
        <w:r w:rsidR="00B63C60">
          <w:rPr>
            <w:rFonts w:cs="Arial"/>
            <w:color w:val="000000" w:themeColor="text1"/>
          </w:rPr>
          <w:t xml:space="preserve"> </w:t>
        </w:r>
      </w:ins>
      <w:ins w:id="696" w:author="Common, Jack" w:date="2019-10-24T10:35:00Z">
        <w:r w:rsidR="00044B48">
          <w:rPr>
            <w:rFonts w:cs="Arial"/>
            <w:color w:val="000000" w:themeColor="text1"/>
          </w:rPr>
          <w:t>[</w:t>
        </w:r>
        <w:r w:rsidR="00044B48" w:rsidRPr="00044B48">
          <w:rPr>
            <w:rFonts w:cs="Arial"/>
            <w:color w:val="000000" w:themeColor="text1"/>
          </w:rPr>
          <w:t>-0.04</w:t>
        </w:r>
        <w:r w:rsidR="00044B48">
          <w:rPr>
            <w:rFonts w:cs="Arial"/>
            <w:color w:val="000000" w:themeColor="text1"/>
          </w:rPr>
          <w:t xml:space="preserve">, </w:t>
        </w:r>
        <w:r w:rsidR="00044B48" w:rsidRPr="00044B48">
          <w:rPr>
            <w:rFonts w:cs="Arial"/>
            <w:color w:val="000000" w:themeColor="text1"/>
          </w:rPr>
          <w:t>0.1</w:t>
        </w:r>
        <w:r w:rsidR="00044B48">
          <w:rPr>
            <w:rFonts w:cs="Arial"/>
            <w:color w:val="000000" w:themeColor="text1"/>
          </w:rPr>
          <w:t>1</w:t>
        </w:r>
      </w:ins>
      <w:ins w:id="697" w:author="Common, Jack" w:date="2019-10-24T10:29:00Z">
        <w:r w:rsidR="006E3C3E" w:rsidRPr="00831DB0">
          <w:rPr>
            <w:rFonts w:cs="Arial"/>
            <w:color w:val="000000" w:themeColor="text1"/>
          </w:rPr>
          <w:t>]</w:t>
        </w:r>
        <w:r w:rsidR="006E3C3E">
          <w:rPr>
            <w:rFonts w:cs="Arial"/>
            <w:color w:val="000000" w:themeColor="text1"/>
          </w:rPr>
          <w:t xml:space="preserve">, </w:t>
        </w:r>
        <w:r w:rsidR="006E3C3E">
          <w:rPr>
            <w:rFonts w:cs="Arial"/>
            <w:i/>
            <w:iCs/>
            <w:color w:val="000000" w:themeColor="text1"/>
          </w:rPr>
          <w:t>t</w:t>
        </w:r>
        <w:r w:rsidR="006E3C3E">
          <w:rPr>
            <w:rFonts w:cs="Arial"/>
            <w:color w:val="000000" w:themeColor="text1"/>
          </w:rPr>
          <w:t>(2)</w:t>
        </w:r>
      </w:ins>
      <w:ins w:id="698" w:author="Common, Jack" w:date="2019-10-24T10:34:00Z">
        <w:r w:rsidR="00044B48">
          <w:rPr>
            <w:rFonts w:cs="Arial"/>
            <w:color w:val="000000" w:themeColor="text1"/>
            <w:vertAlign w:val="subscript"/>
          </w:rPr>
          <w:t>118</w:t>
        </w:r>
      </w:ins>
      <w:ins w:id="699" w:author="Common, Jack" w:date="2019-10-24T10:29:00Z">
        <w:r w:rsidR="006E3C3E">
          <w:rPr>
            <w:rFonts w:cs="Arial"/>
            <w:color w:val="000000" w:themeColor="text1"/>
          </w:rPr>
          <w:t xml:space="preserve"> = </w:t>
        </w:r>
      </w:ins>
      <w:ins w:id="700" w:author="Common, Jack" w:date="2019-10-24T10:30:00Z">
        <w:r w:rsidR="00FE3C75" w:rsidRPr="00FE3C75">
          <w:rPr>
            <w:rFonts w:cs="Arial"/>
            <w:color w:val="000000" w:themeColor="text1"/>
          </w:rPr>
          <w:t>0.</w:t>
        </w:r>
      </w:ins>
      <w:ins w:id="701" w:author="Common, Jack" w:date="2019-10-24T10:34:00Z">
        <w:r w:rsidR="00044B48">
          <w:rPr>
            <w:rFonts w:cs="Arial"/>
            <w:color w:val="000000" w:themeColor="text1"/>
          </w:rPr>
          <w:t>94</w:t>
        </w:r>
      </w:ins>
      <w:ins w:id="702" w:author="Common, Jack" w:date="2019-10-24T10:29:00Z">
        <w:r w:rsidR="006E3C3E">
          <w:rPr>
            <w:rFonts w:cs="Arial"/>
            <w:color w:val="000000" w:themeColor="text1"/>
          </w:rPr>
          <w:t xml:space="preserve">, </w:t>
        </w:r>
        <w:r w:rsidR="006E3C3E">
          <w:rPr>
            <w:rFonts w:cs="Arial"/>
            <w:i/>
            <w:iCs/>
            <w:color w:val="000000" w:themeColor="text1"/>
          </w:rPr>
          <w:t xml:space="preserve">p </w:t>
        </w:r>
        <w:r w:rsidR="006E3C3E">
          <w:rPr>
            <w:rFonts w:cs="Arial"/>
            <w:color w:val="000000" w:themeColor="text1"/>
          </w:rPr>
          <w:t>= 0.</w:t>
        </w:r>
      </w:ins>
      <w:ins w:id="703" w:author="Common, Jack" w:date="2019-10-24T10:34:00Z">
        <w:r w:rsidR="00044B48">
          <w:rPr>
            <w:rFonts w:cs="Arial"/>
            <w:color w:val="000000" w:themeColor="text1"/>
          </w:rPr>
          <w:t>35</w:t>
        </w:r>
      </w:ins>
      <w:ins w:id="704" w:author="Common, Jack" w:date="2019-10-24T15:52:00Z">
        <w:r w:rsidR="0015122A">
          <w:rPr>
            <w:rFonts w:cs="Arial"/>
            <w:color w:val="000000" w:themeColor="text1"/>
          </w:rPr>
          <w:t xml:space="preserve">; </w:t>
        </w:r>
        <w:r w:rsidR="0015122A">
          <w:rPr>
            <w:rFonts w:cs="Arial"/>
            <w:b/>
            <w:bCs/>
            <w:color w:val="000000" w:themeColor="text1"/>
          </w:rPr>
          <w:t>Figure S</w:t>
        </w:r>
      </w:ins>
      <w:ins w:id="705" w:author="Common, Jack" w:date="2019-10-24T19:11:00Z">
        <w:r w:rsidR="00ED3779">
          <w:rPr>
            <w:rFonts w:cs="Arial"/>
            <w:b/>
            <w:bCs/>
            <w:color w:val="000000" w:themeColor="text1"/>
          </w:rPr>
          <w:t>3</w:t>
        </w:r>
      </w:ins>
      <w:ins w:id="706" w:author="Common, Jack" w:date="2019-10-24T15:52:00Z">
        <w:r w:rsidR="0015122A">
          <w:rPr>
            <w:rFonts w:cs="Arial"/>
            <w:b/>
            <w:bCs/>
            <w:color w:val="000000" w:themeColor="text1"/>
          </w:rPr>
          <w:t>A</w:t>
        </w:r>
      </w:ins>
      <w:del w:id="707" w:author="Common, Jack" w:date="2019-10-10T08:36:00Z">
        <w:r w:rsidR="00B25EF3" w:rsidRPr="00831DB0" w:rsidDel="0054100A">
          <w:rPr>
            <w:rFonts w:cs="Arial"/>
            <w:color w:val="000000" w:themeColor="text1"/>
          </w:rPr>
          <w:sym w:font="Symbol" w:char="F063"/>
        </w:r>
        <w:r w:rsidR="00B50FA4" w:rsidRPr="00831DB0" w:rsidDel="0054100A">
          <w:rPr>
            <w:rFonts w:cs="Arial"/>
            <w:color w:val="000000" w:themeColor="text1"/>
            <w:vertAlign w:val="superscript"/>
          </w:rPr>
          <w:delText>2</w:delText>
        </w:r>
        <w:r w:rsidR="00B50FA4" w:rsidRPr="00831DB0" w:rsidDel="0054100A">
          <w:rPr>
            <w:rFonts w:cs="Arial"/>
            <w:color w:val="000000" w:themeColor="text1"/>
            <w:vertAlign w:val="subscript"/>
          </w:rPr>
          <w:delText>(1)</w:delText>
        </w:r>
      </w:del>
      <w:del w:id="708" w:author="Common, Jack" w:date="2019-10-24T10:29:00Z">
        <w:r w:rsidR="00B50FA4" w:rsidRPr="00831DB0" w:rsidDel="006E3C3E">
          <w:rPr>
            <w:rFonts w:cs="Arial"/>
            <w:color w:val="000000" w:themeColor="text1"/>
            <w:vertAlign w:val="subscript"/>
          </w:rPr>
          <w:delText xml:space="preserve"> </w:delText>
        </w:r>
        <w:r w:rsidR="00B50FA4" w:rsidRPr="00831DB0" w:rsidDel="006E3C3E">
          <w:rPr>
            <w:rFonts w:cs="Arial"/>
            <w:color w:val="000000" w:themeColor="text1"/>
          </w:rPr>
          <w:delText xml:space="preserve">= </w:delText>
        </w:r>
        <w:r w:rsidR="001A110C" w:rsidRPr="00831DB0" w:rsidDel="006E3C3E">
          <w:rPr>
            <w:rFonts w:cs="Arial"/>
            <w:color w:val="000000" w:themeColor="text1"/>
          </w:rPr>
          <w:delText>0.</w:delText>
        </w:r>
      </w:del>
      <w:del w:id="709" w:author="Common, Jack" w:date="2019-10-10T08:36:00Z">
        <w:r w:rsidR="004C0DB2" w:rsidDel="00D53623">
          <w:rPr>
            <w:rFonts w:cs="Arial"/>
            <w:color w:val="000000" w:themeColor="text1"/>
          </w:rPr>
          <w:delText>04</w:delText>
        </w:r>
      </w:del>
      <w:del w:id="710" w:author="Common, Jack" w:date="2019-10-24T10:29:00Z">
        <w:r w:rsidR="001A110C" w:rsidRPr="00831DB0" w:rsidDel="006E3C3E">
          <w:rPr>
            <w:rFonts w:cs="Arial"/>
            <w:color w:val="000000" w:themeColor="text1"/>
          </w:rPr>
          <w:delText xml:space="preserve">, </w:delText>
        </w:r>
        <w:r w:rsidR="001A110C" w:rsidRPr="00831DB0" w:rsidDel="006E3C3E">
          <w:rPr>
            <w:rFonts w:cs="Arial"/>
            <w:i/>
            <w:iCs/>
            <w:color w:val="000000" w:themeColor="text1"/>
          </w:rPr>
          <w:delText>p</w:delText>
        </w:r>
        <w:r w:rsidR="001A110C" w:rsidRPr="00831DB0" w:rsidDel="006E3C3E">
          <w:rPr>
            <w:rFonts w:cs="Arial"/>
            <w:color w:val="000000" w:themeColor="text1"/>
          </w:rPr>
          <w:delText xml:space="preserve"> = 0.</w:delText>
        </w:r>
        <w:r w:rsidR="004C0DB2" w:rsidDel="006E3C3E">
          <w:rPr>
            <w:rFonts w:cs="Arial"/>
            <w:color w:val="000000" w:themeColor="text1"/>
          </w:rPr>
          <w:delText>8</w:delText>
        </w:r>
      </w:del>
      <w:del w:id="711" w:author="Common, Jack" w:date="2019-10-10T08:37:00Z">
        <w:r w:rsidR="004C0DB2" w:rsidDel="008F470E">
          <w:rPr>
            <w:rFonts w:cs="Arial"/>
            <w:color w:val="000000" w:themeColor="text1"/>
          </w:rPr>
          <w:delText>4</w:delText>
        </w:r>
      </w:del>
      <w:r w:rsidR="001A110C" w:rsidRPr="00831DB0">
        <w:rPr>
          <w:rFonts w:cs="Arial"/>
          <w:color w:val="000000" w:themeColor="text1"/>
        </w:rPr>
        <w:t>)</w:t>
      </w:r>
      <w:del w:id="712" w:author="Common, Jack" w:date="2019-10-24T10:31:00Z">
        <w:r w:rsidR="007D4E0E" w:rsidRPr="00831DB0" w:rsidDel="00F82144">
          <w:rPr>
            <w:rFonts w:cs="Arial"/>
            <w:color w:val="000000" w:themeColor="text1"/>
          </w:rPr>
          <w:delText>,</w:delText>
        </w:r>
      </w:del>
      <w:r w:rsidR="00551B81">
        <w:rPr>
          <w:rFonts w:cs="Arial"/>
          <w:color w:val="000000" w:themeColor="text1"/>
        </w:rPr>
        <w:t xml:space="preserve"> even though </w:t>
      </w:r>
      <w:r w:rsidR="00451C8B">
        <w:rPr>
          <w:rFonts w:cs="Arial"/>
          <w:color w:val="000000" w:themeColor="text1"/>
        </w:rPr>
        <w:t xml:space="preserve">phage densities </w:t>
      </w:r>
      <w:r w:rsidR="006817A0">
        <w:rPr>
          <w:rFonts w:cs="Arial"/>
          <w:color w:val="000000" w:themeColor="text1"/>
        </w:rPr>
        <w:t>decreased with time.</w:t>
      </w:r>
      <w:r w:rsidR="006F2676">
        <w:rPr>
          <w:rFonts w:cs="Arial"/>
          <w:color w:val="000000" w:themeColor="text1"/>
        </w:rPr>
        <w:t xml:space="preserve"> </w:t>
      </w:r>
    </w:p>
    <w:p w14:paraId="7C750E88" w14:textId="77777777" w:rsidR="00F1358C" w:rsidRDefault="00F1358C" w:rsidP="00393F7D">
      <w:pPr>
        <w:jc w:val="both"/>
        <w:rPr>
          <w:ins w:id="713" w:author="Common, Jack" w:date="2019-10-23T14:14:00Z"/>
          <w:rFonts w:cs="Arial"/>
          <w:color w:val="000000" w:themeColor="text1"/>
        </w:rPr>
      </w:pPr>
    </w:p>
    <w:p w14:paraId="2B653096" w14:textId="5EF348C9" w:rsidR="00183784" w:rsidDel="00183784" w:rsidRDefault="00F1358C">
      <w:pPr>
        <w:jc w:val="both"/>
        <w:rPr>
          <w:del w:id="714" w:author="Common, Jack" w:date="2019-10-23T14:11:00Z"/>
          <w:rFonts w:cs="Arial"/>
          <w:color w:val="000000" w:themeColor="text1"/>
        </w:rPr>
        <w:pPrChange w:id="715" w:author="Common, Jack" w:date="2019-10-23T10:58:00Z">
          <w:pPr>
            <w:spacing w:line="480" w:lineRule="auto"/>
            <w:jc w:val="both"/>
          </w:pPr>
        </w:pPrChange>
      </w:pPr>
      <w:ins w:id="716" w:author="Common, Jack" w:date="2019-10-23T14:14:00Z">
        <w:r>
          <w:rPr>
            <w:rFonts w:cs="Arial"/>
            <w:color w:val="000000" w:themeColor="text1"/>
          </w:rPr>
          <w:t xml:space="preserve">The absence of a detectable relationship between CRISPR </w:t>
        </w:r>
      </w:ins>
      <w:ins w:id="717" w:author="Common, Jack" w:date="2019-10-23T14:15:00Z">
        <w:r w:rsidR="009F580D">
          <w:rPr>
            <w:rFonts w:cs="Arial"/>
            <w:color w:val="000000" w:themeColor="text1"/>
          </w:rPr>
          <w:t>allele diversity and the selection rate of resistant CRISPR clones</w:t>
        </w:r>
      </w:ins>
      <w:ins w:id="718" w:author="Common, Jack" w:date="2019-10-23T14:14:00Z">
        <w:r w:rsidR="00393F7D">
          <w:rPr>
            <w:rFonts w:cs="Arial"/>
            <w:color w:val="000000" w:themeColor="text1"/>
          </w:rPr>
          <w:t xml:space="preserve"> may be because escape phage dynamics were dependent on the susceptible subpopulation. </w:t>
        </w:r>
      </w:ins>
      <w:ins w:id="719" w:author="Common, Jack" w:date="2019-10-23T14:15:00Z">
        <w:r w:rsidR="00851BD2">
          <w:rPr>
            <w:rFonts w:cs="Arial"/>
            <w:color w:val="000000" w:themeColor="text1"/>
          </w:rPr>
          <w:t>Consequently, we hypothesised that</w:t>
        </w:r>
        <w:r w:rsidR="00851BD2" w:rsidRPr="00851BD2">
          <w:rPr>
            <w:rFonts w:cs="Arial"/>
            <w:color w:val="000000" w:themeColor="text1"/>
          </w:rPr>
          <w:t xml:space="preserve"> </w:t>
        </w:r>
        <w:r w:rsidR="00851BD2">
          <w:rPr>
            <w:rFonts w:cs="Arial"/>
            <w:color w:val="000000" w:themeColor="text1"/>
          </w:rPr>
          <w:t xml:space="preserve">the selection rate of </w:t>
        </w:r>
      </w:ins>
      <w:ins w:id="720" w:author="Common, Jack" w:date="2019-10-23T14:16:00Z">
        <w:r w:rsidR="00851BD2" w:rsidRPr="00CE555B">
          <w:rPr>
            <w:rFonts w:cs="Arial"/>
            <w:color w:val="000000" w:themeColor="text1"/>
          </w:rPr>
          <w:t>susceptible</w:t>
        </w:r>
      </w:ins>
      <w:ins w:id="721" w:author="Common, Jack" w:date="2019-10-23T14:15:00Z">
        <w:r w:rsidR="00851BD2">
          <w:rPr>
            <w:rFonts w:cs="Arial"/>
            <w:color w:val="000000" w:themeColor="text1"/>
          </w:rPr>
          <w:t xml:space="preserve"> CRISPR clones would be positively related to CRISPR allele diversity.</w:t>
        </w:r>
      </w:ins>
      <w:ins w:id="722" w:author="Common, Jack" w:date="2019-10-23T14:17:00Z">
        <w:r w:rsidR="00CE555B">
          <w:rPr>
            <w:rFonts w:cs="Arial"/>
            <w:color w:val="000000" w:themeColor="text1"/>
          </w:rPr>
          <w:t xml:space="preserve"> </w:t>
        </w:r>
      </w:ins>
      <w:ins w:id="723" w:author="Common, Jack" w:date="2019-10-23T14:18:00Z">
        <w:r w:rsidR="007243AD">
          <w:rPr>
            <w:rFonts w:cs="Arial"/>
            <w:color w:val="000000" w:themeColor="text1"/>
          </w:rPr>
          <w:t xml:space="preserve">Consistent with this, </w:t>
        </w:r>
      </w:ins>
      <w:moveFromRangeStart w:id="724" w:author="Common, Jack" w:date="2019-10-23T14:08:00Z" w:name="move22732148"/>
      <w:moveFrom w:id="725" w:author="Common, Jack" w:date="2019-10-23T14:08:00Z">
        <w:r w:rsidR="001D725C" w:rsidDel="00847DBD">
          <w:rPr>
            <w:rFonts w:cs="Arial"/>
            <w:color w:val="000000" w:themeColor="text1"/>
          </w:rPr>
          <w:t xml:space="preserve">Although we did not detect a </w:t>
        </w:r>
        <w:r w:rsidR="004147CF" w:rsidDel="00847DBD">
          <w:rPr>
            <w:rFonts w:cs="Arial"/>
            <w:color w:val="000000" w:themeColor="text1"/>
          </w:rPr>
          <w:t xml:space="preserve">statistically notable </w:t>
        </w:r>
        <w:r w:rsidR="001D725C" w:rsidDel="00847DBD">
          <w:rPr>
            <w:rFonts w:cs="Arial"/>
            <w:color w:val="000000" w:themeColor="text1"/>
          </w:rPr>
          <w:t xml:space="preserve">relationship between CRISPR allele diversity and CRISPR selection rate as expected, this </w:t>
        </w:r>
        <w:r w:rsidR="006318DC" w:rsidDel="00847DBD">
          <w:rPr>
            <w:rFonts w:cs="Arial"/>
            <w:color w:val="000000" w:themeColor="text1"/>
          </w:rPr>
          <w:t>may</w:t>
        </w:r>
        <w:r w:rsidR="001D725C" w:rsidDel="00847DBD">
          <w:rPr>
            <w:rFonts w:cs="Arial"/>
            <w:color w:val="000000" w:themeColor="text1"/>
          </w:rPr>
          <w:t xml:space="preserve"> be because escape phage dynamics were dependent on the susceptible subpopulation</w:t>
        </w:r>
        <w:r w:rsidR="004147CF" w:rsidDel="00847DBD">
          <w:rPr>
            <w:rFonts w:cs="Arial"/>
            <w:color w:val="000000" w:themeColor="text1"/>
          </w:rPr>
          <w:t>. Additionally, host range expansion mutants were both rare and their dynamics would remain linked to the originally susceptible host</w:t>
        </w:r>
        <w:r w:rsidR="001D725C" w:rsidDel="00847DBD">
          <w:rPr>
            <w:rFonts w:cs="Arial"/>
            <w:color w:val="000000" w:themeColor="text1"/>
          </w:rPr>
          <w:t xml:space="preserve">. Hence, any </w:t>
        </w:r>
        <w:r w:rsidR="004147CF" w:rsidDel="00847DBD">
          <w:rPr>
            <w:rFonts w:cs="Arial"/>
            <w:color w:val="000000" w:themeColor="text1"/>
          </w:rPr>
          <w:t xml:space="preserve">benefit of diversity seen by the resistant subpopulation might be obscured by more detectable benefits seen by the susceptible subpopulation. </w:t>
        </w:r>
      </w:moveFrom>
      <w:moveFromRangeEnd w:id="724"/>
    </w:p>
    <w:p w14:paraId="54F1C83E" w14:textId="77777777" w:rsidR="004147CF" w:rsidDel="00CE555B" w:rsidRDefault="004147CF">
      <w:pPr>
        <w:jc w:val="both"/>
        <w:rPr>
          <w:del w:id="726" w:author="Common, Jack" w:date="2019-10-23T14:17:00Z"/>
          <w:rFonts w:cs="Arial"/>
          <w:color w:val="000000" w:themeColor="text1"/>
        </w:rPr>
        <w:pPrChange w:id="727" w:author="Common, Jack" w:date="2019-10-23T10:58:00Z">
          <w:pPr>
            <w:spacing w:line="480" w:lineRule="auto"/>
            <w:jc w:val="both"/>
          </w:pPr>
        </w:pPrChange>
      </w:pPr>
    </w:p>
    <w:p w14:paraId="3E2CD519" w14:textId="1B89C599" w:rsidR="000E3741" w:rsidRPr="00831DB0" w:rsidRDefault="004147CF">
      <w:pPr>
        <w:jc w:val="both"/>
        <w:rPr>
          <w:rFonts w:cs="Arial"/>
          <w:color w:val="000000" w:themeColor="text1"/>
        </w:rPr>
        <w:pPrChange w:id="728" w:author="Common, Jack" w:date="2019-10-23T10:58:00Z">
          <w:pPr>
            <w:spacing w:line="480" w:lineRule="auto"/>
            <w:jc w:val="both"/>
          </w:pPr>
        </w:pPrChange>
      </w:pPr>
      <w:del w:id="729" w:author="Common, Jack" w:date="2019-10-23T14:15:00Z">
        <w:r w:rsidDel="009F580D">
          <w:rPr>
            <w:rFonts w:cs="Arial"/>
            <w:color w:val="000000" w:themeColor="text1"/>
          </w:rPr>
          <w:delText>Consistent with this idea</w:delText>
        </w:r>
        <w:r w:rsidR="0011656D" w:rsidDel="009F580D">
          <w:rPr>
            <w:rFonts w:cs="Arial"/>
            <w:color w:val="000000" w:themeColor="text1"/>
          </w:rPr>
          <w:delText xml:space="preserve">, </w:delText>
        </w:r>
        <w:r w:rsidR="00654E3A" w:rsidDel="009F580D">
          <w:rPr>
            <w:rFonts w:cs="Arial"/>
            <w:color w:val="000000" w:themeColor="text1"/>
          </w:rPr>
          <w:delText xml:space="preserve">CRISPR selection rate </w:delText>
        </w:r>
        <w:r w:rsidR="00F2708D" w:rsidDel="009F580D">
          <w:rPr>
            <w:rFonts w:cs="Arial"/>
            <w:color w:val="000000" w:themeColor="text1"/>
          </w:rPr>
          <w:delText xml:space="preserve">did not differ statistically between treatments infected with </w:delText>
        </w:r>
        <w:r w:rsidR="00704200" w:rsidDel="009F580D">
          <w:rPr>
            <w:rFonts w:cs="Arial"/>
            <w:color w:val="000000" w:themeColor="text1"/>
          </w:rPr>
          <w:delText>ancestral or pre-evolved phage</w:delText>
        </w:r>
        <w:r w:rsidR="007F447C" w:rsidDel="009F580D">
          <w:rPr>
            <w:rFonts w:cs="Arial"/>
            <w:color w:val="000000" w:themeColor="text1"/>
          </w:rPr>
          <w:delText xml:space="preserve"> </w:delText>
        </w:r>
        <w:r w:rsidR="00704200" w:rsidDel="009F580D">
          <w:rPr>
            <w:rFonts w:cs="Arial"/>
            <w:color w:val="000000" w:themeColor="text1"/>
          </w:rPr>
          <w:delText>(</w:delText>
        </w:r>
        <w:r w:rsidR="00611C2A" w:rsidDel="009F580D">
          <w:rPr>
            <w:rFonts w:cs="Arial"/>
            <w:b/>
            <w:bCs/>
            <w:color w:val="000000" w:themeColor="text1"/>
          </w:rPr>
          <w:delText>Fig</w:delText>
        </w:r>
      </w:del>
      <w:del w:id="730" w:author="Common, Jack" w:date="2019-10-23T14:11:00Z">
        <w:r w:rsidR="00611C2A" w:rsidDel="00E35725">
          <w:rPr>
            <w:rFonts w:cs="Arial"/>
            <w:b/>
            <w:bCs/>
            <w:color w:val="000000" w:themeColor="text1"/>
          </w:rPr>
          <w:delText>.</w:delText>
        </w:r>
      </w:del>
      <w:del w:id="731" w:author="Common, Jack" w:date="2019-10-23T14:15:00Z">
        <w:r w:rsidR="00704200" w:rsidDel="009F580D">
          <w:rPr>
            <w:rFonts w:cs="Arial"/>
            <w:b/>
            <w:bCs/>
            <w:color w:val="000000" w:themeColor="text1"/>
          </w:rPr>
          <w:delText xml:space="preserve"> </w:delText>
        </w:r>
        <w:r w:rsidR="00704200" w:rsidRPr="0023741C" w:rsidDel="009F580D">
          <w:rPr>
            <w:rFonts w:cs="Arial"/>
            <w:b/>
            <w:bCs/>
            <w:color w:val="000000" w:themeColor="text1"/>
          </w:rPr>
          <w:delText>3A</w:delText>
        </w:r>
        <w:r w:rsidR="00704200" w:rsidDel="009F580D">
          <w:rPr>
            <w:rFonts w:cs="Arial"/>
            <w:color w:val="000000" w:themeColor="text1"/>
          </w:rPr>
          <w:delText>)</w:delText>
        </w:r>
        <w:r w:rsidR="00251AC2" w:rsidDel="009F580D">
          <w:rPr>
            <w:rFonts w:cs="Arial"/>
            <w:color w:val="000000" w:themeColor="text1"/>
          </w:rPr>
          <w:delText>, suggesting that CRISPR allele diversity</w:delText>
        </w:r>
        <w:r w:rsidR="00D83FF0" w:rsidDel="009F580D">
          <w:rPr>
            <w:rFonts w:cs="Arial"/>
            <w:color w:val="000000" w:themeColor="text1"/>
          </w:rPr>
          <w:delText xml:space="preserve"> protects the </w:delText>
        </w:r>
        <w:r w:rsidR="001D725C" w:rsidDel="009F580D">
          <w:rPr>
            <w:rFonts w:cs="Arial"/>
            <w:color w:val="000000" w:themeColor="text1"/>
          </w:rPr>
          <w:delText xml:space="preserve">susceptible </w:delText>
        </w:r>
        <w:r w:rsidR="00D83FF0" w:rsidDel="009F580D">
          <w:rPr>
            <w:rFonts w:cs="Arial"/>
            <w:color w:val="000000" w:themeColor="text1"/>
          </w:rPr>
          <w:delText>subpopulation from infection</w:delText>
        </w:r>
        <w:r w:rsidR="00D36FD9" w:rsidDel="009F580D">
          <w:rPr>
            <w:rFonts w:cs="Arial"/>
            <w:color w:val="000000" w:themeColor="text1"/>
          </w:rPr>
          <w:delText>.</w:delText>
        </w:r>
        <w:r w:rsidR="00704200" w:rsidDel="009F580D">
          <w:rPr>
            <w:rFonts w:cs="Arial"/>
            <w:color w:val="000000" w:themeColor="text1"/>
          </w:rPr>
          <w:delText xml:space="preserve"> </w:delText>
        </w:r>
      </w:del>
      <w:del w:id="732" w:author="Common, Jack" w:date="2019-10-23T14:17:00Z">
        <w:r w:rsidDel="00CE555B">
          <w:rPr>
            <w:rFonts w:cs="Arial"/>
            <w:color w:val="000000" w:themeColor="text1"/>
          </w:rPr>
          <w:delText>Further</w:delText>
        </w:r>
        <w:r w:rsidR="00D83FF0" w:rsidDel="00CE555B">
          <w:rPr>
            <w:rFonts w:cs="Arial"/>
            <w:color w:val="000000" w:themeColor="text1"/>
          </w:rPr>
          <w:delText xml:space="preserve">, </w:delText>
        </w:r>
      </w:del>
      <w:ins w:id="733" w:author="Common, Jack" w:date="2019-10-23T14:18:00Z">
        <w:r w:rsidR="007243AD">
          <w:rPr>
            <w:rFonts w:cs="Arial"/>
            <w:color w:val="000000" w:themeColor="text1"/>
          </w:rPr>
          <w:t>w</w:t>
        </w:r>
      </w:ins>
      <w:del w:id="734" w:author="Common, Jack" w:date="2019-10-23T14:17:00Z">
        <w:r w:rsidR="00D83FF0" w:rsidDel="00CE555B">
          <w:rPr>
            <w:rFonts w:cs="Arial"/>
            <w:color w:val="000000" w:themeColor="text1"/>
          </w:rPr>
          <w:delText>w</w:delText>
        </w:r>
      </w:del>
      <w:r w:rsidR="00D83FF0">
        <w:rPr>
          <w:rFonts w:cs="Arial"/>
          <w:color w:val="000000" w:themeColor="text1"/>
        </w:rPr>
        <w:t xml:space="preserve">e </w:t>
      </w:r>
      <w:del w:id="735" w:author="Common, Jack" w:date="2019-10-23T14:18:00Z">
        <w:r w:rsidR="00D83FF0" w:rsidDel="007243AD">
          <w:rPr>
            <w:rFonts w:cs="Arial"/>
            <w:color w:val="000000" w:themeColor="text1"/>
          </w:rPr>
          <w:delText xml:space="preserve">found </w:delText>
        </w:r>
      </w:del>
      <w:ins w:id="736" w:author="Common, Jack" w:date="2019-10-23T14:18:00Z">
        <w:r w:rsidR="007243AD">
          <w:rPr>
            <w:rFonts w:cs="Arial"/>
            <w:color w:val="000000" w:themeColor="text1"/>
          </w:rPr>
          <w:t>f</w:t>
        </w:r>
      </w:ins>
      <w:ins w:id="737" w:author="Common, Jack" w:date="2019-10-23T14:19:00Z">
        <w:r w:rsidR="007243AD">
          <w:rPr>
            <w:rFonts w:cs="Arial"/>
            <w:color w:val="000000" w:themeColor="text1"/>
          </w:rPr>
          <w:t>ound</w:t>
        </w:r>
      </w:ins>
      <w:ins w:id="738" w:author="Common, Jack" w:date="2019-10-23T14:18:00Z">
        <w:r w:rsidR="007243AD">
          <w:rPr>
            <w:rFonts w:cs="Arial"/>
            <w:color w:val="000000" w:themeColor="text1"/>
          </w:rPr>
          <w:t xml:space="preserve"> </w:t>
        </w:r>
      </w:ins>
      <w:r w:rsidR="00D83FF0">
        <w:rPr>
          <w:rFonts w:cs="Arial"/>
          <w:color w:val="000000" w:themeColor="text1"/>
        </w:rPr>
        <w:t xml:space="preserve">that </w:t>
      </w:r>
      <w:ins w:id="739" w:author="Common, Jack" w:date="2019-10-23T14:18:00Z">
        <w:r w:rsidR="007243AD">
          <w:rPr>
            <w:rFonts w:cs="Arial"/>
            <w:color w:val="000000" w:themeColor="text1"/>
          </w:rPr>
          <w:t xml:space="preserve">the selection rate of </w:t>
        </w:r>
      </w:ins>
      <w:r w:rsidR="00D83FF0">
        <w:rPr>
          <w:rFonts w:cs="Arial"/>
          <w:color w:val="000000" w:themeColor="text1"/>
        </w:rPr>
        <w:t>s</w:t>
      </w:r>
      <w:r w:rsidR="001216C7">
        <w:rPr>
          <w:rFonts w:cs="Arial"/>
          <w:color w:val="000000" w:themeColor="text1"/>
        </w:rPr>
        <w:t xml:space="preserve">usceptible </w:t>
      </w:r>
      <w:del w:id="740" w:author="Common, Jack" w:date="2019-10-23T14:18:00Z">
        <w:r w:rsidR="001216C7" w:rsidDel="007243AD">
          <w:rPr>
            <w:rFonts w:cs="Arial"/>
            <w:color w:val="000000" w:themeColor="text1"/>
          </w:rPr>
          <w:delText>hosts</w:delText>
        </w:r>
        <w:r w:rsidR="003E3D5B" w:rsidDel="007243AD">
          <w:rPr>
            <w:rFonts w:cs="Arial"/>
            <w:color w:val="000000" w:themeColor="text1"/>
          </w:rPr>
          <w:delText xml:space="preserve"> </w:delText>
        </w:r>
      </w:del>
      <w:ins w:id="741" w:author="Common, Jack" w:date="2019-10-23T14:18:00Z">
        <w:r w:rsidR="007243AD">
          <w:rPr>
            <w:rFonts w:cs="Arial"/>
            <w:color w:val="000000" w:themeColor="text1"/>
          </w:rPr>
          <w:t xml:space="preserve">CRISPR clones </w:t>
        </w:r>
      </w:ins>
      <w:r w:rsidR="003E3D5B">
        <w:rPr>
          <w:rFonts w:cs="Arial"/>
          <w:color w:val="000000" w:themeColor="text1"/>
        </w:rPr>
        <w:t xml:space="preserve">in the 3- and 6-clone treatments </w:t>
      </w:r>
      <w:r w:rsidR="00740F2D">
        <w:rPr>
          <w:rFonts w:cs="Arial"/>
          <w:color w:val="000000" w:themeColor="text1"/>
        </w:rPr>
        <w:t xml:space="preserve">were </w:t>
      </w:r>
      <w:r w:rsidR="00AF0201">
        <w:rPr>
          <w:rFonts w:cs="Arial"/>
          <w:color w:val="000000" w:themeColor="text1"/>
        </w:rPr>
        <w:t xml:space="preserve">on average </w:t>
      </w:r>
      <w:del w:id="742" w:author="Common, Jack" w:date="2019-10-10T08:39:00Z">
        <w:r w:rsidR="00AF0201" w:rsidDel="0006789E">
          <w:rPr>
            <w:rFonts w:cs="Arial"/>
            <w:color w:val="000000" w:themeColor="text1"/>
          </w:rPr>
          <w:delText xml:space="preserve">as </w:delText>
        </w:r>
      </w:del>
      <w:ins w:id="743" w:author="Common, Jack" w:date="2019-10-23T14:18:00Z">
        <w:r w:rsidR="007243AD">
          <w:rPr>
            <w:rFonts w:cs="Arial"/>
            <w:color w:val="000000" w:themeColor="text1"/>
          </w:rPr>
          <w:t xml:space="preserve">lower than </w:t>
        </w:r>
      </w:ins>
      <w:del w:id="744" w:author="Common, Jack" w:date="2019-10-23T14:18:00Z">
        <w:r w:rsidR="00AF0201" w:rsidDel="007243AD">
          <w:rPr>
            <w:rFonts w:cs="Arial"/>
            <w:color w:val="000000" w:themeColor="text1"/>
          </w:rPr>
          <w:delText xml:space="preserve">competitive </w:delText>
        </w:r>
      </w:del>
      <w:del w:id="745" w:author="Common, Jack" w:date="2019-10-10T08:39:00Z">
        <w:r w:rsidR="00AF0201" w:rsidDel="0006789E">
          <w:rPr>
            <w:rFonts w:cs="Arial"/>
            <w:color w:val="000000" w:themeColor="text1"/>
          </w:rPr>
          <w:delText xml:space="preserve">as </w:delText>
        </w:r>
      </w:del>
      <w:del w:id="746" w:author="Common, Jack" w:date="2019-10-23T14:18:00Z">
        <w:r w:rsidR="00D83FF0" w:rsidDel="007243AD">
          <w:rPr>
            <w:rFonts w:cs="Arial"/>
            <w:color w:val="000000" w:themeColor="text1"/>
          </w:rPr>
          <w:delText xml:space="preserve">the </w:delText>
        </w:r>
        <w:r w:rsidR="00AF0201" w:rsidDel="007243AD">
          <w:rPr>
            <w:rFonts w:cs="Arial"/>
            <w:color w:val="000000" w:themeColor="text1"/>
          </w:rPr>
          <w:delText xml:space="preserve">other </w:delText>
        </w:r>
        <w:r w:rsidR="00D83FF0" w:rsidDel="007243AD">
          <w:rPr>
            <w:rFonts w:cs="Arial"/>
            <w:color w:val="000000" w:themeColor="text1"/>
          </w:rPr>
          <w:delText>(</w:delText>
        </w:r>
      </w:del>
      <w:r w:rsidR="00D83FF0">
        <w:rPr>
          <w:rFonts w:cs="Arial"/>
          <w:color w:val="000000" w:themeColor="text1"/>
        </w:rPr>
        <w:t>resistant</w:t>
      </w:r>
      <w:del w:id="747" w:author="Common, Jack" w:date="2019-10-23T14:18:00Z">
        <w:r w:rsidR="00D83FF0" w:rsidDel="007243AD">
          <w:rPr>
            <w:rFonts w:cs="Arial"/>
            <w:color w:val="000000" w:themeColor="text1"/>
          </w:rPr>
          <w:delText>)</w:delText>
        </w:r>
      </w:del>
      <w:r w:rsidR="00D83FF0">
        <w:rPr>
          <w:rFonts w:cs="Arial"/>
          <w:color w:val="000000" w:themeColor="text1"/>
        </w:rPr>
        <w:t xml:space="preserve"> </w:t>
      </w:r>
      <w:r w:rsidR="00AF0201">
        <w:rPr>
          <w:rFonts w:cs="Arial"/>
          <w:color w:val="000000" w:themeColor="text1"/>
        </w:rPr>
        <w:t>CRISPR clones</w:t>
      </w:r>
      <w:r w:rsidR="00262227">
        <w:rPr>
          <w:rFonts w:cs="Arial"/>
          <w:color w:val="000000" w:themeColor="text1"/>
        </w:rPr>
        <w:t xml:space="preserve"> (</w:t>
      </w:r>
      <w:r w:rsidR="00332F8A">
        <w:rPr>
          <w:rFonts w:cs="Arial"/>
          <w:color w:val="000000" w:themeColor="text1"/>
        </w:rPr>
        <w:t xml:space="preserve">mean </w:t>
      </w:r>
      <w:r w:rsidR="00403567">
        <w:rPr>
          <w:rFonts w:cs="Arial"/>
          <w:color w:val="000000" w:themeColor="text1"/>
        </w:rPr>
        <w:t>selection rate [95% CI]</w:t>
      </w:r>
      <w:r w:rsidR="000552F5">
        <w:rPr>
          <w:rFonts w:cs="Arial"/>
          <w:color w:val="000000" w:themeColor="text1"/>
        </w:rPr>
        <w:t>;</w:t>
      </w:r>
      <w:r w:rsidR="00403567">
        <w:rPr>
          <w:rFonts w:cs="Arial"/>
          <w:color w:val="000000" w:themeColor="text1"/>
        </w:rPr>
        <w:t xml:space="preserve"> </w:t>
      </w:r>
      <w:r w:rsidR="00262227">
        <w:rPr>
          <w:rFonts w:cs="Arial"/>
          <w:color w:val="000000" w:themeColor="text1"/>
        </w:rPr>
        <w:t>3-clone</w:t>
      </w:r>
      <w:r w:rsidR="000552F5">
        <w:rPr>
          <w:rFonts w:cs="Arial"/>
          <w:color w:val="000000" w:themeColor="text1"/>
        </w:rPr>
        <w:t>:</w:t>
      </w:r>
      <w:del w:id="748" w:author="Common, Jack" w:date="2019-10-10T08:39:00Z">
        <w:r w:rsidR="000552F5" w:rsidDel="0006789E">
          <w:rPr>
            <w:rFonts w:cs="Arial"/>
            <w:color w:val="000000" w:themeColor="text1"/>
          </w:rPr>
          <w:delText xml:space="preserve"> </w:delText>
        </w:r>
        <w:r w:rsidR="00AF426E" w:rsidRPr="00AF426E" w:rsidDel="0006789E">
          <w:rPr>
            <w:rFonts w:cs="Arial"/>
            <w:color w:val="000000" w:themeColor="text1"/>
          </w:rPr>
          <w:delText>-0.10</w:delText>
        </w:r>
        <w:r w:rsidR="00AF426E" w:rsidDel="0006789E">
          <w:rPr>
            <w:rFonts w:cs="Arial"/>
            <w:color w:val="000000" w:themeColor="text1"/>
          </w:rPr>
          <w:delText xml:space="preserve"> [</w:delText>
        </w:r>
        <w:r w:rsidR="009808BF" w:rsidDel="0006789E">
          <w:rPr>
            <w:rFonts w:cs="Arial"/>
            <w:color w:val="000000" w:themeColor="text1"/>
          </w:rPr>
          <w:delText>-</w:delText>
        </w:r>
        <w:r w:rsidR="009808BF" w:rsidRPr="009808BF" w:rsidDel="0006789E">
          <w:rPr>
            <w:rFonts w:cs="Arial"/>
            <w:color w:val="000000" w:themeColor="text1"/>
          </w:rPr>
          <w:delText>1.5</w:delText>
        </w:r>
        <w:r w:rsidR="009808BF" w:rsidDel="0006789E">
          <w:rPr>
            <w:rFonts w:cs="Arial"/>
            <w:color w:val="000000" w:themeColor="text1"/>
          </w:rPr>
          <w:delText xml:space="preserve">3, </w:delText>
        </w:r>
        <w:r w:rsidR="009808BF" w:rsidRPr="009808BF" w:rsidDel="0006789E">
          <w:rPr>
            <w:rFonts w:cs="Arial"/>
            <w:color w:val="000000" w:themeColor="text1"/>
          </w:rPr>
          <w:delText>1.0</w:delText>
        </w:r>
        <w:r w:rsidR="009808BF" w:rsidDel="0006789E">
          <w:rPr>
            <w:rFonts w:cs="Arial"/>
            <w:color w:val="000000" w:themeColor="text1"/>
          </w:rPr>
          <w:delText>7</w:delText>
        </w:r>
      </w:del>
      <w:ins w:id="749" w:author="Common, Jack" w:date="2019-10-10T08:39:00Z">
        <w:r w:rsidR="0006789E">
          <w:rPr>
            <w:rFonts w:cs="Arial"/>
            <w:color w:val="000000" w:themeColor="text1"/>
          </w:rPr>
          <w:t xml:space="preserve"> </w:t>
        </w:r>
        <w:r w:rsidR="0006789E" w:rsidRPr="0006789E">
          <w:rPr>
            <w:rFonts w:cs="Arial"/>
            <w:color w:val="000000" w:themeColor="text1"/>
          </w:rPr>
          <w:t>-1.53</w:t>
        </w:r>
        <w:r w:rsidR="0006789E">
          <w:rPr>
            <w:rFonts w:cs="Arial"/>
            <w:color w:val="000000" w:themeColor="text1"/>
          </w:rPr>
          <w:t xml:space="preserve"> [</w:t>
        </w:r>
        <w:r w:rsidR="0006789E" w:rsidRPr="0006789E">
          <w:rPr>
            <w:rFonts w:cs="Arial"/>
            <w:color w:val="000000" w:themeColor="text1"/>
          </w:rPr>
          <w:t>-2.6</w:t>
        </w:r>
        <w:r w:rsidR="0006789E">
          <w:rPr>
            <w:rFonts w:cs="Arial"/>
            <w:color w:val="000000" w:themeColor="text1"/>
          </w:rPr>
          <w:t xml:space="preserve">1, </w:t>
        </w:r>
        <w:r w:rsidR="0006789E" w:rsidRPr="0006789E">
          <w:rPr>
            <w:rFonts w:cs="Arial"/>
            <w:color w:val="000000" w:themeColor="text1"/>
          </w:rPr>
          <w:t>-0.45</w:t>
        </w:r>
      </w:ins>
      <w:ins w:id="750" w:author="Common, Jack" w:date="2019-10-10T08:40:00Z">
        <w:r w:rsidR="0006789E">
          <w:rPr>
            <w:rFonts w:cs="Arial"/>
            <w:color w:val="000000" w:themeColor="text1"/>
          </w:rPr>
          <w:t>]</w:t>
        </w:r>
      </w:ins>
      <w:del w:id="751" w:author="Common, Jack" w:date="2019-10-10T08:39:00Z">
        <w:r w:rsidR="009808BF" w:rsidDel="0006789E">
          <w:rPr>
            <w:rFonts w:cs="Arial"/>
            <w:color w:val="000000" w:themeColor="text1"/>
          </w:rPr>
          <w:delText>]</w:delText>
        </w:r>
      </w:del>
      <w:r w:rsidR="000552F5">
        <w:rPr>
          <w:rFonts w:cs="Arial"/>
          <w:color w:val="000000" w:themeColor="text1"/>
        </w:rPr>
        <w:t>; 6-clone</w:t>
      </w:r>
      <w:r w:rsidR="007D60F2">
        <w:rPr>
          <w:rFonts w:cs="Arial"/>
          <w:color w:val="000000" w:themeColor="text1"/>
        </w:rPr>
        <w:t xml:space="preserve">: </w:t>
      </w:r>
      <w:ins w:id="752" w:author="Common, Jack" w:date="2019-10-10T08:40:00Z">
        <w:r w:rsidR="0006789E" w:rsidRPr="0006789E">
          <w:rPr>
            <w:rFonts w:cs="Arial"/>
            <w:color w:val="000000" w:themeColor="text1"/>
          </w:rPr>
          <w:t>-0.9</w:t>
        </w:r>
        <w:r w:rsidR="0006789E">
          <w:rPr>
            <w:rFonts w:cs="Arial"/>
            <w:color w:val="000000" w:themeColor="text1"/>
          </w:rPr>
          <w:t>9 [</w:t>
        </w:r>
        <w:r w:rsidR="0006789E" w:rsidRPr="0006789E">
          <w:rPr>
            <w:rFonts w:cs="Arial"/>
            <w:color w:val="000000" w:themeColor="text1"/>
          </w:rPr>
          <w:t>-2.0</w:t>
        </w:r>
        <w:r w:rsidR="004772ED">
          <w:rPr>
            <w:rFonts w:cs="Arial"/>
            <w:color w:val="000000" w:themeColor="text1"/>
          </w:rPr>
          <w:t>7, -</w:t>
        </w:r>
        <w:r w:rsidR="0006789E" w:rsidRPr="0006789E">
          <w:rPr>
            <w:rFonts w:cs="Arial"/>
            <w:color w:val="000000" w:themeColor="text1"/>
          </w:rPr>
          <w:t>0.09</w:t>
        </w:r>
        <w:r w:rsidR="004772ED">
          <w:rPr>
            <w:rFonts w:cs="Arial"/>
            <w:color w:val="000000" w:themeColor="text1"/>
          </w:rPr>
          <w:t>]</w:t>
        </w:r>
      </w:ins>
      <w:del w:id="753" w:author="Common, Jack" w:date="2019-10-10T08:40:00Z">
        <w:r w:rsidR="007D60F2" w:rsidRPr="007D60F2" w:rsidDel="0006789E">
          <w:rPr>
            <w:rFonts w:cs="Arial"/>
            <w:color w:val="000000" w:themeColor="text1"/>
          </w:rPr>
          <w:delText>0.45</w:delText>
        </w:r>
        <w:r w:rsidR="007D60F2" w:rsidDel="0006789E">
          <w:rPr>
            <w:rFonts w:cs="Arial"/>
            <w:color w:val="000000" w:themeColor="text1"/>
          </w:rPr>
          <w:delText xml:space="preserve"> [</w:delText>
        </w:r>
        <w:r w:rsidR="007D60F2" w:rsidRPr="007D60F2" w:rsidDel="0006789E">
          <w:rPr>
            <w:rFonts w:cs="Arial"/>
            <w:color w:val="000000" w:themeColor="text1"/>
          </w:rPr>
          <w:delText>-0.9</w:delText>
        </w:r>
        <w:r w:rsidR="007D60F2" w:rsidDel="0006789E">
          <w:rPr>
            <w:rFonts w:cs="Arial"/>
            <w:color w:val="000000" w:themeColor="text1"/>
          </w:rPr>
          <w:delText xml:space="preserve">1, </w:delText>
        </w:r>
        <w:r w:rsidR="007D60F2" w:rsidRPr="007D60F2" w:rsidDel="0006789E">
          <w:rPr>
            <w:rFonts w:cs="Arial"/>
            <w:color w:val="000000" w:themeColor="text1"/>
          </w:rPr>
          <w:delText>1.</w:delText>
        </w:r>
        <w:r w:rsidR="007D60F2" w:rsidDel="0006789E">
          <w:rPr>
            <w:rFonts w:cs="Arial"/>
            <w:color w:val="000000" w:themeColor="text1"/>
          </w:rPr>
          <w:delText>49</w:delText>
        </w:r>
        <w:r w:rsidR="00D338BD" w:rsidDel="0006789E">
          <w:rPr>
            <w:rFonts w:cs="Arial"/>
            <w:color w:val="000000" w:themeColor="text1"/>
          </w:rPr>
          <w:delText>]</w:delText>
        </w:r>
      </w:del>
      <w:r w:rsidR="00D338BD">
        <w:rPr>
          <w:rFonts w:cs="Arial"/>
          <w:color w:val="000000" w:themeColor="text1"/>
        </w:rPr>
        <w:t>)</w:t>
      </w:r>
      <w:ins w:id="754" w:author="Common, Jack" w:date="2019-10-23T14:19:00Z">
        <w:r w:rsidR="007243AD">
          <w:rPr>
            <w:rFonts w:cs="Arial"/>
            <w:color w:val="000000" w:themeColor="text1"/>
          </w:rPr>
          <w:t xml:space="preserve">, and </w:t>
        </w:r>
      </w:ins>
      <w:del w:id="755" w:author="Common, Jack" w:date="2019-10-23T14:19:00Z">
        <w:r w:rsidR="00AF0201" w:rsidDel="007243AD">
          <w:rPr>
            <w:rFonts w:cs="Arial"/>
            <w:color w:val="000000" w:themeColor="text1"/>
          </w:rPr>
          <w:delText xml:space="preserve">. </w:delText>
        </w:r>
      </w:del>
      <w:ins w:id="756" w:author="Common, Jack" w:date="2019-10-23T14:19:00Z">
        <w:r w:rsidR="007243AD">
          <w:rPr>
            <w:rFonts w:cs="Arial"/>
            <w:color w:val="000000" w:themeColor="text1"/>
          </w:rPr>
          <w:t>s</w:t>
        </w:r>
      </w:ins>
      <w:del w:id="757" w:author="Common, Jack" w:date="2019-10-23T14:19:00Z">
        <w:r w:rsidR="009650DB" w:rsidDel="007243AD">
          <w:rPr>
            <w:rFonts w:cs="Arial"/>
            <w:color w:val="000000" w:themeColor="text1"/>
          </w:rPr>
          <w:delText>S</w:delText>
        </w:r>
      </w:del>
      <w:r w:rsidR="004F3B83">
        <w:rPr>
          <w:rFonts w:cs="Arial"/>
          <w:color w:val="000000" w:themeColor="text1"/>
        </w:rPr>
        <w:t>election rate</w:t>
      </w:r>
      <w:r w:rsidR="001F223C">
        <w:rPr>
          <w:rFonts w:cs="Arial"/>
          <w:color w:val="000000" w:themeColor="text1"/>
        </w:rPr>
        <w:t>s</w:t>
      </w:r>
      <w:r w:rsidR="004F3B83">
        <w:rPr>
          <w:rFonts w:cs="Arial"/>
          <w:color w:val="000000" w:themeColor="text1"/>
        </w:rPr>
        <w:t xml:space="preserve"> in the 12- and 24-clone treatments were </w:t>
      </w:r>
      <w:del w:id="758" w:author="Common, Jack" w:date="2019-10-24T10:14:00Z">
        <w:r w:rsidR="00A97A9F" w:rsidDel="0094537B">
          <w:rPr>
            <w:rFonts w:cs="Arial"/>
            <w:color w:val="000000" w:themeColor="text1"/>
          </w:rPr>
          <w:delText>also</w:delText>
        </w:r>
        <w:r w:rsidR="008A5237" w:rsidDel="0094537B">
          <w:rPr>
            <w:rFonts w:cs="Arial"/>
            <w:color w:val="000000" w:themeColor="text1"/>
          </w:rPr>
          <w:delText xml:space="preserve"> </w:delText>
        </w:r>
      </w:del>
      <w:r w:rsidR="00DF31EB">
        <w:rPr>
          <w:rFonts w:cs="Arial"/>
          <w:color w:val="000000" w:themeColor="text1"/>
        </w:rPr>
        <w:t>hig</w:t>
      </w:r>
      <w:r w:rsidR="00997602">
        <w:rPr>
          <w:rFonts w:cs="Arial"/>
          <w:color w:val="000000" w:themeColor="text1"/>
        </w:rPr>
        <w:t xml:space="preserve">her than </w:t>
      </w:r>
      <w:r w:rsidR="00FF74D2">
        <w:rPr>
          <w:rFonts w:cs="Arial"/>
          <w:color w:val="000000" w:themeColor="text1"/>
        </w:rPr>
        <w:t>the 3- and 6-clone treatments</w:t>
      </w:r>
      <w:r w:rsidR="00DD398D">
        <w:rPr>
          <w:rFonts w:cs="Arial"/>
          <w:color w:val="000000" w:themeColor="text1"/>
        </w:rPr>
        <w:t xml:space="preserve"> (12-clone: </w:t>
      </w:r>
      <w:ins w:id="759" w:author="Common, Jack" w:date="2019-10-10T08:41:00Z">
        <w:r w:rsidR="00D52232" w:rsidRPr="00D52232">
          <w:rPr>
            <w:rFonts w:cs="Arial"/>
            <w:color w:val="000000" w:themeColor="text1"/>
          </w:rPr>
          <w:t>0.12</w:t>
        </w:r>
        <w:r w:rsidR="00D52232">
          <w:rPr>
            <w:rFonts w:cs="Arial"/>
            <w:color w:val="000000" w:themeColor="text1"/>
          </w:rPr>
          <w:t xml:space="preserve"> [</w:t>
        </w:r>
        <w:r w:rsidR="00D52232" w:rsidRPr="00D52232">
          <w:rPr>
            <w:rFonts w:cs="Arial"/>
            <w:color w:val="000000" w:themeColor="text1"/>
          </w:rPr>
          <w:t>-0.9</w:t>
        </w:r>
        <w:r w:rsidR="00D52232">
          <w:rPr>
            <w:rFonts w:cs="Arial"/>
            <w:color w:val="000000" w:themeColor="text1"/>
          </w:rPr>
          <w:t xml:space="preserve">6, </w:t>
        </w:r>
        <w:r w:rsidR="00D52232" w:rsidRPr="00D52232">
          <w:rPr>
            <w:rFonts w:cs="Arial"/>
            <w:color w:val="000000" w:themeColor="text1"/>
          </w:rPr>
          <w:t>1.2</w:t>
        </w:r>
        <w:r w:rsidR="00D52232">
          <w:rPr>
            <w:rFonts w:cs="Arial"/>
            <w:color w:val="000000" w:themeColor="text1"/>
          </w:rPr>
          <w:t>1]</w:t>
        </w:r>
      </w:ins>
      <w:del w:id="760" w:author="Common, Jack" w:date="2019-10-10T08:41:00Z">
        <w:r w:rsidR="00DD398D" w:rsidRPr="00BD6765" w:rsidDel="00D52232">
          <w:rPr>
            <w:rFonts w:cs="Arial"/>
            <w:color w:val="000000" w:themeColor="text1"/>
          </w:rPr>
          <w:delText>1.5</w:delText>
        </w:r>
        <w:r w:rsidR="00DD398D" w:rsidDel="00D52232">
          <w:rPr>
            <w:rFonts w:cs="Arial"/>
            <w:color w:val="000000" w:themeColor="text1"/>
          </w:rPr>
          <w:delText>3 [</w:delText>
        </w:r>
        <w:r w:rsidR="00DD398D" w:rsidRPr="00332170" w:rsidDel="00D52232">
          <w:rPr>
            <w:rFonts w:cs="Arial"/>
            <w:color w:val="000000" w:themeColor="text1"/>
          </w:rPr>
          <w:delText>0.03</w:delText>
        </w:r>
        <w:r w:rsidR="00DD398D" w:rsidDel="00D52232">
          <w:rPr>
            <w:rFonts w:cs="Arial"/>
            <w:color w:val="000000" w:themeColor="text1"/>
          </w:rPr>
          <w:delText xml:space="preserve">, </w:delText>
        </w:r>
        <w:r w:rsidR="00DD398D" w:rsidRPr="00332170" w:rsidDel="00D52232">
          <w:rPr>
            <w:rFonts w:cs="Arial"/>
            <w:color w:val="000000" w:themeColor="text1"/>
          </w:rPr>
          <w:delText>2.5</w:delText>
        </w:r>
        <w:r w:rsidR="00DD398D" w:rsidDel="00D52232">
          <w:rPr>
            <w:rFonts w:cs="Arial"/>
            <w:color w:val="000000" w:themeColor="text1"/>
          </w:rPr>
          <w:delText>4]</w:delText>
        </w:r>
      </w:del>
      <w:r w:rsidR="00DD398D">
        <w:rPr>
          <w:rFonts w:cs="Arial"/>
          <w:color w:val="000000" w:themeColor="text1"/>
        </w:rPr>
        <w:t xml:space="preserve">; 24-clone: </w:t>
      </w:r>
      <w:ins w:id="761" w:author="Common, Jack" w:date="2019-10-10T08:42:00Z">
        <w:r w:rsidR="00B268A0" w:rsidRPr="00B268A0">
          <w:rPr>
            <w:rFonts w:cs="Arial"/>
            <w:color w:val="000000" w:themeColor="text1"/>
          </w:rPr>
          <w:t>0.15</w:t>
        </w:r>
        <w:r w:rsidR="00B268A0">
          <w:rPr>
            <w:rFonts w:cs="Arial"/>
            <w:color w:val="000000" w:themeColor="text1"/>
          </w:rPr>
          <w:t xml:space="preserve"> [</w:t>
        </w:r>
        <w:r w:rsidR="00B268A0" w:rsidRPr="00B268A0">
          <w:rPr>
            <w:rFonts w:cs="Arial"/>
            <w:color w:val="000000" w:themeColor="text1"/>
          </w:rPr>
          <w:t>-0.9</w:t>
        </w:r>
        <w:r w:rsidR="00B268A0">
          <w:rPr>
            <w:rFonts w:cs="Arial"/>
            <w:color w:val="000000" w:themeColor="text1"/>
          </w:rPr>
          <w:t xml:space="preserve">3, </w:t>
        </w:r>
        <w:r w:rsidR="00B268A0" w:rsidRPr="00B268A0">
          <w:rPr>
            <w:rFonts w:cs="Arial"/>
            <w:color w:val="000000" w:themeColor="text1"/>
          </w:rPr>
          <w:t>1.2</w:t>
        </w:r>
        <w:r w:rsidR="00B268A0">
          <w:rPr>
            <w:rFonts w:cs="Arial"/>
            <w:color w:val="000000" w:themeColor="text1"/>
          </w:rPr>
          <w:t>4</w:t>
        </w:r>
      </w:ins>
      <w:ins w:id="762" w:author="Common, Jack" w:date="2019-10-23T14:20:00Z">
        <w:r w:rsidR="005E03A1">
          <w:rPr>
            <w:rFonts w:cs="Arial"/>
            <w:color w:val="000000" w:themeColor="text1"/>
          </w:rPr>
          <w:t>]</w:t>
        </w:r>
      </w:ins>
      <w:del w:id="763" w:author="Common, Jack" w:date="2019-10-10T08:42:00Z">
        <w:r w:rsidR="00DD398D" w:rsidRPr="00B75317" w:rsidDel="00B268A0">
          <w:rPr>
            <w:rFonts w:cs="Arial"/>
            <w:color w:val="000000" w:themeColor="text1"/>
          </w:rPr>
          <w:delText>1.30</w:delText>
        </w:r>
        <w:r w:rsidR="00DD398D" w:rsidDel="00B268A0">
          <w:rPr>
            <w:rFonts w:cs="Arial"/>
            <w:color w:val="000000" w:themeColor="text1"/>
          </w:rPr>
          <w:delText xml:space="preserve"> [</w:delText>
        </w:r>
        <w:r w:rsidR="00DD398D" w:rsidRPr="00B75317" w:rsidDel="00B268A0">
          <w:rPr>
            <w:rFonts w:cs="Arial"/>
            <w:color w:val="000000" w:themeColor="text1"/>
          </w:rPr>
          <w:delText>0.25</w:delText>
        </w:r>
        <w:r w:rsidR="00DD398D" w:rsidDel="00B268A0">
          <w:rPr>
            <w:rFonts w:cs="Arial"/>
            <w:color w:val="000000" w:themeColor="text1"/>
          </w:rPr>
          <w:delText xml:space="preserve">, </w:delText>
        </w:r>
        <w:r w:rsidR="00DD398D" w:rsidRPr="00B75317" w:rsidDel="00B268A0">
          <w:rPr>
            <w:rFonts w:cs="Arial"/>
            <w:color w:val="000000" w:themeColor="text1"/>
          </w:rPr>
          <w:delText>2.6</w:delText>
        </w:r>
        <w:r w:rsidR="00DD398D" w:rsidDel="00B268A0">
          <w:rPr>
            <w:rFonts w:cs="Arial"/>
            <w:color w:val="000000" w:themeColor="text1"/>
          </w:rPr>
          <w:delText>6]</w:delText>
        </w:r>
      </w:del>
      <w:r w:rsidR="00DD398D">
        <w:rPr>
          <w:rFonts w:cs="Arial"/>
          <w:color w:val="000000" w:themeColor="text1"/>
        </w:rPr>
        <w:t>)</w:t>
      </w:r>
      <w:ins w:id="764" w:author="Common, Jack" w:date="2019-10-23T14:19:00Z">
        <w:r w:rsidR="007F5712">
          <w:rPr>
            <w:rFonts w:cs="Arial"/>
            <w:color w:val="000000" w:themeColor="text1"/>
          </w:rPr>
          <w:t xml:space="preserve">. </w:t>
        </w:r>
      </w:ins>
      <w:ins w:id="765" w:author="Common, Jack" w:date="2019-10-24T10:08:00Z">
        <w:r w:rsidR="001C538D">
          <w:rPr>
            <w:rFonts w:cs="Arial"/>
            <w:color w:val="000000" w:themeColor="text1"/>
          </w:rPr>
          <w:t>There was also a</w:t>
        </w:r>
      </w:ins>
      <w:ins w:id="766" w:author="Common, Jack" w:date="2019-10-24T10:37:00Z">
        <w:r w:rsidR="0067361D">
          <w:rPr>
            <w:rFonts w:cs="Arial"/>
            <w:color w:val="000000" w:themeColor="text1"/>
          </w:rPr>
          <w:t xml:space="preserve">n </w:t>
        </w:r>
      </w:ins>
      <w:ins w:id="767" w:author="Common, Jack" w:date="2019-10-24T10:08:00Z">
        <w:r w:rsidR="001C538D">
          <w:rPr>
            <w:rFonts w:cs="Arial"/>
            <w:color w:val="000000" w:themeColor="text1"/>
          </w:rPr>
          <w:t xml:space="preserve">increase in selection rate over time </w:t>
        </w:r>
      </w:ins>
      <w:ins w:id="768" w:author="Common, Jack" w:date="2019-10-24T10:38:00Z">
        <w:r w:rsidR="004A4D4E">
          <w:rPr>
            <w:rFonts w:cs="Arial"/>
            <w:color w:val="000000" w:themeColor="text1"/>
          </w:rPr>
          <w:t xml:space="preserve">among polyclonal treatments </w:t>
        </w:r>
      </w:ins>
      <w:ins w:id="769" w:author="Common, Jack" w:date="2019-10-24T10:08:00Z">
        <w:r w:rsidR="001C538D">
          <w:rPr>
            <w:rFonts w:cs="Arial"/>
            <w:color w:val="000000" w:themeColor="text1"/>
          </w:rPr>
          <w:t>(</w:t>
        </w:r>
      </w:ins>
      <w:ins w:id="770" w:author="Common, Jack" w:date="2019-10-24T10:49:00Z">
        <w:r w:rsidR="007F225B">
          <w:rPr>
            <w:rFonts w:cs="Arial"/>
            <w:color w:val="000000" w:themeColor="text1"/>
          </w:rPr>
          <w:t xml:space="preserve">regression of selection rate over dpi: </w:t>
        </w:r>
      </w:ins>
      <w:ins w:id="771" w:author="Common, Jack" w:date="2019-10-24T10:35:00Z">
        <w:r w:rsidR="00631E73" w:rsidRPr="00831DB0">
          <w:rPr>
            <w:rFonts w:cs="Arial"/>
            <w:i/>
            <w:iCs/>
            <w:color w:val="000000" w:themeColor="text1"/>
          </w:rPr>
          <w:sym w:font="Symbol" w:char="F062"/>
        </w:r>
        <w:r w:rsidR="00631E73" w:rsidRPr="00831DB0">
          <w:rPr>
            <w:rFonts w:cs="Arial"/>
            <w:color w:val="000000" w:themeColor="text1"/>
          </w:rPr>
          <w:t xml:space="preserve">  [95% </w:t>
        </w:r>
        <w:r w:rsidR="00631E73">
          <w:rPr>
            <w:rFonts w:cs="Arial"/>
            <w:color w:val="000000" w:themeColor="text1"/>
          </w:rPr>
          <w:t>CI</w:t>
        </w:r>
        <w:r w:rsidR="00631E73" w:rsidRPr="00831DB0">
          <w:rPr>
            <w:rFonts w:cs="Arial"/>
            <w:color w:val="000000" w:themeColor="text1"/>
          </w:rPr>
          <w:t>]</w:t>
        </w:r>
        <w:r w:rsidR="00631E73">
          <w:rPr>
            <w:rFonts w:cs="Arial"/>
            <w:color w:val="000000" w:themeColor="text1"/>
          </w:rPr>
          <w:t xml:space="preserve"> =</w:t>
        </w:r>
        <w:r w:rsidR="00631E73" w:rsidRPr="00831DB0">
          <w:rPr>
            <w:rFonts w:cs="Arial"/>
            <w:i/>
            <w:iCs/>
            <w:color w:val="000000" w:themeColor="text1"/>
          </w:rPr>
          <w:t xml:space="preserve"> </w:t>
        </w:r>
      </w:ins>
      <w:ins w:id="772" w:author="Common, Jack" w:date="2019-10-24T10:37:00Z">
        <w:r w:rsidR="0067361D" w:rsidRPr="0067361D">
          <w:rPr>
            <w:rFonts w:cs="Arial"/>
            <w:color w:val="000000" w:themeColor="text1"/>
          </w:rPr>
          <w:t>0.41</w:t>
        </w:r>
        <w:r w:rsidR="0067361D">
          <w:rPr>
            <w:rFonts w:cs="Arial"/>
            <w:color w:val="000000" w:themeColor="text1"/>
          </w:rPr>
          <w:t xml:space="preserve"> </w:t>
        </w:r>
      </w:ins>
      <w:ins w:id="773" w:author="Common, Jack" w:date="2019-10-24T10:38:00Z">
        <w:r w:rsidR="00D65449">
          <w:rPr>
            <w:rFonts w:cs="Arial"/>
            <w:color w:val="000000" w:themeColor="text1"/>
          </w:rPr>
          <w:t>[</w:t>
        </w:r>
        <w:r w:rsidR="00D65449" w:rsidRPr="00D65449">
          <w:rPr>
            <w:rFonts w:cs="Arial"/>
            <w:color w:val="000000" w:themeColor="text1"/>
          </w:rPr>
          <w:t>0.03</w:t>
        </w:r>
        <w:r w:rsidR="00D65449">
          <w:rPr>
            <w:rFonts w:cs="Arial"/>
            <w:color w:val="000000" w:themeColor="text1"/>
          </w:rPr>
          <w:t xml:space="preserve">, </w:t>
        </w:r>
        <w:r w:rsidR="00D65449" w:rsidRPr="00D65449">
          <w:rPr>
            <w:rFonts w:cs="Arial"/>
            <w:color w:val="000000" w:themeColor="text1"/>
          </w:rPr>
          <w:t>0.80</w:t>
        </w:r>
      </w:ins>
      <w:ins w:id="774" w:author="Common, Jack" w:date="2019-10-24T10:35:00Z">
        <w:r w:rsidR="00631E73" w:rsidRPr="00831DB0">
          <w:rPr>
            <w:rFonts w:cs="Arial"/>
            <w:color w:val="000000" w:themeColor="text1"/>
          </w:rPr>
          <w:t>]</w:t>
        </w:r>
        <w:r w:rsidR="00631E73">
          <w:rPr>
            <w:rFonts w:cs="Arial"/>
            <w:color w:val="000000" w:themeColor="text1"/>
          </w:rPr>
          <w:t xml:space="preserve">, </w:t>
        </w:r>
        <w:r w:rsidR="00631E73">
          <w:rPr>
            <w:rFonts w:cs="Arial"/>
            <w:i/>
            <w:iCs/>
            <w:color w:val="000000" w:themeColor="text1"/>
          </w:rPr>
          <w:t>t</w:t>
        </w:r>
        <w:r w:rsidR="00631E73">
          <w:rPr>
            <w:rFonts w:cs="Arial"/>
            <w:color w:val="000000" w:themeColor="text1"/>
          </w:rPr>
          <w:t>(2)</w:t>
        </w:r>
        <w:r w:rsidR="00631E73">
          <w:rPr>
            <w:rFonts w:cs="Arial"/>
            <w:color w:val="000000" w:themeColor="text1"/>
            <w:vertAlign w:val="subscript"/>
          </w:rPr>
          <w:t>118</w:t>
        </w:r>
        <w:r w:rsidR="00631E73">
          <w:rPr>
            <w:rFonts w:cs="Arial"/>
            <w:color w:val="000000" w:themeColor="text1"/>
          </w:rPr>
          <w:t xml:space="preserve"> = </w:t>
        </w:r>
      </w:ins>
      <w:ins w:id="775" w:author="Common, Jack" w:date="2019-10-24T10:37:00Z">
        <w:r w:rsidR="008A2D95" w:rsidRPr="008A2D95">
          <w:rPr>
            <w:rFonts w:cs="Arial"/>
            <w:color w:val="000000" w:themeColor="text1"/>
          </w:rPr>
          <w:t>2.1</w:t>
        </w:r>
        <w:r w:rsidR="008A2D95">
          <w:rPr>
            <w:rFonts w:cs="Arial"/>
            <w:color w:val="000000" w:themeColor="text1"/>
          </w:rPr>
          <w:t>7</w:t>
        </w:r>
      </w:ins>
      <w:ins w:id="776" w:author="Common, Jack" w:date="2019-10-24T10:35:00Z">
        <w:r w:rsidR="00631E73">
          <w:rPr>
            <w:rFonts w:cs="Arial"/>
            <w:color w:val="000000" w:themeColor="text1"/>
          </w:rPr>
          <w:t xml:space="preserve">, </w:t>
        </w:r>
        <w:r w:rsidR="00631E73">
          <w:rPr>
            <w:rFonts w:cs="Arial"/>
            <w:i/>
            <w:iCs/>
            <w:color w:val="000000" w:themeColor="text1"/>
          </w:rPr>
          <w:t xml:space="preserve">p </w:t>
        </w:r>
        <w:r w:rsidR="00631E73">
          <w:rPr>
            <w:rFonts w:cs="Arial"/>
            <w:color w:val="000000" w:themeColor="text1"/>
          </w:rPr>
          <w:t>= 0.</w:t>
        </w:r>
      </w:ins>
      <w:ins w:id="777" w:author="Common, Jack" w:date="2019-10-24T10:37:00Z">
        <w:r w:rsidR="008A2D95">
          <w:rPr>
            <w:rFonts w:cs="Arial"/>
            <w:color w:val="000000" w:themeColor="text1"/>
          </w:rPr>
          <w:t>03</w:t>
        </w:r>
      </w:ins>
      <w:ins w:id="778" w:author="Common, Jack" w:date="2019-10-24T15:52:00Z">
        <w:r w:rsidR="0015122A">
          <w:rPr>
            <w:rFonts w:cs="Arial"/>
            <w:color w:val="000000" w:themeColor="text1"/>
          </w:rPr>
          <w:t xml:space="preserve">; </w:t>
        </w:r>
        <w:r w:rsidR="0015122A">
          <w:rPr>
            <w:rFonts w:cs="Arial"/>
            <w:b/>
            <w:bCs/>
            <w:color w:val="000000" w:themeColor="text1"/>
          </w:rPr>
          <w:t>Figure S</w:t>
        </w:r>
      </w:ins>
      <w:ins w:id="779" w:author="Common, Jack" w:date="2019-10-24T19:11:00Z">
        <w:r w:rsidR="00ED3779">
          <w:rPr>
            <w:rFonts w:cs="Arial"/>
            <w:b/>
            <w:bCs/>
            <w:color w:val="000000" w:themeColor="text1"/>
          </w:rPr>
          <w:t>3</w:t>
        </w:r>
      </w:ins>
      <w:ins w:id="780" w:author="Common, Jack" w:date="2019-10-24T15:52:00Z">
        <w:r w:rsidR="0015122A">
          <w:rPr>
            <w:rFonts w:cs="Arial"/>
            <w:b/>
            <w:bCs/>
            <w:color w:val="000000" w:themeColor="text1"/>
          </w:rPr>
          <w:t>B</w:t>
        </w:r>
      </w:ins>
      <w:ins w:id="781" w:author="Common, Jack" w:date="2019-10-24T10:08:00Z">
        <w:r w:rsidR="001C538D">
          <w:rPr>
            <w:rFonts w:cs="Arial"/>
            <w:color w:val="000000" w:themeColor="text1"/>
          </w:rPr>
          <w:t xml:space="preserve">), </w:t>
        </w:r>
      </w:ins>
      <w:ins w:id="782" w:author="Common, Jack" w:date="2019-10-24T10:45:00Z">
        <w:r w:rsidR="003C189D">
          <w:rPr>
            <w:rFonts w:cs="Arial"/>
            <w:color w:val="000000" w:themeColor="text1"/>
          </w:rPr>
          <w:t>which</w:t>
        </w:r>
        <w:r w:rsidR="00A16650">
          <w:rPr>
            <w:rFonts w:cs="Arial"/>
            <w:color w:val="000000" w:themeColor="text1"/>
          </w:rPr>
          <w:t xml:space="preserve"> parallels</w:t>
        </w:r>
      </w:ins>
      <w:ins w:id="783" w:author="Common, Jack" w:date="2019-10-24T10:39:00Z">
        <w:r w:rsidR="00C92386">
          <w:rPr>
            <w:rFonts w:cs="Arial"/>
            <w:color w:val="000000" w:themeColor="text1"/>
          </w:rPr>
          <w:t xml:space="preserve"> </w:t>
        </w:r>
      </w:ins>
      <w:ins w:id="784" w:author="Common, Jack" w:date="2019-10-24T10:57:00Z">
        <w:r w:rsidR="00387DDE">
          <w:rPr>
            <w:rFonts w:cs="Arial"/>
            <w:color w:val="000000" w:themeColor="text1"/>
          </w:rPr>
          <w:t>the</w:t>
        </w:r>
      </w:ins>
      <w:ins w:id="785" w:author="Common, Jack" w:date="2019-10-24T10:08:00Z">
        <w:r w:rsidR="001C538D">
          <w:rPr>
            <w:rFonts w:cs="Arial"/>
            <w:color w:val="000000" w:themeColor="text1"/>
          </w:rPr>
          <w:t xml:space="preserve"> decline in phage population sizes over time</w:t>
        </w:r>
      </w:ins>
      <w:ins w:id="786" w:author="Common, Jack" w:date="2019-10-24T11:30:00Z">
        <w:r w:rsidR="00331E31">
          <w:rPr>
            <w:rFonts w:cs="Arial"/>
            <w:color w:val="000000" w:themeColor="text1"/>
          </w:rPr>
          <w:t xml:space="preserve"> </w:t>
        </w:r>
        <w:r w:rsidR="0061701D">
          <w:rPr>
            <w:rFonts w:cs="Arial"/>
            <w:color w:val="000000" w:themeColor="text1"/>
          </w:rPr>
          <w:t>in the same treatments (regression of ln pfu ml</w:t>
        </w:r>
        <w:r w:rsidR="0061701D">
          <w:rPr>
            <w:rFonts w:cs="Arial"/>
            <w:color w:val="000000" w:themeColor="text1"/>
          </w:rPr>
          <w:softHyphen/>
        </w:r>
        <w:r w:rsidR="0061701D">
          <w:rPr>
            <w:rFonts w:cs="Arial"/>
            <w:color w:val="000000" w:themeColor="text1"/>
          </w:rPr>
          <w:softHyphen/>
        </w:r>
        <w:r w:rsidR="0061701D">
          <w:rPr>
            <w:rFonts w:cs="Arial"/>
            <w:color w:val="000000" w:themeColor="text1"/>
            <w:vertAlign w:val="superscript"/>
          </w:rPr>
          <w:t>-1</w:t>
        </w:r>
        <w:r w:rsidR="0061701D">
          <w:rPr>
            <w:rFonts w:cs="Arial"/>
            <w:color w:val="000000" w:themeColor="text1"/>
          </w:rPr>
          <w:t xml:space="preserve"> over dpi: </w:t>
        </w:r>
        <w:r w:rsidR="0061701D" w:rsidRPr="00831DB0">
          <w:rPr>
            <w:rFonts w:cs="Arial"/>
            <w:i/>
            <w:iCs/>
            <w:color w:val="000000" w:themeColor="text1"/>
          </w:rPr>
          <w:sym w:font="Symbol" w:char="F062"/>
        </w:r>
        <w:r w:rsidR="0061701D" w:rsidRPr="00831DB0">
          <w:rPr>
            <w:rFonts w:cs="Arial"/>
            <w:color w:val="000000" w:themeColor="text1"/>
          </w:rPr>
          <w:t xml:space="preserve">  [95% </w:t>
        </w:r>
        <w:r w:rsidR="0061701D">
          <w:rPr>
            <w:rFonts w:cs="Arial"/>
            <w:color w:val="000000" w:themeColor="text1"/>
          </w:rPr>
          <w:t>CI</w:t>
        </w:r>
        <w:r w:rsidR="0061701D" w:rsidRPr="00831DB0">
          <w:rPr>
            <w:rFonts w:cs="Arial"/>
            <w:color w:val="000000" w:themeColor="text1"/>
          </w:rPr>
          <w:t>]</w:t>
        </w:r>
        <w:r w:rsidR="0061701D">
          <w:rPr>
            <w:rFonts w:cs="Arial"/>
            <w:color w:val="000000" w:themeColor="text1"/>
          </w:rPr>
          <w:t xml:space="preserve"> =</w:t>
        </w:r>
        <w:r w:rsidR="0061701D" w:rsidRPr="00831DB0">
          <w:rPr>
            <w:rFonts w:cs="Arial"/>
            <w:i/>
            <w:iCs/>
            <w:color w:val="000000" w:themeColor="text1"/>
          </w:rPr>
          <w:t xml:space="preserve"> </w:t>
        </w:r>
        <w:r w:rsidR="0061701D" w:rsidRPr="0019715B">
          <w:rPr>
            <w:rFonts w:cs="Arial"/>
            <w:color w:val="000000" w:themeColor="text1"/>
          </w:rPr>
          <w:t>-2.58</w:t>
        </w:r>
        <w:r w:rsidR="0061701D">
          <w:rPr>
            <w:rFonts w:cs="Arial"/>
            <w:color w:val="000000" w:themeColor="text1"/>
          </w:rPr>
          <w:t xml:space="preserve"> [</w:t>
        </w:r>
        <w:r w:rsidR="0061701D" w:rsidRPr="001E40FF">
          <w:rPr>
            <w:rFonts w:cs="Arial"/>
            <w:color w:val="000000" w:themeColor="text1"/>
          </w:rPr>
          <w:t>-3.2</w:t>
        </w:r>
        <w:r w:rsidR="0061701D">
          <w:rPr>
            <w:rFonts w:cs="Arial"/>
            <w:color w:val="000000" w:themeColor="text1"/>
          </w:rPr>
          <w:t xml:space="preserve">3, </w:t>
        </w:r>
        <w:r w:rsidR="0061701D" w:rsidRPr="001E40FF">
          <w:rPr>
            <w:rFonts w:cs="Arial"/>
            <w:color w:val="000000" w:themeColor="text1"/>
          </w:rPr>
          <w:t>-1.8</w:t>
        </w:r>
        <w:r w:rsidR="0061701D">
          <w:rPr>
            <w:rFonts w:cs="Arial"/>
            <w:color w:val="000000" w:themeColor="text1"/>
          </w:rPr>
          <w:t>4</w:t>
        </w:r>
        <w:r w:rsidR="0061701D" w:rsidRPr="00831DB0">
          <w:rPr>
            <w:rFonts w:cs="Arial"/>
            <w:color w:val="000000" w:themeColor="text1"/>
          </w:rPr>
          <w:t>]</w:t>
        </w:r>
        <w:r w:rsidR="0061701D">
          <w:rPr>
            <w:rFonts w:cs="Arial"/>
            <w:color w:val="000000" w:themeColor="text1"/>
          </w:rPr>
          <w:t xml:space="preserve">, </w:t>
        </w:r>
        <w:r w:rsidR="0061701D">
          <w:rPr>
            <w:rFonts w:cs="Arial"/>
            <w:i/>
            <w:iCs/>
            <w:color w:val="000000" w:themeColor="text1"/>
          </w:rPr>
          <w:t>t</w:t>
        </w:r>
        <w:r w:rsidR="0061701D">
          <w:rPr>
            <w:rFonts w:cs="Arial"/>
            <w:color w:val="000000" w:themeColor="text1"/>
          </w:rPr>
          <w:t>(2)</w:t>
        </w:r>
        <w:r w:rsidR="0061701D">
          <w:rPr>
            <w:rFonts w:cs="Arial"/>
            <w:color w:val="000000" w:themeColor="text1"/>
            <w:vertAlign w:val="subscript"/>
          </w:rPr>
          <w:t>114</w:t>
        </w:r>
        <w:r w:rsidR="0061701D">
          <w:rPr>
            <w:rFonts w:cs="Arial"/>
            <w:color w:val="000000" w:themeColor="text1"/>
          </w:rPr>
          <w:t xml:space="preserve"> = </w:t>
        </w:r>
        <w:r w:rsidR="0061701D" w:rsidRPr="0019715B">
          <w:rPr>
            <w:rFonts w:cs="Arial"/>
            <w:color w:val="000000" w:themeColor="text1"/>
          </w:rPr>
          <w:t>-7.64</w:t>
        </w:r>
        <w:r w:rsidR="0061701D">
          <w:rPr>
            <w:rFonts w:cs="Arial"/>
            <w:color w:val="000000" w:themeColor="text1"/>
          </w:rPr>
          <w:t xml:space="preserve">, </w:t>
        </w:r>
        <w:r w:rsidR="0061701D">
          <w:rPr>
            <w:rFonts w:cs="Arial"/>
            <w:i/>
            <w:iCs/>
            <w:color w:val="000000" w:themeColor="text1"/>
          </w:rPr>
          <w:t xml:space="preserve">p </w:t>
        </w:r>
        <w:r w:rsidR="0061701D">
          <w:rPr>
            <w:rFonts w:cs="Arial"/>
            <w:color w:val="000000" w:themeColor="text1"/>
          </w:rPr>
          <w:t>= 7.27 x 10</w:t>
        </w:r>
        <w:r w:rsidR="0061701D">
          <w:rPr>
            <w:rFonts w:cs="Arial"/>
            <w:color w:val="000000" w:themeColor="text1"/>
            <w:vertAlign w:val="superscript"/>
          </w:rPr>
          <w:t>-12</w:t>
        </w:r>
        <w:r w:rsidR="0061701D">
          <w:rPr>
            <w:rFonts w:cs="Arial"/>
            <w:color w:val="000000" w:themeColor="text1"/>
          </w:rPr>
          <w:t>)</w:t>
        </w:r>
      </w:ins>
      <w:ins w:id="787" w:author="Common, Jack" w:date="2019-10-24T10:45:00Z">
        <w:r w:rsidR="00A16650">
          <w:rPr>
            <w:rFonts w:cs="Arial"/>
            <w:color w:val="000000" w:themeColor="text1"/>
          </w:rPr>
          <w:t>.</w:t>
        </w:r>
      </w:ins>
      <w:ins w:id="788" w:author="Common, Jack" w:date="2019-10-24T10:08:00Z">
        <w:r w:rsidR="001C538D">
          <w:rPr>
            <w:rFonts w:cs="Arial"/>
            <w:color w:val="000000" w:themeColor="text1"/>
          </w:rPr>
          <w:t xml:space="preserve"> </w:t>
        </w:r>
      </w:ins>
      <w:del w:id="789" w:author="Common, Jack" w:date="2019-10-23T14:19:00Z">
        <w:r w:rsidR="009650DB" w:rsidDel="007F5712">
          <w:rPr>
            <w:rFonts w:cs="Arial"/>
            <w:color w:val="000000" w:themeColor="text1"/>
          </w:rPr>
          <w:delText xml:space="preserve">, </w:delText>
        </w:r>
      </w:del>
      <w:del w:id="790" w:author="Common, Jack" w:date="2019-10-24T10:10:00Z">
        <w:r w:rsidR="009650DB" w:rsidDel="006426A0">
          <w:rPr>
            <w:rFonts w:cs="Arial"/>
            <w:color w:val="000000" w:themeColor="text1"/>
          </w:rPr>
          <w:delText>indicat</w:delText>
        </w:r>
      </w:del>
      <w:del w:id="791" w:author="Common, Jack" w:date="2019-10-23T14:19:00Z">
        <w:r w:rsidR="009650DB" w:rsidDel="007F5712">
          <w:rPr>
            <w:rFonts w:cs="Arial"/>
            <w:color w:val="000000" w:themeColor="text1"/>
          </w:rPr>
          <w:delText xml:space="preserve">ing </w:delText>
        </w:r>
      </w:del>
      <w:del w:id="792" w:author="Common, Jack" w:date="2019-10-24T10:50:00Z">
        <w:r w:rsidR="009650DB" w:rsidDel="004B3FB2">
          <w:rPr>
            <w:rFonts w:cs="Arial"/>
            <w:color w:val="000000" w:themeColor="text1"/>
          </w:rPr>
          <w:delText xml:space="preserve">that </w:delText>
        </w:r>
        <w:r w:rsidR="00660439" w:rsidDel="004B3FB2">
          <w:rPr>
            <w:rFonts w:cs="Arial"/>
            <w:color w:val="000000" w:themeColor="text1"/>
          </w:rPr>
          <w:delText xml:space="preserve">susceptible clones </w:delText>
        </w:r>
      </w:del>
      <w:del w:id="793" w:author="Common, Jack" w:date="2019-10-23T14:19:00Z">
        <w:r w:rsidR="005F17CE" w:rsidDel="007F5712">
          <w:rPr>
            <w:rFonts w:cs="Arial"/>
            <w:color w:val="000000" w:themeColor="text1"/>
          </w:rPr>
          <w:delText xml:space="preserve">did </w:delText>
        </w:r>
      </w:del>
      <w:del w:id="794" w:author="Common, Jack" w:date="2019-10-24T10:50:00Z">
        <w:r w:rsidR="00660439" w:rsidDel="004B3FB2">
          <w:rPr>
            <w:rFonts w:cs="Arial"/>
            <w:color w:val="000000" w:themeColor="text1"/>
          </w:rPr>
          <w:delText>gain</w:delText>
        </w:r>
      </w:del>
      <w:del w:id="795" w:author="Common, Jack" w:date="2019-10-23T14:19:00Z">
        <w:r w:rsidR="00660439" w:rsidDel="007F5712">
          <w:rPr>
            <w:rFonts w:cs="Arial"/>
            <w:color w:val="000000" w:themeColor="text1"/>
          </w:rPr>
          <w:delText xml:space="preserve"> </w:delText>
        </w:r>
      </w:del>
      <w:del w:id="796" w:author="Common, Jack" w:date="2019-10-24T10:50:00Z">
        <w:r w:rsidR="00660439" w:rsidDel="004B3FB2">
          <w:rPr>
            <w:rFonts w:cs="Arial"/>
            <w:color w:val="000000" w:themeColor="text1"/>
          </w:rPr>
          <w:delText>a competitive advantage</w:delText>
        </w:r>
        <w:r w:rsidR="0000297A" w:rsidDel="004B3FB2">
          <w:rPr>
            <w:rFonts w:cs="Arial"/>
            <w:color w:val="000000" w:themeColor="text1"/>
          </w:rPr>
          <w:delText xml:space="preserve"> from population-level CRISPR allele diversity</w:delText>
        </w:r>
        <w:r w:rsidR="00C93F0C" w:rsidDel="004B3FB2">
          <w:rPr>
            <w:rFonts w:cs="Arial"/>
            <w:color w:val="000000" w:themeColor="text1"/>
          </w:rPr>
          <w:delText xml:space="preserve"> (</w:delText>
        </w:r>
        <w:r w:rsidR="00611C2A" w:rsidDel="004B3FB2">
          <w:rPr>
            <w:rFonts w:cs="Arial"/>
            <w:b/>
            <w:bCs/>
            <w:color w:val="000000" w:themeColor="text1"/>
          </w:rPr>
          <w:delText>Fig</w:delText>
        </w:r>
      </w:del>
      <w:del w:id="797" w:author="Common, Jack" w:date="2019-10-23T14:19:00Z">
        <w:r w:rsidR="00611C2A" w:rsidDel="007F5712">
          <w:rPr>
            <w:rFonts w:cs="Arial"/>
            <w:b/>
            <w:bCs/>
            <w:color w:val="000000" w:themeColor="text1"/>
          </w:rPr>
          <w:delText>.</w:delText>
        </w:r>
      </w:del>
      <w:del w:id="798" w:author="Common, Jack" w:date="2019-10-24T10:50:00Z">
        <w:r w:rsidR="00C93F0C" w:rsidDel="004B3FB2">
          <w:rPr>
            <w:rFonts w:cs="Arial"/>
            <w:b/>
            <w:bCs/>
            <w:color w:val="000000" w:themeColor="text1"/>
          </w:rPr>
          <w:delText xml:space="preserve"> 3B</w:delText>
        </w:r>
        <w:r w:rsidR="00C93F0C" w:rsidDel="004B3FB2">
          <w:rPr>
            <w:rFonts w:cs="Arial"/>
            <w:color w:val="000000" w:themeColor="text1"/>
          </w:rPr>
          <w:delText>).</w:delText>
        </w:r>
        <w:r w:rsidR="006A2E33" w:rsidDel="004B3FB2">
          <w:rPr>
            <w:rFonts w:cs="Arial"/>
            <w:color w:val="000000" w:themeColor="text1"/>
          </w:rPr>
          <w:delText xml:space="preserve"> </w:delText>
        </w:r>
      </w:del>
      <w:del w:id="799" w:author="Common, Jack" w:date="2019-10-24T10:08:00Z">
        <w:r w:rsidR="00604A54" w:rsidDel="001C538D">
          <w:rPr>
            <w:rFonts w:cs="Arial"/>
            <w:color w:val="000000" w:themeColor="text1"/>
          </w:rPr>
          <w:delText>There was also a</w:delText>
        </w:r>
        <w:r w:rsidR="00C16892" w:rsidDel="001C538D">
          <w:rPr>
            <w:rFonts w:cs="Arial"/>
            <w:color w:val="000000" w:themeColor="text1"/>
          </w:rPr>
          <w:delText xml:space="preserve"> slight increase in selection rate over time (</w:delText>
        </w:r>
        <w:r w:rsidR="00611C2A" w:rsidDel="001C538D">
          <w:rPr>
            <w:rFonts w:cs="Arial"/>
            <w:b/>
            <w:bCs/>
            <w:color w:val="000000" w:themeColor="text1"/>
          </w:rPr>
          <w:delText>Fig</w:delText>
        </w:r>
      </w:del>
      <w:del w:id="800" w:author="Common, Jack" w:date="2019-10-23T14:19:00Z">
        <w:r w:rsidR="00611C2A" w:rsidDel="007F5712">
          <w:rPr>
            <w:rFonts w:cs="Arial"/>
            <w:b/>
            <w:bCs/>
            <w:color w:val="000000" w:themeColor="text1"/>
          </w:rPr>
          <w:delText>.</w:delText>
        </w:r>
        <w:r w:rsidR="00C16892" w:rsidDel="007F5712">
          <w:rPr>
            <w:rFonts w:cs="Arial"/>
            <w:b/>
            <w:bCs/>
            <w:color w:val="000000" w:themeColor="text1"/>
          </w:rPr>
          <w:delText xml:space="preserve"> </w:delText>
        </w:r>
      </w:del>
      <w:del w:id="801" w:author="Common, Jack" w:date="2019-10-24T10:08:00Z">
        <w:r w:rsidR="00C16892" w:rsidDel="001C538D">
          <w:rPr>
            <w:rFonts w:cs="Arial"/>
            <w:b/>
            <w:bCs/>
            <w:color w:val="000000" w:themeColor="text1"/>
          </w:rPr>
          <w:delText>S4</w:delText>
        </w:r>
        <w:r w:rsidR="00C16892" w:rsidDel="001C538D">
          <w:rPr>
            <w:rFonts w:cs="Arial"/>
            <w:color w:val="000000" w:themeColor="text1"/>
          </w:rPr>
          <w:delText>) which, while statistically</w:delText>
        </w:r>
        <w:r w:rsidR="00604A54" w:rsidDel="001C538D">
          <w:rPr>
            <w:rFonts w:cs="Arial"/>
            <w:color w:val="000000" w:themeColor="text1"/>
          </w:rPr>
          <w:delText xml:space="preserve"> marginal </w:delText>
        </w:r>
        <w:r w:rsidR="0080527E" w:rsidDel="001C538D">
          <w:rPr>
            <w:rFonts w:cs="Arial"/>
            <w:color w:val="000000" w:themeColor="text1"/>
          </w:rPr>
          <w:delText>(</w:delText>
        </w:r>
      </w:del>
      <w:del w:id="802" w:author="Common, Jack" w:date="2019-10-10T08:43:00Z">
        <w:r w:rsidR="0080527E" w:rsidRPr="00BE71C7" w:rsidDel="00DE10C6">
          <w:rPr>
            <w:rFonts w:cs="Arial"/>
            <w:iCs/>
            <w:color w:val="000000" w:themeColor="text1"/>
          </w:rPr>
          <w:sym w:font="Symbol" w:char="F063"/>
        </w:r>
        <w:r w:rsidR="0080527E" w:rsidRPr="00BE71C7" w:rsidDel="00DE10C6">
          <w:rPr>
            <w:rFonts w:cs="Arial"/>
            <w:iCs/>
            <w:color w:val="000000" w:themeColor="text1"/>
            <w:vertAlign w:val="superscript"/>
          </w:rPr>
          <w:delText>2</w:delText>
        </w:r>
      </w:del>
      <w:del w:id="803" w:author="Common, Jack" w:date="2019-10-24T10:07:00Z">
        <w:r w:rsidR="0080527E" w:rsidRPr="00BE71C7" w:rsidDel="00BD63AE">
          <w:rPr>
            <w:rFonts w:cs="Arial"/>
            <w:iCs/>
            <w:color w:val="000000" w:themeColor="text1"/>
            <w:vertAlign w:val="subscript"/>
          </w:rPr>
          <w:delText>(</w:delText>
        </w:r>
      </w:del>
      <w:del w:id="804" w:author="Common, Jack" w:date="2019-10-10T08:44:00Z">
        <w:r w:rsidR="0080527E" w:rsidRPr="00BE71C7" w:rsidDel="00DE10C6">
          <w:rPr>
            <w:rFonts w:cs="Arial"/>
            <w:iCs/>
            <w:color w:val="000000" w:themeColor="text1"/>
            <w:vertAlign w:val="subscript"/>
          </w:rPr>
          <w:delText>1)</w:delText>
        </w:r>
      </w:del>
      <w:del w:id="805" w:author="Common, Jack" w:date="2019-10-24T10:08:00Z">
        <w:r w:rsidR="0080527E" w:rsidRPr="00BE71C7" w:rsidDel="001C538D">
          <w:rPr>
            <w:rFonts w:cs="Arial"/>
            <w:iCs/>
            <w:color w:val="000000" w:themeColor="text1"/>
            <w:vertAlign w:val="subscript"/>
          </w:rPr>
          <w:delText xml:space="preserve"> </w:delText>
        </w:r>
        <w:r w:rsidR="0080527E" w:rsidRPr="00BE71C7" w:rsidDel="001C538D">
          <w:rPr>
            <w:rFonts w:cs="Arial"/>
            <w:color w:val="000000" w:themeColor="text1"/>
          </w:rPr>
          <w:delText xml:space="preserve">= </w:delText>
        </w:r>
      </w:del>
      <w:del w:id="806" w:author="Common, Jack" w:date="2019-10-10T08:44:00Z">
        <w:r w:rsidR="0080527E" w:rsidDel="00DE10C6">
          <w:rPr>
            <w:rFonts w:cs="Arial"/>
            <w:color w:val="000000" w:themeColor="text1"/>
          </w:rPr>
          <w:delText>2.</w:delText>
        </w:r>
        <w:r w:rsidR="008E3742" w:rsidDel="00DE10C6">
          <w:rPr>
            <w:rFonts w:cs="Arial"/>
            <w:color w:val="000000" w:themeColor="text1"/>
          </w:rPr>
          <w:delText>60</w:delText>
        </w:r>
      </w:del>
      <w:del w:id="807" w:author="Common, Jack" w:date="2019-10-24T10:08:00Z">
        <w:r w:rsidR="0080527E" w:rsidRPr="00BE71C7" w:rsidDel="001C538D">
          <w:rPr>
            <w:rFonts w:cs="Arial"/>
            <w:color w:val="000000" w:themeColor="text1"/>
          </w:rPr>
          <w:delText xml:space="preserve">, </w:delText>
        </w:r>
        <w:r w:rsidR="0080527E" w:rsidRPr="00BE71C7" w:rsidDel="001C538D">
          <w:rPr>
            <w:rFonts w:cs="Arial"/>
            <w:i/>
            <w:iCs/>
            <w:color w:val="000000" w:themeColor="text1"/>
          </w:rPr>
          <w:delText>p</w:delText>
        </w:r>
        <w:r w:rsidR="0080527E" w:rsidRPr="00BE71C7" w:rsidDel="001C538D">
          <w:rPr>
            <w:rFonts w:cs="Arial"/>
            <w:color w:val="000000" w:themeColor="text1"/>
          </w:rPr>
          <w:delText xml:space="preserve"> = </w:delText>
        </w:r>
        <w:r w:rsidR="0080527E" w:rsidDel="001C538D">
          <w:rPr>
            <w:rFonts w:cs="Arial"/>
            <w:color w:val="000000" w:themeColor="text1"/>
          </w:rPr>
          <w:delText>0.</w:delText>
        </w:r>
      </w:del>
      <w:del w:id="808" w:author="Common, Jack" w:date="2019-10-10T08:44:00Z">
        <w:r w:rsidR="0080527E" w:rsidDel="00680B78">
          <w:rPr>
            <w:rFonts w:cs="Arial"/>
            <w:color w:val="000000" w:themeColor="text1"/>
          </w:rPr>
          <w:delText>1</w:delText>
        </w:r>
        <w:r w:rsidR="008E3742" w:rsidDel="00680B78">
          <w:rPr>
            <w:rFonts w:cs="Arial"/>
            <w:color w:val="000000" w:themeColor="text1"/>
          </w:rPr>
          <w:delText>0</w:delText>
        </w:r>
      </w:del>
      <w:del w:id="809" w:author="Common, Jack" w:date="2019-10-24T10:08:00Z">
        <w:r w:rsidR="0080527E" w:rsidDel="001C538D">
          <w:rPr>
            <w:rFonts w:cs="Arial"/>
            <w:color w:val="000000" w:themeColor="text1"/>
          </w:rPr>
          <w:delText>)</w:delText>
        </w:r>
        <w:r w:rsidR="002D7C54" w:rsidDel="001C538D">
          <w:rPr>
            <w:rFonts w:cs="Arial"/>
            <w:color w:val="000000" w:themeColor="text1"/>
          </w:rPr>
          <w:delText>, may</w:delText>
        </w:r>
        <w:r w:rsidR="00F96DEC" w:rsidDel="001C538D">
          <w:rPr>
            <w:rFonts w:cs="Arial"/>
            <w:color w:val="000000" w:themeColor="text1"/>
          </w:rPr>
          <w:delText xml:space="preserve"> </w:delText>
        </w:r>
        <w:r w:rsidR="000567D7" w:rsidDel="001C538D">
          <w:rPr>
            <w:rFonts w:cs="Arial"/>
            <w:color w:val="000000" w:themeColor="text1"/>
          </w:rPr>
          <w:delText>indicate</w:delText>
        </w:r>
        <w:r w:rsidR="00F96DEC" w:rsidDel="001C538D">
          <w:rPr>
            <w:rFonts w:cs="Arial"/>
            <w:color w:val="000000" w:themeColor="text1"/>
          </w:rPr>
          <w:delText xml:space="preserve"> a link with the decline in phage population sizes over time. </w:delText>
        </w:r>
      </w:del>
      <w:r w:rsidR="00CC29C8" w:rsidRPr="00831DB0">
        <w:rPr>
          <w:rFonts w:cs="Arial"/>
          <w:color w:val="000000" w:themeColor="text1"/>
        </w:rPr>
        <w:t xml:space="preserve">These data </w:t>
      </w:r>
      <w:r w:rsidR="002F6BE6" w:rsidRPr="00831DB0">
        <w:rPr>
          <w:rFonts w:cs="Arial"/>
          <w:color w:val="000000" w:themeColor="text1"/>
        </w:rPr>
        <w:t>suggest</w:t>
      </w:r>
      <w:r w:rsidR="00CC29C8" w:rsidRPr="00831DB0">
        <w:rPr>
          <w:rFonts w:cs="Arial"/>
          <w:color w:val="000000" w:themeColor="text1"/>
        </w:rPr>
        <w:t xml:space="preserve"> that </w:t>
      </w:r>
      <w:del w:id="810" w:author="Common, Jack" w:date="2019-10-24T10:50:00Z">
        <w:r w:rsidR="00E807CE" w:rsidDel="004B3FB2">
          <w:rPr>
            <w:rFonts w:cs="Arial"/>
            <w:color w:val="000000" w:themeColor="text1"/>
          </w:rPr>
          <w:delText>a</w:delText>
        </w:r>
        <w:r w:rsidR="00E807CE" w:rsidRPr="00831DB0" w:rsidDel="004B3FB2">
          <w:rPr>
            <w:rFonts w:cs="Arial"/>
            <w:color w:val="000000" w:themeColor="text1"/>
          </w:rPr>
          <w:delText xml:space="preserve"> </w:delText>
        </w:r>
      </w:del>
      <w:r w:rsidR="00CC29C8" w:rsidRPr="00831DB0">
        <w:rPr>
          <w:rFonts w:cs="Arial"/>
          <w:color w:val="000000" w:themeColor="text1"/>
        </w:rPr>
        <w:t xml:space="preserve">susceptible </w:t>
      </w:r>
      <w:del w:id="811" w:author="Common, Jack" w:date="2019-10-24T10:17:00Z">
        <w:r w:rsidR="00CC29C8" w:rsidRPr="00831DB0" w:rsidDel="00AE573A">
          <w:rPr>
            <w:rFonts w:cs="Arial"/>
            <w:color w:val="000000" w:themeColor="text1"/>
          </w:rPr>
          <w:delText>genotype</w:delText>
        </w:r>
        <w:r w:rsidR="00A61478" w:rsidRPr="00831DB0" w:rsidDel="00AE573A">
          <w:rPr>
            <w:rFonts w:cs="Arial"/>
            <w:color w:val="000000" w:themeColor="text1"/>
          </w:rPr>
          <w:delText xml:space="preserve"> </w:delText>
        </w:r>
      </w:del>
      <w:ins w:id="812" w:author="Common, Jack" w:date="2019-10-24T10:17:00Z">
        <w:r w:rsidR="00AE573A">
          <w:rPr>
            <w:rFonts w:cs="Arial"/>
            <w:color w:val="000000" w:themeColor="text1"/>
          </w:rPr>
          <w:t>hosts</w:t>
        </w:r>
        <w:r w:rsidR="00AE573A" w:rsidRPr="00831DB0">
          <w:rPr>
            <w:rFonts w:cs="Arial"/>
            <w:color w:val="000000" w:themeColor="text1"/>
          </w:rPr>
          <w:t xml:space="preserve"> </w:t>
        </w:r>
      </w:ins>
      <w:del w:id="813" w:author="Common, Jack" w:date="2019-10-24T10:15:00Z">
        <w:r w:rsidR="00A61478" w:rsidRPr="00831DB0" w:rsidDel="00FD4D37">
          <w:rPr>
            <w:rFonts w:cs="Arial"/>
            <w:color w:val="000000" w:themeColor="text1"/>
          </w:rPr>
          <w:delText>receive</w:delText>
        </w:r>
        <w:r w:rsidR="00E807CE" w:rsidDel="00FD4D37">
          <w:rPr>
            <w:rFonts w:cs="Arial"/>
            <w:color w:val="000000" w:themeColor="text1"/>
          </w:rPr>
          <w:delText>s</w:delText>
        </w:r>
        <w:r w:rsidR="00A61478" w:rsidRPr="00831DB0" w:rsidDel="00FD4D37">
          <w:rPr>
            <w:rFonts w:cs="Arial"/>
            <w:color w:val="000000" w:themeColor="text1"/>
          </w:rPr>
          <w:delText xml:space="preserve"> a </w:delText>
        </w:r>
        <w:r w:rsidR="00A94167" w:rsidDel="00FD4D37">
          <w:rPr>
            <w:rFonts w:cs="Arial"/>
            <w:color w:val="000000" w:themeColor="text1"/>
          </w:rPr>
          <w:delText>fitness</w:delText>
        </w:r>
        <w:r w:rsidR="00CC29C8" w:rsidRPr="00831DB0" w:rsidDel="00FD4D37">
          <w:rPr>
            <w:rFonts w:cs="Arial"/>
            <w:color w:val="000000" w:themeColor="text1"/>
          </w:rPr>
          <w:delText xml:space="preserve"> benefit from the protective effect of CRISPR</w:delText>
        </w:r>
        <w:r w:rsidR="00D83FF0" w:rsidDel="00FD4D37">
          <w:rPr>
            <w:rFonts w:cs="Arial"/>
            <w:color w:val="000000" w:themeColor="text1"/>
          </w:rPr>
          <w:delText>-resistant bacteria and their CRISPR allele</w:delText>
        </w:r>
        <w:r w:rsidR="00CC29C8" w:rsidRPr="00831DB0" w:rsidDel="00FD4D37">
          <w:rPr>
            <w:rFonts w:cs="Arial"/>
            <w:color w:val="000000" w:themeColor="text1"/>
          </w:rPr>
          <w:delText xml:space="preserve"> </w:delText>
        </w:r>
        <w:commentRangeStart w:id="814"/>
        <w:r w:rsidR="00CC29C8" w:rsidRPr="00831DB0" w:rsidDel="00FD4D37">
          <w:rPr>
            <w:rFonts w:cs="Arial"/>
            <w:color w:val="000000" w:themeColor="text1"/>
          </w:rPr>
          <w:delText>diversity</w:delText>
        </w:r>
        <w:commentRangeEnd w:id="814"/>
        <w:r w:rsidR="006B104E" w:rsidDel="00FD4D37">
          <w:rPr>
            <w:rStyle w:val="CommentReference"/>
          </w:rPr>
          <w:commentReference w:id="814"/>
        </w:r>
      </w:del>
      <w:ins w:id="815" w:author="Common, Jack" w:date="2019-10-24T10:17:00Z">
        <w:r w:rsidR="00AE573A">
          <w:rPr>
            <w:rFonts w:cs="Arial"/>
            <w:color w:val="000000" w:themeColor="text1"/>
          </w:rPr>
          <w:t>are</w:t>
        </w:r>
      </w:ins>
      <w:ins w:id="816" w:author="Common, Jack" w:date="2019-10-24T10:15:00Z">
        <w:r w:rsidR="00FD4D37">
          <w:rPr>
            <w:rFonts w:cs="Arial"/>
            <w:color w:val="000000" w:themeColor="text1"/>
          </w:rPr>
          <w:t xml:space="preserve"> protected by population-level CRISPR allele diversity, and </w:t>
        </w:r>
      </w:ins>
      <w:ins w:id="817" w:author="Common, Jack" w:date="2019-10-24T10:53:00Z">
        <w:r w:rsidR="00D902FA">
          <w:rPr>
            <w:rFonts w:cs="Arial"/>
            <w:color w:val="000000" w:themeColor="text1"/>
          </w:rPr>
          <w:t>importantly</w:t>
        </w:r>
      </w:ins>
      <w:ins w:id="818" w:author="Common, Jack" w:date="2019-10-24T10:15:00Z">
        <w:r w:rsidR="00FD4D37">
          <w:rPr>
            <w:rFonts w:cs="Arial"/>
            <w:color w:val="000000" w:themeColor="text1"/>
          </w:rPr>
          <w:t xml:space="preserve">, that </w:t>
        </w:r>
      </w:ins>
      <w:ins w:id="819" w:author="Common, Jack" w:date="2019-10-24T10:16:00Z">
        <w:r w:rsidR="00A66ECD">
          <w:rPr>
            <w:rFonts w:cs="Arial"/>
            <w:color w:val="000000" w:themeColor="text1"/>
          </w:rPr>
          <w:t xml:space="preserve">this protection is mediated </w:t>
        </w:r>
        <w:r w:rsidR="00AE573A">
          <w:rPr>
            <w:rFonts w:cs="Arial"/>
            <w:color w:val="000000" w:themeColor="text1"/>
          </w:rPr>
          <w:t>by a redu</w:t>
        </w:r>
      </w:ins>
      <w:ins w:id="820" w:author="Common, Jack" w:date="2019-10-24T10:17:00Z">
        <w:r w:rsidR="00AE573A">
          <w:rPr>
            <w:rFonts w:cs="Arial"/>
            <w:color w:val="000000" w:themeColor="text1"/>
          </w:rPr>
          <w:t>ced ability of phage to replicate on increasingly dilute susceptible hosts</w:t>
        </w:r>
      </w:ins>
      <w:ins w:id="821" w:author="Common, Jack" w:date="2019-10-24T15:32:00Z">
        <w:r w:rsidR="00AB5604">
          <w:rPr>
            <w:rFonts w:cs="Arial"/>
            <w:color w:val="000000" w:themeColor="text1"/>
          </w:rPr>
          <w:t xml:space="preserve"> (</w:t>
        </w:r>
        <w:r w:rsidR="00AB5604">
          <w:rPr>
            <w:rFonts w:cs="Arial"/>
            <w:b/>
            <w:bCs/>
            <w:color w:val="000000" w:themeColor="text1"/>
          </w:rPr>
          <w:t>Figure S</w:t>
        </w:r>
      </w:ins>
      <w:ins w:id="822" w:author="Common, Jack" w:date="2019-10-24T19:11:00Z">
        <w:r w:rsidR="00ED3779">
          <w:rPr>
            <w:rFonts w:cs="Arial"/>
            <w:b/>
            <w:bCs/>
            <w:color w:val="000000" w:themeColor="text1"/>
          </w:rPr>
          <w:t>4</w:t>
        </w:r>
      </w:ins>
      <w:ins w:id="823" w:author="Common, Jack" w:date="2019-10-24T15:32:00Z">
        <w:r w:rsidR="00AB5604">
          <w:rPr>
            <w:rFonts w:cs="Arial"/>
            <w:color w:val="000000" w:themeColor="text1"/>
          </w:rPr>
          <w:t>)</w:t>
        </w:r>
      </w:ins>
      <w:ins w:id="824" w:author="Common, Jack" w:date="2019-10-24T10:17:00Z">
        <w:r w:rsidR="00AE573A">
          <w:rPr>
            <w:rFonts w:cs="Arial"/>
            <w:color w:val="000000" w:themeColor="text1"/>
          </w:rPr>
          <w:t xml:space="preserve">. </w:t>
        </w:r>
      </w:ins>
      <w:del w:id="825" w:author="Common, Jack" w:date="2019-10-24T10:14:00Z">
        <w:r w:rsidR="00071337" w:rsidDel="006F226C">
          <w:rPr>
            <w:rFonts w:cs="Arial"/>
            <w:color w:val="000000" w:themeColor="text1"/>
          </w:rPr>
          <w:delText xml:space="preserve"> </w:delText>
        </w:r>
        <w:r w:rsidR="00071337" w:rsidDel="006F226C">
          <w:rPr>
            <w:rFonts w:cs="Arial"/>
            <w:color w:val="000000" w:themeColor="text1"/>
          </w:rPr>
          <w:fldChar w:fldCharType="begin"/>
        </w:r>
        <w:r w:rsidR="00A537FA" w:rsidDel="006F226C">
          <w:rPr>
            <w:rFonts w:cs="Arial"/>
            <w:color w:val="000000" w:themeColor="text1"/>
          </w:rPr>
          <w:delInstrText xml:space="preserve"> ADDIN EN.CITE &lt;EndNote&gt;&lt;Cite&gt;&lt;Author&gt;van Houte&lt;/Author&gt;&lt;Year&gt;2016&lt;/Year&gt;&lt;RecNum&gt;350&lt;/RecNum&gt;&lt;DisplayText&gt;(van Houte&lt;style face="italic"&gt; et al.&lt;/style&gt;, 2016b)&lt;/DisplayText&gt;&lt;record&gt;&lt;rec-number&gt;350&lt;/rec-number&gt;&lt;foreign-keys&gt;&lt;key app="EN" db-id="xrr2swwexa2rd8ed2d6xfwf20r9v5devt2e2" timestamp="1556229298" guid="8a722732-c548-403d-a12d-f6b5b4f7e13f"&gt;350&lt;/key&gt;&lt;/foreign-keys&gt;&lt;ref-type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delInstrText>
        </w:r>
        <w:r w:rsidR="00071337" w:rsidDel="006F226C">
          <w:rPr>
            <w:rFonts w:cs="Arial"/>
            <w:color w:val="000000" w:themeColor="text1"/>
          </w:rPr>
          <w:fldChar w:fldCharType="separate"/>
        </w:r>
        <w:r w:rsidR="00A537FA" w:rsidDel="006F226C">
          <w:rPr>
            <w:rFonts w:cs="Arial"/>
            <w:noProof/>
            <w:color w:val="000000" w:themeColor="text1"/>
          </w:rPr>
          <w:delText>(van Houte</w:delText>
        </w:r>
        <w:r w:rsidR="00A537FA" w:rsidRPr="00A537FA" w:rsidDel="006F226C">
          <w:rPr>
            <w:rFonts w:cs="Arial"/>
            <w:i/>
            <w:noProof/>
            <w:color w:val="000000" w:themeColor="text1"/>
          </w:rPr>
          <w:delText xml:space="preserve"> et al.</w:delText>
        </w:r>
        <w:r w:rsidR="00A537FA" w:rsidDel="006F226C">
          <w:rPr>
            <w:rFonts w:cs="Arial"/>
            <w:noProof/>
            <w:color w:val="000000" w:themeColor="text1"/>
          </w:rPr>
          <w:delText>, 2016b)</w:delText>
        </w:r>
        <w:r w:rsidR="00071337" w:rsidDel="006F226C">
          <w:rPr>
            <w:rFonts w:cs="Arial"/>
            <w:color w:val="000000" w:themeColor="text1"/>
          </w:rPr>
          <w:fldChar w:fldCharType="end"/>
        </w:r>
        <w:r w:rsidR="00D62855" w:rsidDel="006F226C">
          <w:rPr>
            <w:rFonts w:cs="Arial"/>
            <w:color w:val="000000" w:themeColor="text1"/>
          </w:rPr>
          <w:delText xml:space="preserve">. </w:delText>
        </w:r>
        <w:r w:rsidR="004841B8" w:rsidDel="006F226C">
          <w:rPr>
            <w:rFonts w:cs="Arial"/>
            <w:color w:val="000000" w:themeColor="text1"/>
          </w:rPr>
          <w:delText xml:space="preserve"> </w:delText>
        </w:r>
      </w:del>
      <w:r w:rsidR="000E3741" w:rsidRPr="00831DB0">
        <w:rPr>
          <w:rFonts w:cs="Arial"/>
          <w:color w:val="000000" w:themeColor="text1"/>
        </w:rPr>
        <w:br w:type="page"/>
      </w:r>
    </w:p>
    <w:p w14:paraId="4FA936CE" w14:textId="160E90DA" w:rsidR="00132219" w:rsidRDefault="204FF74E">
      <w:pPr>
        <w:pStyle w:val="Heading1"/>
        <w:jc w:val="both"/>
        <w:rPr>
          <w:ins w:id="826" w:author="Common, Jack" w:date="2019-10-24T09:42:00Z"/>
          <w:rFonts w:cs="Arial"/>
          <w:bCs/>
          <w:color w:val="auto"/>
          <w:szCs w:val="24"/>
          <w:lang w:val="en-US"/>
        </w:rPr>
      </w:pPr>
      <w:r w:rsidRPr="009C0FC6">
        <w:rPr>
          <w:rFonts w:cs="Arial"/>
          <w:bCs/>
          <w:color w:val="auto"/>
          <w:szCs w:val="24"/>
          <w:lang w:val="en-US"/>
        </w:rPr>
        <w:t>Discussion</w:t>
      </w:r>
    </w:p>
    <w:p w14:paraId="47D7BBB5" w14:textId="5F7148DC" w:rsidR="001E5B66" w:rsidRDefault="001E5B66" w:rsidP="001E5B66">
      <w:pPr>
        <w:rPr>
          <w:ins w:id="827" w:author="Common, Jack" w:date="2019-10-24T09:42:00Z"/>
          <w:lang w:val="en-US"/>
        </w:rPr>
      </w:pPr>
    </w:p>
    <w:p w14:paraId="294CFB5E" w14:textId="5FC99C95" w:rsidR="00847DBD" w:rsidRPr="005A1023" w:rsidDel="00847DBD" w:rsidRDefault="00847DBD">
      <w:pPr>
        <w:pStyle w:val="ListParagraph"/>
        <w:numPr>
          <w:ilvl w:val="0"/>
          <w:numId w:val="17"/>
        </w:numPr>
        <w:rPr>
          <w:del w:id="828" w:author="Common, Jack" w:date="2019-10-23T14:09:00Z"/>
          <w:moveTo w:id="829" w:author="Common, Jack" w:date="2019-10-23T14:08:00Z"/>
          <w:color w:val="FF0000"/>
          <w:lang w:val="en-US"/>
          <w:rPrChange w:id="830" w:author="Common, Jack" w:date="2019-10-24T11:03:00Z">
            <w:rPr>
              <w:del w:id="831" w:author="Common, Jack" w:date="2019-10-23T14:09:00Z"/>
              <w:moveTo w:id="832" w:author="Common, Jack" w:date="2019-10-23T14:08:00Z"/>
            </w:rPr>
          </w:rPrChange>
        </w:rPr>
        <w:pPrChange w:id="833" w:author="Common, Jack" w:date="2019-10-24T11:03:00Z">
          <w:pPr>
            <w:jc w:val="both"/>
          </w:pPr>
        </w:pPrChange>
      </w:pPr>
      <w:moveToRangeStart w:id="834" w:author="Common, Jack" w:date="2019-10-23T14:08:00Z" w:name="move22732148"/>
      <w:commentRangeStart w:id="835"/>
      <w:moveTo w:id="836" w:author="Common, Jack" w:date="2019-10-23T14:08:00Z">
        <w:del w:id="837" w:author="Common, Jack" w:date="2019-10-24T11:03:00Z">
          <w:r w:rsidRPr="005A1023" w:rsidDel="005A1023">
            <w:rPr>
              <w:rFonts w:cs="Arial"/>
              <w:color w:val="000000" w:themeColor="text1"/>
              <w:rPrChange w:id="838" w:author="Common, Jack" w:date="2019-10-24T11:03:00Z">
                <w:rPr/>
              </w:rPrChange>
            </w:rPr>
            <w:delText xml:space="preserve">Although we did not detect a statistically notable relationship between CRISPR allele diversity and CRISPR selection rate as expected, this may be because escape phage dynamics were dependent on the susceptible subpopulation. Additionally, host range expansion mutants were both rare and their dynamics would remain linked to the originally susceptible host. Hence, any benefit of diversity seen by the resistant subpopulation might be obscured by more detectable benefits seen by the susceptible subpopulation. </w:delText>
          </w:r>
        </w:del>
      </w:moveTo>
      <w:commentRangeEnd w:id="835"/>
      <w:del w:id="839" w:author="Common, Jack" w:date="2019-10-24T11:03:00Z">
        <w:r w:rsidDel="005A1023">
          <w:rPr>
            <w:rStyle w:val="CommentReference"/>
          </w:rPr>
          <w:commentReference w:id="835"/>
        </w:r>
      </w:del>
    </w:p>
    <w:moveToRangeEnd w:id="834"/>
    <w:p w14:paraId="1CFF74D8" w14:textId="77777777" w:rsidR="00847DBD" w:rsidRPr="00847DBD" w:rsidDel="002E03B5" w:rsidRDefault="00847DBD">
      <w:pPr>
        <w:pStyle w:val="ListParagraph"/>
        <w:rPr>
          <w:del w:id="840" w:author="Common, Jack" w:date="2019-10-24T13:44:00Z"/>
          <w:lang w:val="en-US"/>
          <w:rPrChange w:id="841" w:author="Common, Jack" w:date="2019-10-23T14:08:00Z">
            <w:rPr>
              <w:del w:id="842" w:author="Common, Jack" w:date="2019-10-24T13:44:00Z"/>
              <w:rFonts w:cs="Arial"/>
              <w:bCs/>
              <w:color w:val="auto"/>
              <w:szCs w:val="24"/>
            </w:rPr>
          </w:rPrChange>
        </w:rPr>
        <w:pPrChange w:id="843" w:author="Common, Jack" w:date="2019-10-24T11:03:00Z">
          <w:pPr>
            <w:pStyle w:val="Heading1"/>
            <w:spacing w:line="480" w:lineRule="auto"/>
            <w:jc w:val="both"/>
          </w:pPr>
        </w:pPrChange>
      </w:pPr>
    </w:p>
    <w:p w14:paraId="3D30BFCB" w14:textId="77777777" w:rsidR="006405D8" w:rsidDel="002E03B5" w:rsidRDefault="006405D8">
      <w:pPr>
        <w:jc w:val="both"/>
        <w:rPr>
          <w:del w:id="844" w:author="Common, Jack" w:date="2019-10-24T13:44:00Z"/>
        </w:rPr>
        <w:pPrChange w:id="845" w:author="Common, Jack" w:date="2019-10-23T14:09:00Z">
          <w:pPr>
            <w:spacing w:line="480" w:lineRule="auto"/>
            <w:jc w:val="both"/>
          </w:pPr>
        </w:pPrChange>
      </w:pPr>
    </w:p>
    <w:p w14:paraId="3B195B9D" w14:textId="4696A825" w:rsidR="005120B9" w:rsidRDefault="00BF6463">
      <w:pPr>
        <w:jc w:val="both"/>
        <w:rPr>
          <w:rFonts w:cs="Arial"/>
          <w:color w:val="000000" w:themeColor="text1"/>
        </w:rPr>
        <w:pPrChange w:id="846" w:author="Common, Jack" w:date="2019-10-23T14:09:00Z">
          <w:pPr>
            <w:spacing w:line="480" w:lineRule="auto"/>
            <w:jc w:val="both"/>
          </w:pPr>
        </w:pPrChange>
      </w:pPr>
      <w:r w:rsidRPr="00831DB0">
        <w:rPr>
          <w:rFonts w:cs="Arial"/>
          <w:color w:val="000000" w:themeColor="text1"/>
        </w:rPr>
        <w:t>Previous</w:t>
      </w:r>
      <w:r w:rsidR="00621DF4" w:rsidRPr="00831DB0">
        <w:rPr>
          <w:rFonts w:cs="Arial"/>
          <w:color w:val="000000" w:themeColor="text1"/>
        </w:rPr>
        <w:t xml:space="preserve"> </w:t>
      </w:r>
      <w:r w:rsidR="00D83FF0">
        <w:rPr>
          <w:rFonts w:cs="Arial"/>
          <w:color w:val="000000" w:themeColor="text1"/>
        </w:rPr>
        <w:t>studies have shown that</w:t>
      </w:r>
      <w:r w:rsidR="00BC7375" w:rsidRPr="00831DB0">
        <w:rPr>
          <w:rFonts w:cs="Arial"/>
          <w:color w:val="000000" w:themeColor="text1"/>
        </w:rPr>
        <w:t xml:space="preserve"> </w:t>
      </w:r>
      <w:r w:rsidR="0062439B">
        <w:rPr>
          <w:rFonts w:cs="Arial"/>
          <w:color w:val="000000" w:themeColor="text1"/>
        </w:rPr>
        <w:t>CRISPR allele</w:t>
      </w:r>
      <w:r w:rsidR="0062439B" w:rsidRPr="00831DB0">
        <w:rPr>
          <w:rFonts w:cs="Arial"/>
          <w:color w:val="000000" w:themeColor="text1"/>
        </w:rPr>
        <w:t xml:space="preserve"> </w:t>
      </w:r>
      <w:r w:rsidR="00BC7375" w:rsidRPr="00831DB0">
        <w:rPr>
          <w:rFonts w:cs="Arial"/>
          <w:color w:val="000000" w:themeColor="text1"/>
        </w:rPr>
        <w:t>diversity</w:t>
      </w:r>
      <w:r w:rsidR="00621DF4" w:rsidRPr="00831DB0">
        <w:rPr>
          <w:rFonts w:cs="Arial"/>
          <w:color w:val="000000" w:themeColor="text1"/>
        </w:rPr>
        <w:t xml:space="preserve"> </w:t>
      </w:r>
      <w:r w:rsidR="00D83FF0">
        <w:rPr>
          <w:rFonts w:cs="Arial"/>
          <w:color w:val="000000" w:themeColor="text1"/>
        </w:rPr>
        <w:t xml:space="preserve">can </w:t>
      </w:r>
      <w:r w:rsidR="0062439B">
        <w:rPr>
          <w:rFonts w:cs="Arial"/>
          <w:color w:val="000000" w:themeColor="text1"/>
        </w:rPr>
        <w:t>limit the evolution of</w:t>
      </w:r>
      <w:r w:rsidR="00621DF4" w:rsidRPr="00831DB0">
        <w:rPr>
          <w:rFonts w:cs="Arial"/>
          <w:color w:val="000000" w:themeColor="text1"/>
        </w:rPr>
        <w:t xml:space="preserve"> </w:t>
      </w:r>
      <w:r w:rsidR="0062439B">
        <w:rPr>
          <w:rFonts w:cs="Arial"/>
          <w:color w:val="000000" w:themeColor="text1"/>
        </w:rPr>
        <w:t>phage to overcome host resistance</w:t>
      </w:r>
      <w:r w:rsidR="00DB62EC">
        <w:rPr>
          <w:rFonts w:cs="Arial"/>
          <w:color w:val="000000" w:themeColor="text1"/>
        </w:rPr>
        <w:t xml:space="preserve"> </w:t>
      </w:r>
      <w:r w:rsidR="00DB62EC">
        <w:rPr>
          <w:rFonts w:cs="Arial"/>
          <w:color w:val="000000" w:themeColor="text1"/>
        </w:rPr>
        <w:fldChar w:fldCharType="begin">
          <w:fldData xml:space="preserve">PEVuZE5vdGU+PENpdGU+PEF1dGhvcj5DaGFiYXM8L0F1dGhvcj48WWVhcj4yMDE4PC9ZZWFyPjxS
ZWNOdW0+MzQ4PC9SZWNOdW0+PERpc3BsYXlUZXh0PigxNywgMzEpPC9EaXNwbGF5VGV4dD48cmVj
b3JkPjxyZWMtbnVtYmVyPjM0ODwvcmVjLW51bWJlcj48Zm9yZWlnbi1rZXlzPjxrZXkgYXBwPSJF
TiIgZGItaWQ9InhycjJzd3dleGEycmQ4ZWQyZDZ4ZndmMjByOXY1ZGV2dDJlMiIgdGltZXN0YW1w
PSIxNTU2MjI5Mjk4IiBndWlkPSI1OTk3MWJjZS0wNjkyLTRlODUtYmE5NC05OGU1YzhmODVhNTQi
PjM0ODwva2V5PjwvZm9yZWlnbi1rZXlzPjxyZWYtdHlwZSBuYW1lPSJKb3VybmFsIEFydGljbGUi
PjE3PC9yZWYtdHlwZT48Y29udHJpYnV0b3JzPjxhdXRob3JzPjxhdXRob3I+Q2hhYmFzLCBIw6ls
w6huZTwvYXV0aG9yPjxhdXRob3I+TGlvbiwgU8OpYmFzdGllbjwvYXV0aG9yPjxhdXRob3I+Tmlj
b3QsIEFudG9pbmU8L2F1dGhvcj48YXV0aG9yPk1lYWRlbiwgU2VhbjwvYXV0aG9yPjxhdXRob3I+
dmFuIEhvdXRlLCBTdGluZWtlPC9hdXRob3I+PGF1dGhvcj5Nb2luZWF1LCBTeWx2YWluPC9hdXRo
b3I+PGF1dGhvcj5XYWhsLCBMaW5kaSBNPC9hdXRob3I+PGF1dGhvcj5XZXN0cmEsIEVkemUgUjwv
YXV0aG9yPjxhdXRob3I+R2FuZG9uLCBTeWx2YWluPC9hdXRob3I+PC9hdXRob3JzPjwvY29udHJp
YnV0b3JzPjx0aXRsZXM+PHRpdGxlPkV2b2x1dGlvbmFyeSBlbWVyZ2VuY2Ugb2YgaW5mZWN0aW91
cyBkaXNlYXNlcyBpbiBoZXRlcm9nZW5lb3VzIGhvc3QgcG9wdWxhdGlvbnM8L3RpdGxlPjxzZWNv
bmRhcnktdGl0bGU+UExPUyBCaW9sb2d5PC9zZWNvbmRhcnktdGl0bGU+PC90aXRsZXM+PHBlcmlv
ZGljYWw+PGZ1bGwtdGl0bGU+UExPUyBCaW9sb2d5PC9mdWxsLXRpdGxlPjwvcGVyaW9kaWNhbD48
cGFnZXM+ZTIwMDY3Mzg8L3BhZ2VzPjx2b2x1bWU+MTY8L3ZvbHVtZT48bnVtYmVyPjk8L251bWJl
cj48ZGF0ZXM+PHllYXI+MjAxODwveWVhcj48L2RhdGVzPjxwdWJsaXNoZXI+UHVibGljIExpYnJh
cnkgb2YgU2NpZW5jZTwvcHVibGlzaGVyPjx1cmxzPjxyZWxhdGVkLXVybHM+PHVybD5odHRwczov
L2RvaS5vcmcvMTAuMTM3MS9qb3VybmFsLnBiaW8uMjAwNjczODwvdXJsPjwvcmVsYXRlZC11cmxz
PjwvdXJscz48ZWxlY3Ryb25pYy1yZXNvdXJjZS1udW0+MTAuMTM3MS9qb3VybmFsLnBiaW8uMjAw
NjczODwvZWxlY3Ryb25pYy1yZXNvdXJjZS1udW0+PC9yZWNvcmQ+PC9DaXRlPjxDaXRlPjxBdXRo
b3I+dmFuIEhvdXRlPC9BdXRob3I+PFllYXI+MjAxNjwvWWVhcj48UmVjTnVtPjM1MDwvUmVjTnVt
PjxyZWNvcmQ+PHJlYy1udW1iZXI+MzUwPC9yZWMtbnVtYmVyPjxmb3JlaWduLWtleXM+PGtleSBh
cHA9IkVOIiBkYi1pZD0ieHJyMnN3d2V4YTJyZDhlZDJkNnhmd2YyMHI5djVkZXZ0MmUyIiB0aW1l
c3RhbXA9IjE1NTYyMjkyOTgiIGd1aWQ9IjhhNzIyNzMyLWM1NDgtNDAzZC1hMTJkLWY2YjViNGY3
ZTEzZiI+MzUwPC9rZXk+PC9mb3JlaWduLWtleXM+PHJlZi10eXBlIG5hbWU9IkpvdXJuYWwgQXJ0
aWNsZSI+MTc8L3JlZi10eXBlPjxjb250cmlidXRvcnM+PGF1dGhvcnM+PGF1dGhvcj52YW4gSG91
dGUsIFN0aW5la2U8L2F1dGhvcj48YXV0aG9yPkVrcm90aCwgQWxpY2UgSyBFPC9hdXRob3I+PGF1
dGhvcj5Ccm9uaWV3c2tpLCBKZW5ueSBNPC9hdXRob3I+PGF1dGhvcj5DaGFiYXMsIEjDqWzDqG5l
PC9hdXRob3I+PGF1dGhvcj5Bc2hieSwgQmVuPC9hdXRob3I+PGF1dGhvcj5Cb25keS1EZW5vbXks
IEpvc2VwaDwvYXV0aG9yPjxhdXRob3I+R2FuZG9uLCBTeWx2YWluPC9hdXRob3I+PGF1dGhvcj5C
b290cywgTWlrZTwvYXV0aG9yPjxhdXRob3I+UGF0ZXJzb24sIFN0ZXZlPC9hdXRob3I+PGF1dGhv
cj5CdWNrbGluZywgQW5ndXM8L2F1dGhvcj48YXV0aG9yPldlc3RyYSwgRWR6ZSBSPC9hdXRob3I+
PC9hdXRob3JzPjwvY29udHJpYnV0b3JzPjx0aXRsZXM+PHRpdGxlPlRoZSBkaXZlcnNpdHktZ2Vu
ZXJhdGluZyBiZW5lZml0cyBvZiBhIHByb2thcnlvdGljIGFkYXB0aXZlIGltbXVuZSBzeXN0ZW08
L3RpdGxlPjxzZWNvbmRhcnktdGl0bGU+TmF0dXJlPC9zZWNvbmRhcnktdGl0bGU+PC90aXRsZXM+
PHBlcmlvZGljYWw+PGZ1bGwtdGl0bGU+TmF0dXJlPC9mdWxsLXRpdGxlPjwvcGVyaW9kaWNhbD48
cGFnZXM+Mzg1LTM4ODwvcGFnZXM+PHZvbHVtZT41MzI8L3ZvbHVtZT48bnVtYmVyPjc1OTk8L251
bWJlcj48ZGF0ZXM+PHllYXI+MjAxNjwveWVhcj48cHViLWRhdGVzPjxkYXRlPjA0LzIxL3ByaW50
PC9kYXRlPjwvcHViLWRhdGVzPjwvZGF0ZXM+PHB1Ymxpc2hlcj5OYXR1cmUgUHVibGlzaGluZyBH
cm91cCwgYSBkaXZpc2lvbiBvZiBNYWNtaWxsYW4gUHVibGlzaGVycyBMaW1pdGVkLiBBbGwgUmln
aHRzIFJlc2VydmVkLjwvcHVibGlzaGVyPjxpc2JuPjAwMjgtMDgzNjwvaXNibj48d29yay10eXBl
PkxldHRlcjwvd29yay10eXBlPjx1cmxzPjxyZWxhdGVkLXVybHM+PHVybD5odHRwOi8vZHguZG9p
Lm9yZy8xMC4xMDM4L25hdHVyZTE3NDM2PC91cmw+PC9yZWxhdGVkLXVybHM+PC91cmxzPjxlbGVj
dHJvbmljLXJlc291cmNlLW51bT4xMC4xMDM4L25hdHVyZTE3NDM2PC9lbGVjdHJvbmljLXJlc291
cmNlLW51bT48L3JlY29yZD48L0NpdGU+PC9FbmROb3RlPn==
</w:fldData>
        </w:fldChar>
      </w:r>
      <w:r w:rsidR="00820E6F">
        <w:rPr>
          <w:rFonts w:cs="Arial"/>
          <w:color w:val="000000" w:themeColor="text1"/>
        </w:rPr>
        <w:instrText xml:space="preserve"> ADDIN EN.CITE </w:instrText>
      </w:r>
      <w:r w:rsidR="00820E6F">
        <w:rPr>
          <w:rFonts w:cs="Arial"/>
          <w:color w:val="000000" w:themeColor="text1"/>
        </w:rPr>
        <w:fldChar w:fldCharType="begin">
          <w:fldData xml:space="preserve">PEVuZE5vdGU+PENpdGU+PEF1dGhvcj5DaGFiYXM8L0F1dGhvcj48WWVhcj4yMDE4PC9ZZWFyPjxS
ZWNOdW0+MzQ4PC9SZWNOdW0+PERpc3BsYXlUZXh0PigxNywgMzEpPC9EaXNwbGF5VGV4dD48cmVj
b3JkPjxyZWMtbnVtYmVyPjM0ODwvcmVjLW51bWJlcj48Zm9yZWlnbi1rZXlzPjxrZXkgYXBwPSJF
TiIgZGItaWQ9InhycjJzd3dleGEycmQ4ZWQyZDZ4ZndmMjByOXY1ZGV2dDJlMiIgdGltZXN0YW1w
PSIxNTU2MjI5Mjk4IiBndWlkPSI1OTk3MWJjZS0wNjkyLTRlODUtYmE5NC05OGU1YzhmODVhNTQi
PjM0ODwva2V5PjwvZm9yZWlnbi1rZXlzPjxyZWYtdHlwZSBuYW1lPSJKb3VybmFsIEFydGljbGUi
PjE3PC9yZWYtdHlwZT48Y29udHJpYnV0b3JzPjxhdXRob3JzPjxhdXRob3I+Q2hhYmFzLCBIw6ls
w6huZTwvYXV0aG9yPjxhdXRob3I+TGlvbiwgU8OpYmFzdGllbjwvYXV0aG9yPjxhdXRob3I+Tmlj
b3QsIEFudG9pbmU8L2F1dGhvcj48YXV0aG9yPk1lYWRlbiwgU2VhbjwvYXV0aG9yPjxhdXRob3I+
dmFuIEhvdXRlLCBTdGluZWtlPC9hdXRob3I+PGF1dGhvcj5Nb2luZWF1LCBTeWx2YWluPC9hdXRo
b3I+PGF1dGhvcj5XYWhsLCBMaW5kaSBNPC9hdXRob3I+PGF1dGhvcj5XZXN0cmEsIEVkemUgUjwv
YXV0aG9yPjxhdXRob3I+R2FuZG9uLCBTeWx2YWluPC9hdXRob3I+PC9hdXRob3JzPjwvY29udHJp
YnV0b3JzPjx0aXRsZXM+PHRpdGxlPkV2b2x1dGlvbmFyeSBlbWVyZ2VuY2Ugb2YgaW5mZWN0aW91
cyBkaXNlYXNlcyBpbiBoZXRlcm9nZW5lb3VzIGhvc3QgcG9wdWxhdGlvbnM8L3RpdGxlPjxzZWNv
bmRhcnktdGl0bGU+UExPUyBCaW9sb2d5PC9zZWNvbmRhcnktdGl0bGU+PC90aXRsZXM+PHBlcmlv
ZGljYWw+PGZ1bGwtdGl0bGU+UExPUyBCaW9sb2d5PC9mdWxsLXRpdGxlPjwvcGVyaW9kaWNhbD48
cGFnZXM+ZTIwMDY3Mzg8L3BhZ2VzPjx2b2x1bWU+MTY8L3ZvbHVtZT48bnVtYmVyPjk8L251bWJl
cj48ZGF0ZXM+PHllYXI+MjAxODwveWVhcj48L2RhdGVzPjxwdWJsaXNoZXI+UHVibGljIExpYnJh
cnkgb2YgU2NpZW5jZTwvcHVibGlzaGVyPjx1cmxzPjxyZWxhdGVkLXVybHM+PHVybD5odHRwczov
L2RvaS5vcmcvMTAuMTM3MS9qb3VybmFsLnBiaW8uMjAwNjczODwvdXJsPjwvcmVsYXRlZC11cmxz
PjwvdXJscz48ZWxlY3Ryb25pYy1yZXNvdXJjZS1udW0+MTAuMTM3MS9qb3VybmFsLnBiaW8uMjAw
NjczODwvZWxlY3Ryb25pYy1yZXNvdXJjZS1udW0+PC9yZWNvcmQ+PC9DaXRlPjxDaXRlPjxBdXRo
b3I+dmFuIEhvdXRlPC9BdXRob3I+PFllYXI+MjAxNjwvWWVhcj48UmVjTnVtPjM1MDwvUmVjTnVt
PjxyZWNvcmQ+PHJlYy1udW1iZXI+MzUwPC9yZWMtbnVtYmVyPjxmb3JlaWduLWtleXM+PGtleSBh
cHA9IkVOIiBkYi1pZD0ieHJyMnN3d2V4YTJyZDhlZDJkNnhmd2YyMHI5djVkZXZ0MmUyIiB0aW1l
c3RhbXA9IjE1NTYyMjkyOTgiIGd1aWQ9IjhhNzIyNzMyLWM1NDgtNDAzZC1hMTJkLWY2YjViNGY3
ZTEzZiI+MzUwPC9rZXk+PC9mb3JlaWduLWtleXM+PHJlZi10eXBlIG5hbWU9IkpvdXJuYWwgQXJ0
aWNsZSI+MTc8L3JlZi10eXBlPjxjb250cmlidXRvcnM+PGF1dGhvcnM+PGF1dGhvcj52YW4gSG91
dGUsIFN0aW5la2U8L2F1dGhvcj48YXV0aG9yPkVrcm90aCwgQWxpY2UgSyBFPC9hdXRob3I+PGF1
dGhvcj5Ccm9uaWV3c2tpLCBKZW5ueSBNPC9hdXRob3I+PGF1dGhvcj5DaGFiYXMsIEjDqWzDqG5l
PC9hdXRob3I+PGF1dGhvcj5Bc2hieSwgQmVuPC9hdXRob3I+PGF1dGhvcj5Cb25keS1EZW5vbXks
IEpvc2VwaDwvYXV0aG9yPjxhdXRob3I+R2FuZG9uLCBTeWx2YWluPC9hdXRob3I+PGF1dGhvcj5C
b290cywgTWlrZTwvYXV0aG9yPjxhdXRob3I+UGF0ZXJzb24sIFN0ZXZlPC9hdXRob3I+PGF1dGhv
cj5CdWNrbGluZywgQW5ndXM8L2F1dGhvcj48YXV0aG9yPldlc3RyYSwgRWR6ZSBSPC9hdXRob3I+
PC9hdXRob3JzPjwvY29udHJpYnV0b3JzPjx0aXRsZXM+PHRpdGxlPlRoZSBkaXZlcnNpdHktZ2Vu
ZXJhdGluZyBiZW5lZml0cyBvZiBhIHByb2thcnlvdGljIGFkYXB0aXZlIGltbXVuZSBzeXN0ZW08
L3RpdGxlPjxzZWNvbmRhcnktdGl0bGU+TmF0dXJlPC9zZWNvbmRhcnktdGl0bGU+PC90aXRsZXM+
PHBlcmlvZGljYWw+PGZ1bGwtdGl0bGU+TmF0dXJlPC9mdWxsLXRpdGxlPjwvcGVyaW9kaWNhbD48
cGFnZXM+Mzg1LTM4ODwvcGFnZXM+PHZvbHVtZT41MzI8L3ZvbHVtZT48bnVtYmVyPjc1OTk8L251
bWJlcj48ZGF0ZXM+PHllYXI+MjAxNjwveWVhcj48cHViLWRhdGVzPjxkYXRlPjA0LzIxL3ByaW50
PC9kYXRlPjwvcHViLWRhdGVzPjwvZGF0ZXM+PHB1Ymxpc2hlcj5OYXR1cmUgUHVibGlzaGluZyBH
cm91cCwgYSBkaXZpc2lvbiBvZiBNYWNtaWxsYW4gUHVibGlzaGVycyBMaW1pdGVkLiBBbGwgUmln
aHRzIFJlc2VydmVkLjwvcHVibGlzaGVyPjxpc2JuPjAwMjgtMDgzNjwvaXNibj48d29yay10eXBl
PkxldHRlcjwvd29yay10eXBlPjx1cmxzPjxyZWxhdGVkLXVybHM+PHVybD5odHRwOi8vZHguZG9p
Lm9yZy8xMC4xMDM4L25hdHVyZTE3NDM2PC91cmw+PC9yZWxhdGVkLXVybHM+PC91cmxzPjxlbGVj
dHJvbmljLXJlc291cmNlLW51bT4xMC4xMDM4L25hdHVyZTE3NDM2PC9lbGVjdHJvbmljLXJlc291
cmNlLW51bT48L3JlY29yZD48L0NpdGU+PC9FbmROb3RlPn==
</w:fldData>
        </w:fldChar>
      </w:r>
      <w:r w:rsidR="00820E6F">
        <w:rPr>
          <w:rFonts w:cs="Arial"/>
          <w:color w:val="000000" w:themeColor="text1"/>
        </w:rPr>
        <w:instrText xml:space="preserve"> ADDIN EN.CITE.DATA </w:instrText>
      </w:r>
      <w:r w:rsidR="00820E6F">
        <w:rPr>
          <w:rFonts w:cs="Arial"/>
          <w:color w:val="000000" w:themeColor="text1"/>
        </w:rPr>
      </w:r>
      <w:r w:rsidR="00820E6F">
        <w:rPr>
          <w:rFonts w:cs="Arial"/>
          <w:color w:val="000000" w:themeColor="text1"/>
        </w:rPr>
        <w:fldChar w:fldCharType="end"/>
      </w:r>
      <w:r w:rsidR="00DB62EC">
        <w:rPr>
          <w:rFonts w:cs="Arial"/>
          <w:color w:val="000000" w:themeColor="text1"/>
        </w:rPr>
      </w:r>
      <w:r w:rsidR="00DB62EC">
        <w:rPr>
          <w:rFonts w:cs="Arial"/>
          <w:color w:val="000000" w:themeColor="text1"/>
        </w:rPr>
        <w:fldChar w:fldCharType="separate"/>
      </w:r>
      <w:r w:rsidR="00820E6F">
        <w:rPr>
          <w:rFonts w:cs="Arial"/>
          <w:noProof/>
          <w:color w:val="000000" w:themeColor="text1"/>
        </w:rPr>
        <w:t>(17, 31)</w:t>
      </w:r>
      <w:r w:rsidR="00DB62EC">
        <w:rPr>
          <w:rFonts w:cs="Arial"/>
          <w:color w:val="000000" w:themeColor="text1"/>
        </w:rPr>
        <w:fldChar w:fldCharType="end"/>
      </w:r>
      <w:r w:rsidR="0062439B">
        <w:rPr>
          <w:rFonts w:cs="Arial"/>
          <w:color w:val="000000" w:themeColor="text1"/>
        </w:rPr>
        <w:t>.</w:t>
      </w:r>
      <w:r w:rsidR="0062439B" w:rsidRPr="0087395E">
        <w:rPr>
          <w:rFonts w:cs="Arial"/>
          <w:color w:val="000000" w:themeColor="text1"/>
        </w:rPr>
        <w:t xml:space="preserve"> </w:t>
      </w:r>
      <w:r w:rsidR="0011581C">
        <w:rPr>
          <w:rFonts w:cs="Arial"/>
          <w:color w:val="000000" w:themeColor="text1"/>
        </w:rPr>
        <w:t>In those studies, bacterial populations were infected with ancestral</w:t>
      </w:r>
      <w:r w:rsidR="009B7A4C">
        <w:rPr>
          <w:rFonts w:cs="Arial"/>
          <w:color w:val="000000" w:themeColor="text1"/>
        </w:rPr>
        <w:t xml:space="preserve"> </w:t>
      </w:r>
      <w:r w:rsidR="00D10081">
        <w:rPr>
          <w:rFonts w:cs="Arial"/>
          <w:color w:val="000000" w:themeColor="text1"/>
        </w:rPr>
        <w:t>phage that had not been previously exposed to resistant hosts</w:t>
      </w:r>
      <w:r w:rsidR="00767414">
        <w:rPr>
          <w:rFonts w:cs="Arial"/>
          <w:color w:val="000000" w:themeColor="text1"/>
        </w:rPr>
        <w:t xml:space="preserve">. </w:t>
      </w:r>
      <w:r w:rsidR="0062439B">
        <w:rPr>
          <w:rFonts w:cs="Arial"/>
          <w:color w:val="000000" w:themeColor="text1"/>
        </w:rPr>
        <w:t>H</w:t>
      </w:r>
      <w:r w:rsidR="008C0918">
        <w:rPr>
          <w:rFonts w:cs="Arial"/>
          <w:color w:val="000000" w:themeColor="text1"/>
        </w:rPr>
        <w:t>ere</w:t>
      </w:r>
      <w:r w:rsidR="0062439B">
        <w:rPr>
          <w:rFonts w:cs="Arial"/>
          <w:color w:val="000000" w:themeColor="text1"/>
        </w:rPr>
        <w:t xml:space="preserve">, we examined the consequences of CRISPR allele diversity </w:t>
      </w:r>
      <w:r w:rsidR="002D4257">
        <w:rPr>
          <w:rFonts w:cs="Arial"/>
          <w:color w:val="000000" w:themeColor="text1"/>
        </w:rPr>
        <w:t>once</w:t>
      </w:r>
      <w:r w:rsidR="0062439B">
        <w:rPr>
          <w:rFonts w:cs="Arial"/>
          <w:color w:val="000000" w:themeColor="text1"/>
        </w:rPr>
        <w:t xml:space="preserve"> a phage has </w:t>
      </w:r>
      <w:r w:rsidR="009D74DD">
        <w:rPr>
          <w:rFonts w:cs="Arial"/>
          <w:color w:val="000000" w:themeColor="text1"/>
        </w:rPr>
        <w:t xml:space="preserve">already </w:t>
      </w:r>
      <w:r w:rsidR="0062439B">
        <w:rPr>
          <w:rFonts w:cs="Arial"/>
          <w:color w:val="000000" w:themeColor="text1"/>
        </w:rPr>
        <w:t xml:space="preserve">evolved to overcome </w:t>
      </w:r>
      <w:r w:rsidR="009D74DD">
        <w:rPr>
          <w:rFonts w:cs="Arial"/>
          <w:color w:val="000000" w:themeColor="text1"/>
        </w:rPr>
        <w:t>one</w:t>
      </w:r>
      <w:r w:rsidR="0062439B">
        <w:rPr>
          <w:rFonts w:cs="Arial"/>
          <w:color w:val="000000" w:themeColor="text1"/>
        </w:rPr>
        <w:t xml:space="preserve"> </w:t>
      </w:r>
      <w:r w:rsidR="009D74DD">
        <w:rPr>
          <w:rFonts w:cs="Arial"/>
          <w:color w:val="000000" w:themeColor="text1"/>
        </w:rPr>
        <w:t xml:space="preserve">of the </w:t>
      </w:r>
      <w:r w:rsidR="0062439B">
        <w:rPr>
          <w:rFonts w:cs="Arial"/>
          <w:color w:val="000000" w:themeColor="text1"/>
        </w:rPr>
        <w:t>CRISPR resistance allele</w:t>
      </w:r>
      <w:r w:rsidR="009D74DD">
        <w:rPr>
          <w:rFonts w:cs="Arial"/>
          <w:color w:val="000000" w:themeColor="text1"/>
        </w:rPr>
        <w:t>s in the population</w:t>
      </w:r>
      <w:r w:rsidR="0062439B">
        <w:rPr>
          <w:rFonts w:cs="Arial"/>
          <w:color w:val="000000" w:themeColor="text1"/>
        </w:rPr>
        <w:t xml:space="preserve">. </w:t>
      </w:r>
      <w:r w:rsidR="00D44CF0">
        <w:rPr>
          <w:rFonts w:cs="Arial"/>
          <w:color w:val="000000" w:themeColor="text1"/>
        </w:rPr>
        <w:t xml:space="preserve">This tractable system enabled us to </w:t>
      </w:r>
      <w:r w:rsidR="008C0918">
        <w:rPr>
          <w:rFonts w:cs="Arial"/>
          <w:color w:val="000000" w:themeColor="text1"/>
        </w:rPr>
        <w:t xml:space="preserve">closely </w:t>
      </w:r>
      <w:r w:rsidR="0062439B">
        <w:rPr>
          <w:rFonts w:cs="Arial"/>
          <w:color w:val="000000" w:themeColor="text1"/>
        </w:rPr>
        <w:t>monitor</w:t>
      </w:r>
      <w:r w:rsidR="008C0918">
        <w:rPr>
          <w:rFonts w:cs="Arial"/>
          <w:color w:val="000000" w:themeColor="text1"/>
        </w:rPr>
        <w:t xml:space="preserve"> </w:t>
      </w:r>
      <w:r w:rsidR="009D74DD">
        <w:rPr>
          <w:rFonts w:cs="Arial"/>
          <w:color w:val="000000" w:themeColor="text1"/>
        </w:rPr>
        <w:t>how the level of</w:t>
      </w:r>
      <w:r w:rsidR="0062439B">
        <w:rPr>
          <w:rFonts w:cs="Arial"/>
          <w:color w:val="000000" w:themeColor="text1"/>
        </w:rPr>
        <w:t xml:space="preserve"> CRISPR </w:t>
      </w:r>
      <w:r w:rsidR="00D44CF0">
        <w:rPr>
          <w:rFonts w:cs="Arial"/>
          <w:color w:val="000000" w:themeColor="text1"/>
        </w:rPr>
        <w:t xml:space="preserve">allele </w:t>
      </w:r>
      <w:r w:rsidR="0062439B">
        <w:rPr>
          <w:rFonts w:cs="Arial"/>
          <w:color w:val="000000" w:themeColor="text1"/>
        </w:rPr>
        <w:t xml:space="preserve">diversity </w:t>
      </w:r>
      <w:r w:rsidR="009D74DD">
        <w:rPr>
          <w:rFonts w:cs="Arial"/>
          <w:color w:val="000000" w:themeColor="text1"/>
        </w:rPr>
        <w:t>influence</w:t>
      </w:r>
      <w:r w:rsidR="00C9316D">
        <w:rPr>
          <w:rFonts w:cs="Arial"/>
          <w:color w:val="000000" w:themeColor="text1"/>
        </w:rPr>
        <w:t>d</w:t>
      </w:r>
      <w:r w:rsidR="0062439B">
        <w:rPr>
          <w:rFonts w:cs="Arial"/>
          <w:color w:val="000000" w:themeColor="text1"/>
        </w:rPr>
        <w:t xml:space="preserve"> the population </w:t>
      </w:r>
      <w:r w:rsidR="003C04C5">
        <w:rPr>
          <w:rFonts w:cs="Arial"/>
          <w:color w:val="000000" w:themeColor="text1"/>
        </w:rPr>
        <w:t xml:space="preserve">and evolutionary dynamics of the phage, </w:t>
      </w:r>
      <w:r w:rsidR="009D74DD">
        <w:rPr>
          <w:rFonts w:cs="Arial"/>
          <w:color w:val="000000" w:themeColor="text1"/>
        </w:rPr>
        <w:t>as well as the</w:t>
      </w:r>
      <w:r w:rsidR="003C04C5">
        <w:rPr>
          <w:rFonts w:cs="Arial"/>
          <w:color w:val="000000" w:themeColor="text1"/>
        </w:rPr>
        <w:t xml:space="preserve"> evolutionary dynamics of the host</w:t>
      </w:r>
      <w:r w:rsidR="00621DF4" w:rsidRPr="00831DB0">
        <w:rPr>
          <w:rFonts w:cs="Arial"/>
          <w:color w:val="000000" w:themeColor="text1"/>
        </w:rPr>
        <w:t xml:space="preserve">. </w:t>
      </w:r>
    </w:p>
    <w:p w14:paraId="186EDC0C" w14:textId="77777777" w:rsidR="005120B9" w:rsidRDefault="005120B9">
      <w:pPr>
        <w:jc w:val="both"/>
        <w:rPr>
          <w:rFonts w:cs="Arial"/>
          <w:color w:val="000000" w:themeColor="text1"/>
        </w:rPr>
        <w:pPrChange w:id="847" w:author="Common, Jack" w:date="2019-10-23T10:58:00Z">
          <w:pPr>
            <w:spacing w:line="480" w:lineRule="auto"/>
            <w:jc w:val="both"/>
          </w:pPr>
        </w:pPrChange>
      </w:pPr>
    </w:p>
    <w:p w14:paraId="49656FC5" w14:textId="730A4DD3" w:rsidR="00750E9E" w:rsidRDefault="009D74DD" w:rsidP="00750E9E">
      <w:pPr>
        <w:jc w:val="both"/>
        <w:rPr>
          <w:ins w:id="848" w:author="Common, Jack" w:date="2019-10-24T12:07:00Z"/>
          <w:rFonts w:cs="Arial"/>
          <w:color w:val="000000" w:themeColor="text1"/>
        </w:rPr>
      </w:pPr>
      <w:r>
        <w:rPr>
          <w:rFonts w:cs="Arial"/>
          <w:color w:val="000000" w:themeColor="text1"/>
        </w:rPr>
        <w:t xml:space="preserve">These </w:t>
      </w:r>
      <w:r w:rsidR="00AB3F4B">
        <w:rPr>
          <w:rFonts w:cs="Arial"/>
          <w:color w:val="000000" w:themeColor="text1"/>
        </w:rPr>
        <w:t>analyses</w:t>
      </w:r>
      <w:r>
        <w:rPr>
          <w:rFonts w:cs="Arial"/>
          <w:color w:val="000000" w:themeColor="text1"/>
        </w:rPr>
        <w:t xml:space="preserve"> show that</w:t>
      </w:r>
      <w:r w:rsidR="0062439B">
        <w:rPr>
          <w:rFonts w:cs="Arial"/>
        </w:rPr>
        <w:t xml:space="preserve"> </w:t>
      </w:r>
      <w:ins w:id="849" w:author="Common, Jack" w:date="2019-10-24T11:39:00Z">
        <w:r w:rsidR="00725C1B">
          <w:rPr>
            <w:rFonts w:cs="Arial"/>
          </w:rPr>
          <w:t xml:space="preserve">phage </w:t>
        </w:r>
        <w:r w:rsidR="00396407">
          <w:rPr>
            <w:rFonts w:cs="Arial"/>
          </w:rPr>
          <w:t xml:space="preserve">population sizes </w:t>
        </w:r>
      </w:ins>
      <w:ins w:id="850" w:author="Common, Jack" w:date="2019-10-24T11:52:00Z">
        <w:r w:rsidR="003D306F">
          <w:rPr>
            <w:rFonts w:cs="Arial"/>
          </w:rPr>
          <w:t>were</w:t>
        </w:r>
      </w:ins>
      <w:ins w:id="851" w:author="Common, Jack" w:date="2019-10-24T11:39:00Z">
        <w:r w:rsidR="00396407">
          <w:rPr>
            <w:rFonts w:cs="Arial"/>
          </w:rPr>
          <w:t xml:space="preserve"> </w:t>
        </w:r>
      </w:ins>
      <w:ins w:id="852" w:author="Common, Jack" w:date="2019-10-24T11:48:00Z">
        <w:r w:rsidR="00B677F7">
          <w:rPr>
            <w:rFonts w:cs="Arial"/>
          </w:rPr>
          <w:t>larger</w:t>
        </w:r>
      </w:ins>
      <w:ins w:id="853" w:author="Common, Jack" w:date="2019-10-24T11:43:00Z">
        <w:r w:rsidR="00393505">
          <w:rPr>
            <w:rFonts w:cs="Arial"/>
          </w:rPr>
          <w:t xml:space="preserve"> and </w:t>
        </w:r>
      </w:ins>
      <w:ins w:id="854" w:author="Common, Jack" w:date="2019-10-24T11:49:00Z">
        <w:r w:rsidR="00B677F7">
          <w:rPr>
            <w:rFonts w:cs="Arial"/>
          </w:rPr>
          <w:t>persist</w:t>
        </w:r>
      </w:ins>
      <w:ins w:id="855" w:author="Common, Jack" w:date="2019-10-24T11:52:00Z">
        <w:r w:rsidR="003D306F">
          <w:rPr>
            <w:rFonts w:cs="Arial"/>
          </w:rPr>
          <w:t>ed</w:t>
        </w:r>
      </w:ins>
      <w:ins w:id="856" w:author="Common, Jack" w:date="2019-10-24T11:49:00Z">
        <w:r w:rsidR="00B677F7">
          <w:rPr>
            <w:rFonts w:cs="Arial"/>
          </w:rPr>
          <w:t xml:space="preserve"> longer</w:t>
        </w:r>
      </w:ins>
      <w:ins w:id="857" w:author="Common, Jack" w:date="2019-10-24T11:40:00Z">
        <w:r w:rsidR="00396407">
          <w:rPr>
            <w:rFonts w:cs="Arial"/>
          </w:rPr>
          <w:t xml:space="preserve"> </w:t>
        </w:r>
        <w:r w:rsidR="00754A75">
          <w:rPr>
            <w:rFonts w:cs="Arial"/>
          </w:rPr>
          <w:t xml:space="preserve">in </w:t>
        </w:r>
      </w:ins>
      <w:ins w:id="858" w:author="Common, Jack" w:date="2019-10-24T11:49:00Z">
        <w:r w:rsidR="00B677F7">
          <w:rPr>
            <w:rFonts w:cs="Arial"/>
          </w:rPr>
          <w:t>less</w:t>
        </w:r>
      </w:ins>
      <w:ins w:id="859" w:author="Common, Jack" w:date="2019-10-24T11:40:00Z">
        <w:r w:rsidR="00754A75">
          <w:rPr>
            <w:rFonts w:cs="Arial"/>
          </w:rPr>
          <w:t xml:space="preserve"> diverse host populations, which is consistent with previous studies </w:t>
        </w:r>
        <w:r w:rsidR="00754A75">
          <w:rPr>
            <w:rFonts w:cs="Arial"/>
          </w:rPr>
          <w:fldChar w:fldCharType="begin"/>
        </w:r>
        <w:r w:rsidR="00754A75">
          <w:rPr>
            <w:rFonts w:cs="Arial"/>
          </w:rPr>
          <w:instrText xml:space="preserve"> ADDIN EN.CITE &lt;EndNote&gt;&lt;Cite&gt;&lt;Author&gt;van Houte&lt;/Author&gt;&lt;Year&gt;2016&lt;/Year&gt;&lt;RecNum&gt;350&lt;/RecNum&gt;&lt;DisplayText&gt;(17)&lt;/DisplayText&gt;&lt;record&gt;&lt;rec-number&gt;350&lt;/rec-number&gt;&lt;foreign-keys&gt;&lt;key app="EN" db-id="xrr2swwexa2rd8ed2d6xfwf20r9v5devt2e2" timestamp="1556229298" guid="8a722732-c548-403d-a12d-f6b5b4f7e13f"&gt;350&lt;/key&gt;&lt;/foreign-keys&gt;&lt;ref-type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instrText>
        </w:r>
        <w:r w:rsidR="00754A75">
          <w:rPr>
            <w:rFonts w:cs="Arial"/>
          </w:rPr>
          <w:fldChar w:fldCharType="separate"/>
        </w:r>
        <w:r w:rsidR="00754A75">
          <w:rPr>
            <w:rFonts w:cs="Arial"/>
            <w:noProof/>
          </w:rPr>
          <w:t>(17)</w:t>
        </w:r>
        <w:r w:rsidR="00754A75">
          <w:rPr>
            <w:rFonts w:cs="Arial"/>
          </w:rPr>
          <w:fldChar w:fldCharType="end"/>
        </w:r>
        <w:r w:rsidR="00754A75">
          <w:rPr>
            <w:rFonts w:cs="Arial"/>
          </w:rPr>
          <w:t xml:space="preserve">. </w:t>
        </w:r>
      </w:ins>
      <w:ins w:id="860" w:author="Common, Jack" w:date="2019-10-24T11:44:00Z">
        <w:r w:rsidR="00350081">
          <w:rPr>
            <w:rFonts w:cs="Arial"/>
          </w:rPr>
          <w:t xml:space="preserve">They </w:t>
        </w:r>
        <w:r w:rsidR="00E53E25">
          <w:rPr>
            <w:rFonts w:cs="Arial"/>
          </w:rPr>
          <w:t xml:space="preserve">also show that </w:t>
        </w:r>
      </w:ins>
      <w:ins w:id="861" w:author="Common, Jack" w:date="2019-10-24T11:45:00Z">
        <w:r w:rsidR="00E53E25">
          <w:rPr>
            <w:rFonts w:cs="Arial"/>
          </w:rPr>
          <w:t xml:space="preserve">resistant CRISPR clones </w:t>
        </w:r>
      </w:ins>
      <w:ins w:id="862" w:author="Common, Jack" w:date="2019-10-24T11:52:00Z">
        <w:r w:rsidR="003D306F">
          <w:rPr>
            <w:rFonts w:cs="Arial"/>
          </w:rPr>
          <w:t>were</w:t>
        </w:r>
      </w:ins>
      <w:ins w:id="863" w:author="Common, Jack" w:date="2019-10-24T11:45:00Z">
        <w:r w:rsidR="00E53E25">
          <w:rPr>
            <w:rFonts w:cs="Arial"/>
          </w:rPr>
          <w:t xml:space="preserve"> generally unaffected </w:t>
        </w:r>
      </w:ins>
      <w:ins w:id="864" w:author="Common, Jack" w:date="2019-10-24T11:47:00Z">
        <w:r w:rsidR="000008A4">
          <w:rPr>
            <w:rFonts w:cs="Arial"/>
          </w:rPr>
          <w:t>population-level CRISPR allele diversity</w:t>
        </w:r>
      </w:ins>
      <w:ins w:id="865" w:author="Common, Jack" w:date="2019-10-24T11:45:00Z">
        <w:r w:rsidR="00E53E25">
          <w:rPr>
            <w:rFonts w:cs="Arial"/>
          </w:rPr>
          <w:t xml:space="preserve">, </w:t>
        </w:r>
      </w:ins>
      <w:ins w:id="866" w:author="Common, Jack" w:date="2019-10-24T11:46:00Z">
        <w:r w:rsidR="007E1588">
          <w:rPr>
            <w:rFonts w:cs="Arial"/>
          </w:rPr>
          <w:t xml:space="preserve">while the </w:t>
        </w:r>
      </w:ins>
      <w:ins w:id="867" w:author="Common, Jack" w:date="2019-10-24T11:52:00Z">
        <w:r w:rsidR="00836275">
          <w:rPr>
            <w:rFonts w:cs="Arial"/>
          </w:rPr>
          <w:t xml:space="preserve">competitive </w:t>
        </w:r>
      </w:ins>
      <w:ins w:id="868" w:author="Common, Jack" w:date="2019-10-24T11:46:00Z">
        <w:r w:rsidR="007E1588">
          <w:rPr>
            <w:rFonts w:cs="Arial"/>
          </w:rPr>
          <w:t xml:space="preserve">performance of susceptible CRISPR clones </w:t>
        </w:r>
      </w:ins>
      <w:ins w:id="869" w:author="Common, Jack" w:date="2019-10-24T11:52:00Z">
        <w:r w:rsidR="003D306F">
          <w:rPr>
            <w:rFonts w:cs="Arial"/>
          </w:rPr>
          <w:t>was</w:t>
        </w:r>
      </w:ins>
      <w:ins w:id="870" w:author="Common, Jack" w:date="2019-10-24T11:46:00Z">
        <w:r w:rsidR="007E1588">
          <w:rPr>
            <w:rFonts w:cs="Arial"/>
          </w:rPr>
          <w:t xml:space="preserve"> </w:t>
        </w:r>
      </w:ins>
      <w:ins w:id="871" w:author="Common, Jack" w:date="2019-10-24T11:47:00Z">
        <w:r w:rsidR="000008A4">
          <w:rPr>
            <w:rFonts w:cs="Arial"/>
          </w:rPr>
          <w:t xml:space="preserve">much more closely related to diversity. </w:t>
        </w:r>
      </w:ins>
      <w:ins w:id="872" w:author="Common, Jack" w:date="2019-10-24T11:49:00Z">
        <w:r w:rsidR="00F950B6">
          <w:rPr>
            <w:rFonts w:cs="Arial"/>
          </w:rPr>
          <w:t>Th</w:t>
        </w:r>
      </w:ins>
      <w:ins w:id="873" w:author="Common, Jack" w:date="2019-10-24T11:50:00Z">
        <w:r w:rsidR="00707102">
          <w:rPr>
            <w:rFonts w:cs="Arial"/>
          </w:rPr>
          <w:t xml:space="preserve">e pattern we observed in the selection rate of susceptible CRISPR </w:t>
        </w:r>
        <w:proofErr w:type="gramStart"/>
        <w:r w:rsidR="00707102">
          <w:rPr>
            <w:rFonts w:cs="Arial"/>
          </w:rPr>
          <w:t>clones</w:t>
        </w:r>
        <w:proofErr w:type="gramEnd"/>
        <w:r w:rsidR="00707102">
          <w:rPr>
            <w:rFonts w:cs="Arial"/>
          </w:rPr>
          <w:t xml:space="preserve"> parallels </w:t>
        </w:r>
        <w:r w:rsidR="0066408D">
          <w:rPr>
            <w:rFonts w:cs="Arial"/>
          </w:rPr>
          <w:t xml:space="preserve">those of the phage </w:t>
        </w:r>
      </w:ins>
      <w:ins w:id="874" w:author="Common, Jack" w:date="2019-10-24T11:51:00Z">
        <w:r w:rsidR="00036B06">
          <w:rPr>
            <w:rFonts w:cs="Arial"/>
          </w:rPr>
          <w:t xml:space="preserve">population </w:t>
        </w:r>
      </w:ins>
      <w:ins w:id="875" w:author="Common, Jack" w:date="2019-10-24T11:50:00Z">
        <w:r w:rsidR="0066408D">
          <w:rPr>
            <w:rFonts w:cs="Arial"/>
          </w:rPr>
          <w:t>dynamics</w:t>
        </w:r>
      </w:ins>
      <w:ins w:id="876" w:author="Common, Jack" w:date="2019-10-24T11:53:00Z">
        <w:r w:rsidR="002347BE">
          <w:rPr>
            <w:rFonts w:cs="Arial"/>
          </w:rPr>
          <w:t>. P</w:t>
        </w:r>
      </w:ins>
      <w:ins w:id="877" w:author="Common, Jack" w:date="2019-10-24T11:51:00Z">
        <w:r w:rsidR="00036B06">
          <w:rPr>
            <w:rFonts w:cs="Arial"/>
          </w:rPr>
          <w:t xml:space="preserve">hage </w:t>
        </w:r>
        <w:r w:rsidR="00836275">
          <w:rPr>
            <w:rFonts w:cs="Arial"/>
          </w:rPr>
          <w:t xml:space="preserve">populations </w:t>
        </w:r>
      </w:ins>
      <w:ins w:id="878" w:author="Common, Jack" w:date="2019-10-24T11:52:00Z">
        <w:r w:rsidR="003D306F">
          <w:rPr>
            <w:rFonts w:cs="Arial"/>
          </w:rPr>
          <w:t>were</w:t>
        </w:r>
      </w:ins>
      <w:ins w:id="879" w:author="Common, Jack" w:date="2019-10-24T11:51:00Z">
        <w:r w:rsidR="00836275">
          <w:rPr>
            <w:rFonts w:cs="Arial"/>
          </w:rPr>
          <w:t xml:space="preserve"> larger </w:t>
        </w:r>
      </w:ins>
      <w:ins w:id="880" w:author="Common, Jack" w:date="2019-10-24T11:52:00Z">
        <w:r w:rsidR="003D306F">
          <w:rPr>
            <w:rFonts w:cs="Arial"/>
          </w:rPr>
          <w:t>in treatments where</w:t>
        </w:r>
      </w:ins>
      <w:ins w:id="881" w:author="Common, Jack" w:date="2019-10-24T11:51:00Z">
        <w:r w:rsidR="00836275">
          <w:rPr>
            <w:rFonts w:cs="Arial"/>
          </w:rPr>
          <w:t xml:space="preserve"> </w:t>
        </w:r>
      </w:ins>
      <w:ins w:id="882" w:author="Common, Jack" w:date="2019-10-24T11:53:00Z">
        <w:r w:rsidR="002347BE">
          <w:rPr>
            <w:rFonts w:cs="Arial"/>
          </w:rPr>
          <w:t xml:space="preserve">the </w:t>
        </w:r>
      </w:ins>
      <w:ins w:id="883" w:author="Common, Jack" w:date="2019-10-24T11:51:00Z">
        <w:r w:rsidR="00836275">
          <w:rPr>
            <w:rFonts w:cs="Arial"/>
          </w:rPr>
          <w:t xml:space="preserve">susceptible clone </w:t>
        </w:r>
      </w:ins>
      <w:ins w:id="884" w:author="Common, Jack" w:date="2019-10-24T11:52:00Z">
        <w:r w:rsidR="003D306F">
          <w:rPr>
            <w:rFonts w:cs="Arial"/>
          </w:rPr>
          <w:t>was</w:t>
        </w:r>
        <w:r w:rsidR="00836275">
          <w:rPr>
            <w:rFonts w:cs="Arial"/>
          </w:rPr>
          <w:t xml:space="preserve"> less competitive</w:t>
        </w:r>
      </w:ins>
      <w:ins w:id="885" w:author="Common, Jack" w:date="2019-10-24T11:53:00Z">
        <w:r w:rsidR="002347BE">
          <w:rPr>
            <w:rFonts w:cs="Arial"/>
          </w:rPr>
          <w:t xml:space="preserve">, and </w:t>
        </w:r>
      </w:ins>
      <w:ins w:id="886" w:author="Common, Jack" w:date="2019-10-24T11:55:00Z">
        <w:r w:rsidR="00EA2EC9">
          <w:rPr>
            <w:rFonts w:cs="Arial"/>
          </w:rPr>
          <w:t xml:space="preserve">over time </w:t>
        </w:r>
      </w:ins>
      <w:ins w:id="887" w:author="Common, Jack" w:date="2019-10-24T11:53:00Z">
        <w:r w:rsidR="006365A4">
          <w:rPr>
            <w:rFonts w:cs="Arial"/>
          </w:rPr>
          <w:t xml:space="preserve">phage populations </w:t>
        </w:r>
      </w:ins>
      <w:ins w:id="888" w:author="Common, Jack" w:date="2019-10-24T11:55:00Z">
        <w:r w:rsidR="00EA2EC9">
          <w:rPr>
            <w:rFonts w:cs="Arial"/>
          </w:rPr>
          <w:t xml:space="preserve">declined </w:t>
        </w:r>
      </w:ins>
      <w:ins w:id="889" w:author="Common, Jack" w:date="2019-10-24T11:53:00Z">
        <w:r w:rsidR="006365A4">
          <w:rPr>
            <w:rFonts w:cs="Arial"/>
          </w:rPr>
          <w:t xml:space="preserve">while susceptible </w:t>
        </w:r>
      </w:ins>
      <w:ins w:id="890" w:author="Common, Jack" w:date="2019-10-24T11:54:00Z">
        <w:r w:rsidR="006365A4">
          <w:rPr>
            <w:rFonts w:cs="Arial"/>
          </w:rPr>
          <w:t>CRISPR clones became more competitive</w:t>
        </w:r>
      </w:ins>
      <w:ins w:id="891" w:author="Common, Jack" w:date="2019-10-24T11:55:00Z">
        <w:r w:rsidR="00EA2EC9">
          <w:rPr>
            <w:rFonts w:cs="Arial"/>
          </w:rPr>
          <w:t xml:space="preserve">. </w:t>
        </w:r>
      </w:ins>
      <w:ins w:id="892" w:author="Common, Jack" w:date="2019-10-24T11:56:00Z">
        <w:r w:rsidR="00D55C90">
          <w:rPr>
            <w:rFonts w:cs="Arial"/>
          </w:rPr>
          <w:t xml:space="preserve">Together, </w:t>
        </w:r>
        <w:r w:rsidR="00D55C90">
          <w:rPr>
            <w:rFonts w:cs="Arial"/>
            <w:color w:val="000000" w:themeColor="text1"/>
          </w:rPr>
          <w:t>t</w:t>
        </w:r>
      </w:ins>
      <w:moveToRangeStart w:id="893" w:author="Common, Jack" w:date="2019-10-24T11:54:00Z" w:name="move22810485"/>
      <w:moveTo w:id="894" w:author="Common, Jack" w:date="2019-10-24T11:54:00Z">
        <w:del w:id="895" w:author="Common, Jack" w:date="2019-10-24T11:56:00Z">
          <w:r w:rsidR="001E24E9" w:rsidDel="00D55C90">
            <w:rPr>
              <w:rFonts w:cs="Arial"/>
              <w:color w:val="000000" w:themeColor="text1"/>
            </w:rPr>
            <w:delText>T</w:delText>
          </w:r>
        </w:del>
        <w:r w:rsidR="001E24E9">
          <w:rPr>
            <w:rFonts w:cs="Arial"/>
            <w:color w:val="000000" w:themeColor="text1"/>
          </w:rPr>
          <w:t>h</w:t>
        </w:r>
      </w:moveTo>
      <w:ins w:id="896" w:author="Common, Jack" w:date="2019-10-24T11:56:00Z">
        <w:r w:rsidR="00D55C90">
          <w:rPr>
            <w:rFonts w:cs="Arial"/>
            <w:color w:val="000000" w:themeColor="text1"/>
          </w:rPr>
          <w:t>is</w:t>
        </w:r>
      </w:ins>
      <w:moveTo w:id="897" w:author="Common, Jack" w:date="2019-10-24T11:54:00Z">
        <w:del w:id="898" w:author="Common, Jack" w:date="2019-10-24T11:56:00Z">
          <w:r w:rsidR="001E24E9" w:rsidDel="00D55C90">
            <w:rPr>
              <w:rFonts w:cs="Arial"/>
              <w:color w:val="000000" w:themeColor="text1"/>
            </w:rPr>
            <w:delText>is</w:delText>
          </w:r>
        </w:del>
        <w:r w:rsidR="001E24E9">
          <w:rPr>
            <w:rFonts w:cs="Arial"/>
            <w:color w:val="000000" w:themeColor="text1"/>
          </w:rPr>
          <w:t xml:space="preserve"> </w:t>
        </w:r>
        <w:del w:id="899" w:author="Common, Jack" w:date="2019-10-24T11:56:00Z">
          <w:r w:rsidR="001E24E9" w:rsidDel="00D55C90">
            <w:rPr>
              <w:rFonts w:cs="Arial"/>
              <w:color w:val="000000" w:themeColor="text1"/>
            </w:rPr>
            <w:delText>is presumably because</w:delText>
          </w:r>
        </w:del>
      </w:moveTo>
      <w:ins w:id="900" w:author="Common, Jack" w:date="2019-10-24T11:56:00Z">
        <w:r w:rsidR="00D55C90">
          <w:rPr>
            <w:rFonts w:cs="Arial"/>
            <w:color w:val="000000" w:themeColor="text1"/>
          </w:rPr>
          <w:t>suggest that</w:t>
        </w:r>
      </w:ins>
      <w:moveTo w:id="901" w:author="Common, Jack" w:date="2019-10-24T11:54:00Z">
        <w:r w:rsidR="001E24E9">
          <w:rPr>
            <w:rFonts w:cs="Arial"/>
            <w:color w:val="000000" w:themeColor="text1"/>
          </w:rPr>
          <w:t xml:space="preserve"> phage replication depend</w:t>
        </w:r>
      </w:moveTo>
      <w:ins w:id="902" w:author="Common, Jack" w:date="2019-10-24T11:56:00Z">
        <w:r w:rsidR="00D55C90">
          <w:rPr>
            <w:rFonts w:cs="Arial"/>
            <w:color w:val="000000" w:themeColor="text1"/>
          </w:rPr>
          <w:t>ed</w:t>
        </w:r>
      </w:ins>
      <w:moveTo w:id="903" w:author="Common, Jack" w:date="2019-10-24T11:54:00Z">
        <w:del w:id="904" w:author="Common, Jack" w:date="2019-10-24T11:56:00Z">
          <w:r w:rsidR="001E24E9" w:rsidDel="00D55C90">
            <w:rPr>
              <w:rFonts w:cs="Arial"/>
              <w:color w:val="000000" w:themeColor="text1"/>
            </w:rPr>
            <w:delText>s</w:delText>
          </w:r>
        </w:del>
        <w:r w:rsidR="001E24E9">
          <w:rPr>
            <w:rFonts w:cs="Arial"/>
            <w:color w:val="000000" w:themeColor="text1"/>
          </w:rPr>
          <w:t xml:space="preserve"> on the density of susceptible </w:t>
        </w:r>
        <w:proofErr w:type="gramStart"/>
        <w:r w:rsidR="001E24E9">
          <w:rPr>
            <w:rFonts w:cs="Arial"/>
            <w:color w:val="000000" w:themeColor="text1"/>
          </w:rPr>
          <w:t>hosts, and</w:t>
        </w:r>
        <w:proofErr w:type="gramEnd"/>
        <w:r w:rsidR="001E24E9">
          <w:rPr>
            <w:rFonts w:cs="Arial"/>
            <w:color w:val="000000" w:themeColor="text1"/>
          </w:rPr>
          <w:t xml:space="preserve"> increasing host diversity reduce</w:t>
        </w:r>
      </w:moveTo>
      <w:ins w:id="905" w:author="Common, Jack" w:date="2019-10-24T11:56:00Z">
        <w:r w:rsidR="00D55C90">
          <w:rPr>
            <w:rFonts w:cs="Arial"/>
            <w:color w:val="000000" w:themeColor="text1"/>
          </w:rPr>
          <w:t>d</w:t>
        </w:r>
      </w:ins>
      <w:moveTo w:id="906" w:author="Common, Jack" w:date="2019-10-24T11:54:00Z">
        <w:del w:id="907" w:author="Common, Jack" w:date="2019-10-24T11:56:00Z">
          <w:r w:rsidR="001E24E9" w:rsidDel="00D55C90">
            <w:rPr>
              <w:rFonts w:cs="Arial"/>
              <w:color w:val="000000" w:themeColor="text1"/>
            </w:rPr>
            <w:delText>s</w:delText>
          </w:r>
        </w:del>
        <w:r w:rsidR="001E24E9">
          <w:rPr>
            <w:rFonts w:cs="Arial"/>
            <w:color w:val="000000" w:themeColor="text1"/>
          </w:rPr>
          <w:t xml:space="preserve"> susceptible host density</w:t>
        </w:r>
      </w:moveTo>
      <w:ins w:id="908" w:author="Common, Jack" w:date="2019-10-24T16:39:00Z">
        <w:r w:rsidR="00B2273B">
          <w:rPr>
            <w:rFonts w:cs="Arial"/>
            <w:color w:val="000000" w:themeColor="text1"/>
          </w:rPr>
          <w:t xml:space="preserve">. </w:t>
        </w:r>
      </w:ins>
      <w:moveTo w:id="909" w:author="Common, Jack" w:date="2019-10-24T11:54:00Z">
        <w:del w:id="910" w:author="Common, Jack" w:date="2019-10-24T16:39:00Z">
          <w:r w:rsidR="001E24E9" w:rsidDel="00B2273B">
            <w:rPr>
              <w:rFonts w:cs="Arial"/>
              <w:color w:val="000000" w:themeColor="text1"/>
            </w:rPr>
            <w:delText>.</w:delText>
          </w:r>
        </w:del>
      </w:moveTo>
      <w:moveToRangeEnd w:id="893"/>
      <w:ins w:id="911" w:author="Common, Jack" w:date="2019-10-24T11:54:00Z">
        <w:r w:rsidR="001E24E9">
          <w:rPr>
            <w:rFonts w:cs="Arial"/>
            <w:color w:val="000000" w:themeColor="text1"/>
          </w:rPr>
          <w:t xml:space="preserve">This dilution effect of host resistance allele diversity is an important factor in explaining why genetically diverse host populations often have reduced pathogen loads </w:t>
        </w:r>
        <w:r w:rsidR="001E24E9" w:rsidRPr="00CA6E75">
          <w:rPr>
            <w:rFonts w:cs="Arial"/>
            <w:color w:val="000000" w:themeColor="text1"/>
          </w:rPr>
          <w:fldChar w:fldCharType="begin">
            <w:fldData xml:space="preserve">PEVuZE5vdGU+PENpdGU+PEF1dGhvcj5DaXZpdGVsbG88L0F1dGhvcj48WWVhcj4yMDE1PC9ZZWFy
PjxSZWNOdW0+MzM3PC9SZWNOdW0+PERpc3BsYXlUZXh0PigxOSwgMjAsIDU3KTwvRGlzcGxheVRl
eHQ+PHJlY29yZD48cmVjLW51bWJlcj4zMzc8L3JlYy1udW1iZXI+PGZvcmVpZ24ta2V5cz48a2V5
IGFwcD0iRU4iIGRiLWlkPSJ4cnIyc3d3ZXhhMnJkOGVkMmQ2eGZ3ZjIwcjl2NWRldnQyZTIiIHRp
bWVzdGFtcD0iMTU1NjIyOTI5OCIgZ3VpZD0iMzkyNGI1MzQtODYyNy00Yzc1LTllYzktYjZlMTMx
N2UxMzliIj4zMzc8L2tleT48L2ZvcmVpZ24ta2V5cz48cmVmLXR5cGUgbmFtZT0iSm91cm5hbCBB
cnRpY2xlIj4xNzwvcmVmLXR5cGU+PGNvbnRyaWJ1dG9ycz48YXV0aG9ycz48YXV0aG9yPkNpdml0
ZWxsbywgRGF2aWQgSjwvYXV0aG9yPjxhdXRob3I+Q29oZW4sIEplcmVteTwvYXV0aG9yPjxhdXRo
b3I+RmF0aW1hLCBIaWJhPC9hdXRob3I+PGF1dGhvcj5IYWxzdGVhZCwgTmVhbCBUPC9hdXRob3I+
PGF1dGhvcj5MaXJpYW5vLCBKb3N1ZTwvYXV0aG9yPjxhdXRob3I+TWNNYWhvbiwgVGFlZ2FuIEE8
L2F1dGhvcj48YXV0aG9yPk9ydGVnYSwgQyBOaWNvbGU8L2F1dGhvcj48YXV0aG9yPlNhdWVyLCBF
cmluIExvdWlzZTwvYXV0aG9yPjxhdXRob3I+U2VoZ2FsLCBUYW55YTwvYXV0aG9yPjxhdXRob3I+
WW91bmcsIFN1emFubmU8L2F1dGhvcj48L2F1dGhvcnM+PC9jb250cmlidXRvcnM+PHRpdGxlcz48
dGl0bGU+QmlvZGl2ZXJzaXR5IGluaGliaXRzIHBhcmFzaXRlczogYnJvYWQgZXZpZGVuY2UgZm9y
IHRoZSBkaWx1dGlvbiBlZmZlY3Q8L3RpdGxlPjxzZWNvbmRhcnktdGl0bGU+UHJvY2VlZGluZ3Mg
b2YgdGhlIE5hdGlvbmFsIEFjYWRlbXkgb2YgU2NpZW5jZXM8L3NlY29uZGFyeS10aXRsZT48L3Rp
dGxlcz48cGVyaW9kaWNhbD48ZnVsbC10aXRsZT5Qcm9jZWVkaW5ncyBvZiB0aGUgTmF0aW9uYWwg
QWNhZGVteSBvZiBTY2llbmNlczwvZnVsbC10aXRsZT48L3BlcmlvZGljYWw+PHBhZ2VzPjg2Njct
ODY3MTwvcGFnZXM+PHZvbHVtZT4xMTI8L3ZvbHVtZT48bnVtYmVyPjI4PC9udW1iZXI+PGRhdGVz
Pjx5ZWFyPjIwMTU8L3llYXI+PC9kYXRlcz48aXNibj4wMDI3LTg0MjQ8L2lzYm4+PHVybHM+PC91
cmxzPjwvcmVjb3JkPjwvQ2l0ZT48Q2l0ZT48QXV0aG9yPk9zdGZlbGQ8L0F1dGhvcj48WWVhcj4y
MDEyPC9ZZWFyPjxSZWNOdW0+MjQ5PC9SZWNOdW0+PHJlY29yZD48cmVjLW51bWJlcj4yNDk8L3Jl
Yy1udW1iZXI+PGZvcmVpZ24ta2V5cz48a2V5IGFwcD0iRU4iIGRiLWlkPSJ4cnIyc3d3ZXhhMnJk
OGVkMmQ2eGZ3ZjIwcjl2NWRldnQyZTIiIHRpbWVzdGFtcD0iMTU1NjIyOTI3OSIgZ3VpZD0iYThm
MjYzOWUtY2E4YS00ZmJkLWFjYzAtMDk1NTVkNjdhYTExIj4yNDk8L2tleT48L2ZvcmVpZ24ta2V5
cz48cmVmLXR5cGUgbmFtZT0iSm91cm5hbCBBcnRpY2xlIj4xNzwvcmVmLXR5cGU+PGNvbnRyaWJ1
dG9ycz48YXV0aG9ycz48YXV0aG9yPk9zdGZlbGQsIFJpY2hhcmQgUzwvYXV0aG9yPjxhdXRob3I+
S2Vlc2luZywgRmVsaWNpYTwvYXV0aG9yPjwvYXV0aG9ycz48L2NvbnRyaWJ1dG9ycz48dGl0bGVz
Pjx0aXRsZT5FZmZlY3RzIG9mIGhvc3QgZGl2ZXJzaXR5IG9uIGluZmVjdGlvdXMgZGlzZWFzZTwv
dGl0bGU+PHNlY29uZGFyeS10aXRsZT5Bbm51YWwgcmV2aWV3IG9mIGVjb2xvZ3ksIGV2b2x1dGlv
biwgYW5kIHN5c3RlbWF0aWNzPC9zZWNvbmRhcnktdGl0bGU+PC90aXRsZXM+PHBlcmlvZGljYWw+
PGZ1bGwtdGl0bGU+QW5udWFsIFJldmlldyBvZiBFY29sb2d5LCBFdm9sdXRpb24sIGFuZCBTeXN0
ZW1hdGljczwvZnVsbC10aXRsZT48L3BlcmlvZGljYWw+PHZvbHVtZT40Mzwvdm9sdW1lPjxkYXRl
cz48eWVhcj4yMDEyPC95ZWFyPjwvZGF0ZXM+PHVybHM+PC91cmxzPjwvcmVjb3JkPjwvQ2l0ZT48
Q2l0ZT48QXV0aG9yPktlZXNpbmc8L0F1dGhvcj48WWVhcj4yMDA2PC9ZZWFyPjxSZWNOdW0+MjUw
PC9SZWNOdW0+PHJlY29yZD48cmVjLW51bWJlcj4yNTA8L3JlYy1udW1iZXI+PGZvcmVpZ24ta2V5
cz48a2V5IGFwcD0iRU4iIGRiLWlkPSJ4cnIyc3d3ZXhhMnJkOGVkMmQ2eGZ3ZjIwcjl2NWRldnQy
ZTIiIHRpbWVzdGFtcD0iMTU1NjIyOTI3OSIgZ3VpZD0iYWFkNTcwYmYtYzAyZC00MGQ2LWJhOTQt
YTlkZWIwNDg4NjA4Ij4yNTA8L2tleT48L2ZvcmVpZ24ta2V5cz48cmVmLXR5cGUgbmFtZT0iSm91
cm5hbCBBcnRpY2xlIj4xNzwvcmVmLXR5cGU+PGNvbnRyaWJ1dG9ycz48YXV0aG9ycz48YXV0aG9y
PktlZXNpbmcsIEZlbGljaWE8L2F1dGhvcj48YXV0aG9yPkhvbHQsIFJvYmVydCBEPC9hdXRob3I+
PGF1dGhvcj5Pc3RmZWxkLCBSaWNoYXJkIFM8L2F1dGhvcj48L2F1dGhvcnM+PC9jb250cmlidXRv
cnM+PHRpdGxlcz48dGl0bGU+RWZmZWN0cyBvZiBzcGVjaWVzIGRpdmVyc2l0eSBvbiBkaXNlYXNl
IHJpc2s8L3RpdGxlPjxzZWNvbmRhcnktdGl0bGU+RWNvbG9neSBsZXR0ZXJzPC9zZWNvbmRhcnkt
dGl0bGU+PC90aXRsZXM+PHBlcmlvZGljYWw+PGZ1bGwtdGl0bGU+RWNvbG9neSBMZXR0ZXJzPC9m
dWxsLXRpdGxlPjwvcGVyaW9kaWNhbD48cGFnZXM+NDg1LTQ5ODwvcGFnZXM+PHZvbHVtZT45PC92
b2x1bWU+PG51bWJlcj40PC9udW1iZXI+PGRhdGVzPjx5ZWFyPjIwMDY8L3llYXI+PC9kYXRlcz48
aXNibj4xNDYxLTAyM1g8L2lzYm4+PHVybHM+PC91cmxzPjwvcmVjb3JkPjwvQ2l0ZT48L0VuZE5v
dGU+AG==
</w:fldData>
          </w:fldChar>
        </w:r>
        <w:r w:rsidR="001E24E9">
          <w:rPr>
            <w:rFonts w:cs="Arial"/>
            <w:color w:val="000000" w:themeColor="text1"/>
          </w:rPr>
          <w:instrText xml:space="preserve"> ADDIN EN.CITE </w:instrText>
        </w:r>
        <w:r w:rsidR="001E24E9">
          <w:rPr>
            <w:rFonts w:cs="Arial"/>
            <w:color w:val="000000" w:themeColor="text1"/>
          </w:rPr>
          <w:fldChar w:fldCharType="begin">
            <w:fldData xml:space="preserve">PEVuZE5vdGU+PENpdGU+PEF1dGhvcj5DaXZpdGVsbG88L0F1dGhvcj48WWVhcj4yMDE1PC9ZZWFy
PjxSZWNOdW0+MzM3PC9SZWNOdW0+PERpc3BsYXlUZXh0PigxOSwgMjAsIDU3KTwvRGlzcGxheVRl
eHQ+PHJlY29yZD48cmVjLW51bWJlcj4zMzc8L3JlYy1udW1iZXI+PGZvcmVpZ24ta2V5cz48a2V5
IGFwcD0iRU4iIGRiLWlkPSJ4cnIyc3d3ZXhhMnJkOGVkMmQ2eGZ3ZjIwcjl2NWRldnQyZTIiIHRp
bWVzdGFtcD0iMTU1NjIyOTI5OCIgZ3VpZD0iMzkyNGI1MzQtODYyNy00Yzc1LTllYzktYjZlMTMx
N2UxMzliIj4zMzc8L2tleT48L2ZvcmVpZ24ta2V5cz48cmVmLXR5cGUgbmFtZT0iSm91cm5hbCBB
cnRpY2xlIj4xNzwvcmVmLXR5cGU+PGNvbnRyaWJ1dG9ycz48YXV0aG9ycz48YXV0aG9yPkNpdml0
ZWxsbywgRGF2aWQgSjwvYXV0aG9yPjxhdXRob3I+Q29oZW4sIEplcmVteTwvYXV0aG9yPjxhdXRo
b3I+RmF0aW1hLCBIaWJhPC9hdXRob3I+PGF1dGhvcj5IYWxzdGVhZCwgTmVhbCBUPC9hdXRob3I+
PGF1dGhvcj5MaXJpYW5vLCBKb3N1ZTwvYXV0aG9yPjxhdXRob3I+TWNNYWhvbiwgVGFlZ2FuIEE8
L2F1dGhvcj48YXV0aG9yPk9ydGVnYSwgQyBOaWNvbGU8L2F1dGhvcj48YXV0aG9yPlNhdWVyLCBF
cmluIExvdWlzZTwvYXV0aG9yPjxhdXRob3I+U2VoZ2FsLCBUYW55YTwvYXV0aG9yPjxhdXRob3I+
WW91bmcsIFN1emFubmU8L2F1dGhvcj48L2F1dGhvcnM+PC9jb250cmlidXRvcnM+PHRpdGxlcz48
dGl0bGU+QmlvZGl2ZXJzaXR5IGluaGliaXRzIHBhcmFzaXRlczogYnJvYWQgZXZpZGVuY2UgZm9y
IHRoZSBkaWx1dGlvbiBlZmZlY3Q8L3RpdGxlPjxzZWNvbmRhcnktdGl0bGU+UHJvY2VlZGluZ3Mg
b2YgdGhlIE5hdGlvbmFsIEFjYWRlbXkgb2YgU2NpZW5jZXM8L3NlY29uZGFyeS10aXRsZT48L3Rp
dGxlcz48cGVyaW9kaWNhbD48ZnVsbC10aXRsZT5Qcm9jZWVkaW5ncyBvZiB0aGUgTmF0aW9uYWwg
QWNhZGVteSBvZiBTY2llbmNlczwvZnVsbC10aXRsZT48L3BlcmlvZGljYWw+PHBhZ2VzPjg2Njct
ODY3MTwvcGFnZXM+PHZvbHVtZT4xMTI8L3ZvbHVtZT48bnVtYmVyPjI4PC9udW1iZXI+PGRhdGVz
Pjx5ZWFyPjIwMTU8L3llYXI+PC9kYXRlcz48aXNibj4wMDI3LTg0MjQ8L2lzYm4+PHVybHM+PC91
cmxzPjwvcmVjb3JkPjwvQ2l0ZT48Q2l0ZT48QXV0aG9yPk9zdGZlbGQ8L0F1dGhvcj48WWVhcj4y
MDEyPC9ZZWFyPjxSZWNOdW0+MjQ5PC9SZWNOdW0+PHJlY29yZD48cmVjLW51bWJlcj4yNDk8L3Jl
Yy1udW1iZXI+PGZvcmVpZ24ta2V5cz48a2V5IGFwcD0iRU4iIGRiLWlkPSJ4cnIyc3d3ZXhhMnJk
OGVkMmQ2eGZ3ZjIwcjl2NWRldnQyZTIiIHRpbWVzdGFtcD0iMTU1NjIyOTI3OSIgZ3VpZD0iYThm
MjYzOWUtY2E4YS00ZmJkLWFjYzAtMDk1NTVkNjdhYTExIj4yNDk8L2tleT48L2ZvcmVpZ24ta2V5
cz48cmVmLXR5cGUgbmFtZT0iSm91cm5hbCBBcnRpY2xlIj4xNzwvcmVmLXR5cGU+PGNvbnRyaWJ1
dG9ycz48YXV0aG9ycz48YXV0aG9yPk9zdGZlbGQsIFJpY2hhcmQgUzwvYXV0aG9yPjxhdXRob3I+
S2Vlc2luZywgRmVsaWNpYTwvYXV0aG9yPjwvYXV0aG9ycz48L2NvbnRyaWJ1dG9ycz48dGl0bGVz
Pjx0aXRsZT5FZmZlY3RzIG9mIGhvc3QgZGl2ZXJzaXR5IG9uIGluZmVjdGlvdXMgZGlzZWFzZTwv
dGl0bGU+PHNlY29uZGFyeS10aXRsZT5Bbm51YWwgcmV2aWV3IG9mIGVjb2xvZ3ksIGV2b2x1dGlv
biwgYW5kIHN5c3RlbWF0aWNzPC9zZWNvbmRhcnktdGl0bGU+PC90aXRsZXM+PHBlcmlvZGljYWw+
PGZ1bGwtdGl0bGU+QW5udWFsIFJldmlldyBvZiBFY29sb2d5LCBFdm9sdXRpb24sIGFuZCBTeXN0
ZW1hdGljczwvZnVsbC10aXRsZT48L3BlcmlvZGljYWw+PHZvbHVtZT40Mzwvdm9sdW1lPjxkYXRl
cz48eWVhcj4yMDEyPC95ZWFyPjwvZGF0ZXM+PHVybHM+PC91cmxzPjwvcmVjb3JkPjwvQ2l0ZT48
Q2l0ZT48QXV0aG9yPktlZXNpbmc8L0F1dGhvcj48WWVhcj4yMDA2PC9ZZWFyPjxSZWNOdW0+MjUw
PC9SZWNOdW0+PHJlY29yZD48cmVjLW51bWJlcj4yNTA8L3JlYy1udW1iZXI+PGZvcmVpZ24ta2V5
cz48a2V5IGFwcD0iRU4iIGRiLWlkPSJ4cnIyc3d3ZXhhMnJkOGVkMmQ2eGZ3ZjIwcjl2NWRldnQy
ZTIiIHRpbWVzdGFtcD0iMTU1NjIyOTI3OSIgZ3VpZD0iYWFkNTcwYmYtYzAyZC00MGQ2LWJhOTQt
YTlkZWIwNDg4NjA4Ij4yNTA8L2tleT48L2ZvcmVpZ24ta2V5cz48cmVmLXR5cGUgbmFtZT0iSm91
cm5hbCBBcnRpY2xlIj4xNzwvcmVmLXR5cGU+PGNvbnRyaWJ1dG9ycz48YXV0aG9ycz48YXV0aG9y
PktlZXNpbmcsIEZlbGljaWE8L2F1dGhvcj48YXV0aG9yPkhvbHQsIFJvYmVydCBEPC9hdXRob3I+
PGF1dGhvcj5Pc3RmZWxkLCBSaWNoYXJkIFM8L2F1dGhvcj48L2F1dGhvcnM+PC9jb250cmlidXRv
cnM+PHRpdGxlcz48dGl0bGU+RWZmZWN0cyBvZiBzcGVjaWVzIGRpdmVyc2l0eSBvbiBkaXNlYXNl
IHJpc2s8L3RpdGxlPjxzZWNvbmRhcnktdGl0bGU+RWNvbG9neSBsZXR0ZXJzPC9zZWNvbmRhcnkt
dGl0bGU+PC90aXRsZXM+PHBlcmlvZGljYWw+PGZ1bGwtdGl0bGU+RWNvbG9neSBMZXR0ZXJzPC9m
dWxsLXRpdGxlPjwvcGVyaW9kaWNhbD48cGFnZXM+NDg1LTQ5ODwvcGFnZXM+PHZvbHVtZT45PC92
b2x1bWU+PG51bWJlcj40PC9udW1iZXI+PGRhdGVzPjx5ZWFyPjIwMDY8L3llYXI+PC9kYXRlcz48
aXNibj4xNDYxLTAyM1g8L2lzYm4+PHVybHM+PC91cmxzPjwvcmVjb3JkPjwvQ2l0ZT48L0VuZE5v
dGU+AG==
</w:fldData>
          </w:fldChar>
        </w:r>
        <w:r w:rsidR="001E24E9">
          <w:rPr>
            <w:rFonts w:cs="Arial"/>
            <w:color w:val="000000" w:themeColor="text1"/>
          </w:rPr>
          <w:instrText xml:space="preserve"> ADDIN EN.CITE.DATA </w:instrText>
        </w:r>
        <w:r w:rsidR="001E24E9">
          <w:rPr>
            <w:rFonts w:cs="Arial"/>
            <w:color w:val="000000" w:themeColor="text1"/>
          </w:rPr>
        </w:r>
        <w:r w:rsidR="001E24E9">
          <w:rPr>
            <w:rFonts w:cs="Arial"/>
            <w:color w:val="000000" w:themeColor="text1"/>
          </w:rPr>
          <w:fldChar w:fldCharType="end"/>
        </w:r>
        <w:r w:rsidR="001E24E9" w:rsidRPr="00CA6E75">
          <w:rPr>
            <w:rFonts w:cs="Arial"/>
            <w:color w:val="000000" w:themeColor="text1"/>
          </w:rPr>
        </w:r>
        <w:r w:rsidR="001E24E9" w:rsidRPr="00CA6E75">
          <w:rPr>
            <w:rFonts w:cs="Arial"/>
            <w:color w:val="000000" w:themeColor="text1"/>
          </w:rPr>
          <w:fldChar w:fldCharType="separate"/>
        </w:r>
        <w:r w:rsidR="001E24E9">
          <w:rPr>
            <w:rFonts w:cs="Arial"/>
            <w:noProof/>
            <w:color w:val="000000" w:themeColor="text1"/>
          </w:rPr>
          <w:t>(19, 20, 57)</w:t>
        </w:r>
        <w:r w:rsidR="001E24E9" w:rsidRPr="00CA6E75">
          <w:rPr>
            <w:rFonts w:cs="Arial"/>
            <w:color w:val="000000" w:themeColor="text1"/>
          </w:rPr>
          <w:fldChar w:fldCharType="end"/>
        </w:r>
        <w:r w:rsidR="001E24E9">
          <w:rPr>
            <w:rFonts w:cs="Arial"/>
            <w:color w:val="000000" w:themeColor="text1"/>
          </w:rPr>
          <w:t>. In theory, these ecological effects can in turn shape the evolutionary dynamics of the bacteria-phage interaction, since smaller phage population sizes will</w:t>
        </w:r>
        <w:r w:rsidR="001E24E9" w:rsidRPr="00CA6E75">
          <w:rPr>
            <w:rFonts w:cs="Arial"/>
            <w:color w:val="000000" w:themeColor="text1"/>
          </w:rPr>
          <w:t xml:space="preserve"> </w:t>
        </w:r>
        <w:r w:rsidR="001E24E9">
          <w:rPr>
            <w:rFonts w:cs="Arial"/>
            <w:color w:val="000000" w:themeColor="text1"/>
          </w:rPr>
          <w:t>decrease</w:t>
        </w:r>
        <w:r w:rsidR="001E24E9" w:rsidRPr="00CA6E75">
          <w:rPr>
            <w:rFonts w:cs="Arial"/>
            <w:color w:val="000000" w:themeColor="text1"/>
          </w:rPr>
          <w:t xml:space="preserve"> the </w:t>
        </w:r>
        <w:r w:rsidR="001E24E9">
          <w:rPr>
            <w:rFonts w:cs="Arial"/>
            <w:color w:val="000000" w:themeColor="text1"/>
          </w:rPr>
          <w:t xml:space="preserve">mutation </w:t>
        </w:r>
        <w:r w:rsidR="001E24E9" w:rsidRPr="00CA6E75">
          <w:rPr>
            <w:rFonts w:cs="Arial"/>
            <w:color w:val="000000" w:themeColor="text1"/>
          </w:rPr>
          <w:t xml:space="preserve">supply </w:t>
        </w:r>
        <w:r w:rsidR="001E24E9">
          <w:rPr>
            <w:rFonts w:cs="Arial"/>
            <w:color w:val="000000" w:themeColor="text1"/>
          </w:rPr>
          <w:t>and hence the evolutionary potential of the phage</w:t>
        </w:r>
        <w:r w:rsidR="001E24E9" w:rsidRPr="00CA6E75">
          <w:rPr>
            <w:rFonts w:cs="Arial"/>
            <w:color w:val="000000" w:themeColor="text1"/>
          </w:rPr>
          <w:t xml:space="preserve"> </w:t>
        </w:r>
        <w:r w:rsidR="001E24E9" w:rsidRPr="00CA6E75">
          <w:rPr>
            <w:rFonts w:cs="Arial"/>
            <w:color w:val="000000" w:themeColor="text1"/>
          </w:rPr>
          <w:fldChar w:fldCharType="begin">
            <w:fldData xml:space="preserve">PEVuZE5vdGU+PENpdGU+PEF1dGhvcj5EZW5uZWh5PC9BdXRob3I+PFllYXI+MjAwNjwvWWVhcj48
UmVjTnVtPjM0MzwvUmVjTnVtPjxEaXNwbGF5VGV4dD4oMjgtMzApPC9EaXNwbGF5VGV4dD48cmVj
b3JkPjxyZWMtbnVtYmVyPjM0MzwvcmVjLW51bWJlcj48Zm9yZWlnbi1rZXlzPjxrZXkgYXBwPSJF
TiIgZGItaWQ9InhycjJzd3dleGEycmQ4ZWQyZDZ4ZndmMjByOXY1ZGV2dDJlMiIgdGltZXN0YW1w
PSIxNTU2MjI5Mjk4IiBndWlkPSIxYTkzNTViNi1kNzUzLTRhYTUtYjczNS1jZGY0OTg0N2M2MzIi
PjM0Mzwva2V5PjwvZm9yZWlnbi1rZXlzPjxyZWYtdHlwZSBuYW1lPSJKb3VybmFsIEFydGljbGUi
PjE3PC9yZWYtdHlwZT48Y29udHJpYnV0b3JzPjxhdXRob3JzPjxhdXRob3I+RGVubmVoeSwgSm9o
biBKPC9hdXRob3I+PGF1dGhvcj5GcmllZGVuYmVyZywgTmljaG9sYXMgQTwvYXV0aG9yPjxhdXRo
b3I+SG9sdCwgUm9iZXJ0IEQ8L2F1dGhvcj48YXV0aG9yPlR1cm5lciwgUGF1bCBFPC9hdXRob3I+
PC9hdXRob3JzPjwvY29udHJpYnV0b3JzPjx0aXRsZXM+PHRpdGxlPlZpcmFsIGVjb2xvZ3kgYW5k
IHRoZSBtYWludGVuYW5jZSBvZiBub3ZlbCBob3N0IHVzZTwvdGl0bGU+PHNlY29uZGFyeS10aXRs
ZT5UaGUgQW1lcmljYW4gTmF0dXJhbGlzdDwvc2Vjb25kYXJ5LXRpdGxlPjwvdGl0bGVzPjxwZXJp
b2RpY2FsPjxmdWxsLXRpdGxlPlRoZSBBbWVyaWNhbiBOYXR1cmFsaXN0PC9mdWxsLXRpdGxlPjwv
cGVyaW9kaWNhbD48cGFnZXM+NDI5LTQzOTwvcGFnZXM+PHZvbHVtZT4xNjc8L3ZvbHVtZT48bnVt
YmVyPjM8L251bWJlcj48ZGF0ZXM+PHllYXI+MjAwNjwveWVhcj48L2RhdGVzPjxpc2JuPjAwMDMt
MDE0NzwvaXNibj48dXJscz48L3VybHM+PC9yZWNvcmQ+PC9DaXRlPjxDaXRlPjxBdXRob3I+QW50
aWE8L0F1dGhvcj48WWVhcj4yMDAzPC9ZZWFyPjxSZWNOdW0+MzI3PC9SZWNOdW0+PHJlY29yZD48
cmVjLW51bWJlcj4zMjc8L3JlYy1udW1iZXI+PGZvcmVpZ24ta2V5cz48a2V5IGFwcD0iRU4iIGRi
LWlkPSJ4cnIyc3d3ZXhhMnJkOGVkMmQ2eGZ3ZjIwcjl2NWRldnQyZTIiIHRpbWVzdGFtcD0iMTU1
NjIyOTI5MCIgZ3VpZD0iYzUxNDM0MDQtYjNmNy00MzhhLWJiOTUtY2Q3ZGM2MjI1NWZiIj4zMjc8
L2tleT48L2ZvcmVpZ24ta2V5cz48cmVmLXR5cGUgbmFtZT0iSm91cm5hbCBBcnRpY2xlIj4xNzwv
cmVmLXR5cGU+PGNvbnRyaWJ1dG9ycz48YXV0aG9ycz48YXV0aG9yPkFudGlhLCBSdXN0b208L2F1
dGhvcj48YXV0aG9yPlJlZ29lcywgUm9sYW5kIFI8L2F1dGhvcj48YXV0aG9yPktvZWxsYSwgSmFj
b2IgQzwvYXV0aG9yPjxhdXRob3I+QmVyZ3N0cm9tLCBDYXJsIFQ8L2F1dGhvcj48L2F1dGhvcnM+
PC9jb250cmlidXRvcnM+PHRpdGxlcz48dGl0bGU+VGhlIHJvbGUgb2YgZXZvbHV0aW9uIGluIHRo
ZSBlbWVyZ2VuY2Ugb2YgaW5mZWN0aW91cyBkaXNlYXNlczwvdGl0bGU+PHNlY29uZGFyeS10aXRs
ZT5OYXR1cmU8L3NlY29uZGFyeS10aXRsZT48L3RpdGxlcz48cGVyaW9kaWNhbD48ZnVsbC10aXRs
ZT5OYXR1cmU8L2Z1bGwtdGl0bGU+PC9wZXJpb2RpY2FsPjxwYWdlcz42NTg8L3BhZ2VzPjx2b2x1
bWU+NDI2PC92b2x1bWU+PG51bWJlcj42OTY3PC9udW1iZXI+PGRhdGVzPjx5ZWFyPjIwMDM8L3ll
YXI+PC9kYXRlcz48aXNibj4xNDc2LTQ2ODc8L2lzYm4+PHVybHM+PC91cmxzPjwvcmVjb3JkPjwv
Q2l0ZT48Q2l0ZT48QXV0aG9yPllhdGVzPC9BdXRob3I+PFllYXI+MjAwNjwvWWVhcj48UmVjTnVt
PjMyNjwvUmVjTnVtPjxyZWNvcmQ+PHJlYy1udW1iZXI+MzI2PC9yZWMtbnVtYmVyPjxmb3JlaWdu
LWtleXM+PGtleSBhcHA9IkVOIiBkYi1pZD0ieHJyMnN3d2V4YTJyZDhlZDJkNnhmd2YyMHI5djVk
ZXZ0MmUyIiB0aW1lc3RhbXA9IjE1NTYyMjkyOTAiIGd1aWQ9IjlhNmI1MGJmLTcwOTgtNGUyZC1h
OGRkLWNjZDNhNjZjYmFkNiI+MzI2PC9rZXk+PC9mb3JlaWduLWtleXM+PHJlZi10eXBlIG5hbWU9
IkpvdXJuYWwgQXJ0aWNsZSI+MTc8L3JlZi10eXBlPjxjb250cmlidXRvcnM+PGF1dGhvcnM+PGF1
dGhvcj5ZYXRlcywgQW5kcmV3PC9hdXRob3I+PGF1dGhvcj5BbnRpYSwgUnVzdG9tPC9hdXRob3I+
PGF1dGhvcj5SZWdvZXMsIFJvbGFuZCBSPC9hdXRob3I+PC9hdXRob3JzPjwvY29udHJpYnV0b3Jz
Pjx0aXRsZXM+PHRpdGxlPkhvdyBkbyBwYXRob2dlbiBldm9sdXRpb24gYW5kIGhvc3QgaGV0ZXJv
Z2VuZWl0eSBpbnRlcmFjdCBpbiBkaXNlYXNlIGVtZXJnZW5jZT88L3RpdGxlPjxzZWNvbmRhcnkt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bGwtdGl0bGU+PC9wZXJpb2RpY2FsPjxwYWdlcz4zMDc1LTMwODM8L3BhZ2VzPjx2b2x1bWU+Mjcz
PC92b2x1bWU+PG51bWJlcj4xNjA1PC9udW1iZXI+PGRhdGVzPjx5ZWFyPjIwMDY8L3llYXI+PC9k
YXRlcz48aXNibj4wOTYyLTg0NTI8L2lzYm4+PHVybHM+PC91cmxzPjwvcmVjb3JkPjwvQ2l0ZT48
L0VuZE5vdGU+AG==
</w:fldData>
          </w:fldChar>
        </w:r>
        <w:r w:rsidR="001E24E9">
          <w:rPr>
            <w:rFonts w:cs="Arial"/>
            <w:color w:val="000000" w:themeColor="text1"/>
          </w:rPr>
          <w:instrText xml:space="preserve"> ADDIN EN.CITE </w:instrText>
        </w:r>
        <w:r w:rsidR="001E24E9">
          <w:rPr>
            <w:rFonts w:cs="Arial"/>
            <w:color w:val="000000" w:themeColor="text1"/>
          </w:rPr>
          <w:fldChar w:fldCharType="begin">
            <w:fldData xml:space="preserve">PEVuZE5vdGU+PENpdGU+PEF1dGhvcj5EZW5uZWh5PC9BdXRob3I+PFllYXI+MjAwNjwvWWVhcj48
UmVjTnVtPjM0MzwvUmVjTnVtPjxEaXNwbGF5VGV4dD4oMjgtMzApPC9EaXNwbGF5VGV4dD48cmVj
b3JkPjxyZWMtbnVtYmVyPjM0MzwvcmVjLW51bWJlcj48Zm9yZWlnbi1rZXlzPjxrZXkgYXBwPSJF
TiIgZGItaWQ9InhycjJzd3dleGEycmQ4ZWQyZDZ4ZndmMjByOXY1ZGV2dDJlMiIgdGltZXN0YW1w
PSIxNTU2MjI5Mjk4IiBndWlkPSIxYTkzNTViNi1kNzUzLTRhYTUtYjczNS1jZGY0OTg0N2M2MzIi
PjM0Mzwva2V5PjwvZm9yZWlnbi1rZXlzPjxyZWYtdHlwZSBuYW1lPSJKb3VybmFsIEFydGljbGUi
PjE3PC9yZWYtdHlwZT48Y29udHJpYnV0b3JzPjxhdXRob3JzPjxhdXRob3I+RGVubmVoeSwgSm9o
biBKPC9hdXRob3I+PGF1dGhvcj5GcmllZGVuYmVyZywgTmljaG9sYXMgQTwvYXV0aG9yPjxhdXRo
b3I+SG9sdCwgUm9iZXJ0IEQ8L2F1dGhvcj48YXV0aG9yPlR1cm5lciwgUGF1bCBFPC9hdXRob3I+
PC9hdXRob3JzPjwvY29udHJpYnV0b3JzPjx0aXRsZXM+PHRpdGxlPlZpcmFsIGVjb2xvZ3kgYW5k
IHRoZSBtYWludGVuYW5jZSBvZiBub3ZlbCBob3N0IHVzZTwvdGl0bGU+PHNlY29uZGFyeS10aXRs
ZT5UaGUgQW1lcmljYW4gTmF0dXJhbGlzdDwvc2Vjb25kYXJ5LXRpdGxlPjwvdGl0bGVzPjxwZXJp
b2RpY2FsPjxmdWxsLXRpdGxlPlRoZSBBbWVyaWNhbiBOYXR1cmFsaXN0PC9mdWxsLXRpdGxlPjwv
cGVyaW9kaWNhbD48cGFnZXM+NDI5LTQzOTwvcGFnZXM+PHZvbHVtZT4xNjc8L3ZvbHVtZT48bnVt
YmVyPjM8L251bWJlcj48ZGF0ZXM+PHllYXI+MjAwNjwveWVhcj48L2RhdGVzPjxpc2JuPjAwMDMt
MDE0NzwvaXNibj48dXJscz48L3VybHM+PC9yZWNvcmQ+PC9DaXRlPjxDaXRlPjxBdXRob3I+QW50
aWE8L0F1dGhvcj48WWVhcj4yMDAzPC9ZZWFyPjxSZWNOdW0+MzI3PC9SZWNOdW0+PHJlY29yZD48
cmVjLW51bWJlcj4zMjc8L3JlYy1udW1iZXI+PGZvcmVpZ24ta2V5cz48a2V5IGFwcD0iRU4iIGRi
LWlkPSJ4cnIyc3d3ZXhhMnJkOGVkMmQ2eGZ3ZjIwcjl2NWRldnQyZTIiIHRpbWVzdGFtcD0iMTU1
NjIyOTI5MCIgZ3VpZD0iYzUxNDM0MDQtYjNmNy00MzhhLWJiOTUtY2Q3ZGM2MjI1NWZiIj4zMjc8
L2tleT48L2ZvcmVpZ24ta2V5cz48cmVmLXR5cGUgbmFtZT0iSm91cm5hbCBBcnRpY2xlIj4xNzwv
cmVmLXR5cGU+PGNvbnRyaWJ1dG9ycz48YXV0aG9ycz48YXV0aG9yPkFudGlhLCBSdXN0b208L2F1
dGhvcj48YXV0aG9yPlJlZ29lcywgUm9sYW5kIFI8L2F1dGhvcj48YXV0aG9yPktvZWxsYSwgSmFj
b2IgQzwvYXV0aG9yPjxhdXRob3I+QmVyZ3N0cm9tLCBDYXJsIFQ8L2F1dGhvcj48L2F1dGhvcnM+
PC9jb250cmlidXRvcnM+PHRpdGxlcz48dGl0bGU+VGhlIHJvbGUgb2YgZXZvbHV0aW9uIGluIHRo
ZSBlbWVyZ2VuY2Ugb2YgaW5mZWN0aW91cyBkaXNlYXNlczwvdGl0bGU+PHNlY29uZGFyeS10aXRs
ZT5OYXR1cmU8L3NlY29uZGFyeS10aXRsZT48L3RpdGxlcz48cGVyaW9kaWNhbD48ZnVsbC10aXRs
ZT5OYXR1cmU8L2Z1bGwtdGl0bGU+PC9wZXJpb2RpY2FsPjxwYWdlcz42NTg8L3BhZ2VzPjx2b2x1
bWU+NDI2PC92b2x1bWU+PG51bWJlcj42OTY3PC9udW1iZXI+PGRhdGVzPjx5ZWFyPjIwMDM8L3ll
YXI+PC9kYXRlcz48aXNibj4xNDc2LTQ2ODc8L2lzYm4+PHVybHM+PC91cmxzPjwvcmVjb3JkPjwv
Q2l0ZT48Q2l0ZT48QXV0aG9yPllhdGVzPC9BdXRob3I+PFllYXI+MjAwNjwvWWVhcj48UmVjTnVt
PjMyNjwvUmVjTnVtPjxyZWNvcmQ+PHJlYy1udW1iZXI+MzI2PC9yZWMtbnVtYmVyPjxmb3JlaWdu
LWtleXM+PGtleSBhcHA9IkVOIiBkYi1pZD0ieHJyMnN3d2V4YTJyZDhlZDJkNnhmd2YyMHI5djVk
ZXZ0MmUyIiB0aW1lc3RhbXA9IjE1NTYyMjkyOTAiIGd1aWQ9IjlhNmI1MGJmLTcwOTgtNGUyZC1h
OGRkLWNjZDNhNjZjYmFkNiI+MzI2PC9rZXk+PC9mb3JlaWduLWtleXM+PHJlZi10eXBlIG5hbWU9
IkpvdXJuYWwgQXJ0aWNsZSI+MTc8L3JlZi10eXBlPjxjb250cmlidXRvcnM+PGF1dGhvcnM+PGF1
dGhvcj5ZYXRlcywgQW5kcmV3PC9hdXRob3I+PGF1dGhvcj5BbnRpYSwgUnVzdG9tPC9hdXRob3I+
PGF1dGhvcj5SZWdvZXMsIFJvbGFuZCBSPC9hdXRob3I+PC9hdXRob3JzPjwvY29udHJpYnV0b3Jz
Pjx0aXRsZXM+PHRpdGxlPkhvdyBkbyBwYXRob2dlbiBldm9sdXRpb24gYW5kIGhvc3QgaGV0ZXJv
Z2VuZWl0eSBpbnRlcmFjdCBpbiBkaXNlYXNlIGVtZXJnZW5jZT88L3RpdGxlPjxzZWNvbmRhcnkt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bGwtdGl0bGU+PC9wZXJpb2RpY2FsPjxwYWdlcz4zMDc1LTMwODM8L3BhZ2VzPjx2b2x1bWU+Mjcz
PC92b2x1bWU+PG51bWJlcj4xNjA1PC9udW1iZXI+PGRhdGVzPjx5ZWFyPjIwMDY8L3llYXI+PC9k
YXRlcz48aXNibj4wOTYyLTg0NTI8L2lzYm4+PHVybHM+PC91cmxzPjwvcmVjb3JkPjwvQ2l0ZT48
L0VuZE5vdGU+AG==
</w:fldData>
          </w:fldChar>
        </w:r>
        <w:r w:rsidR="001E24E9">
          <w:rPr>
            <w:rFonts w:cs="Arial"/>
            <w:color w:val="000000" w:themeColor="text1"/>
          </w:rPr>
          <w:instrText xml:space="preserve"> ADDIN EN.CITE.DATA </w:instrText>
        </w:r>
        <w:r w:rsidR="001E24E9">
          <w:rPr>
            <w:rFonts w:cs="Arial"/>
            <w:color w:val="000000" w:themeColor="text1"/>
          </w:rPr>
        </w:r>
        <w:r w:rsidR="001E24E9">
          <w:rPr>
            <w:rFonts w:cs="Arial"/>
            <w:color w:val="000000" w:themeColor="text1"/>
          </w:rPr>
          <w:fldChar w:fldCharType="end"/>
        </w:r>
        <w:r w:rsidR="001E24E9" w:rsidRPr="00CA6E75">
          <w:rPr>
            <w:rFonts w:eastAsia="Calibri" w:cs="Arial"/>
            <w:color w:val="000000" w:themeColor="text1"/>
          </w:rPr>
        </w:r>
        <w:r w:rsidR="001E24E9" w:rsidRPr="00CA6E75">
          <w:rPr>
            <w:rFonts w:eastAsia="Calibri" w:cs="Arial"/>
            <w:color w:val="000000" w:themeColor="text1"/>
          </w:rPr>
          <w:fldChar w:fldCharType="separate"/>
        </w:r>
        <w:r w:rsidR="001E24E9" w:rsidRPr="00820E6F">
          <w:rPr>
            <w:rFonts w:cs="Arial"/>
            <w:noProof/>
            <w:color w:val="000000" w:themeColor="text1"/>
          </w:rPr>
          <w:t>(28-30)</w:t>
        </w:r>
        <w:r w:rsidR="001E24E9" w:rsidRPr="00CA6E75">
          <w:rPr>
            <w:rFonts w:cs="Arial"/>
            <w:color w:val="000000" w:themeColor="text1"/>
          </w:rPr>
          <w:fldChar w:fldCharType="end"/>
        </w:r>
        <w:r w:rsidR="001E24E9">
          <w:rPr>
            <w:rFonts w:cs="Arial"/>
            <w:color w:val="000000" w:themeColor="text1"/>
          </w:rPr>
          <w:t>.</w:t>
        </w:r>
      </w:ins>
      <w:ins w:id="912" w:author="Common, Jack" w:date="2019-10-24T11:56:00Z">
        <w:r w:rsidR="00D55C90">
          <w:rPr>
            <w:rFonts w:cs="Arial"/>
            <w:color w:val="000000" w:themeColor="text1"/>
          </w:rPr>
          <w:t xml:space="preserve"> However, we did not observe this evolutionary effect. Instead, </w:t>
        </w:r>
      </w:ins>
      <w:ins w:id="913" w:author="Common, Jack" w:date="2019-10-24T11:57:00Z">
        <w:r w:rsidR="00260F67">
          <w:rPr>
            <w:rFonts w:cs="Arial"/>
            <w:color w:val="000000" w:themeColor="text1"/>
          </w:rPr>
          <w:t>the likelihood that</w:t>
        </w:r>
        <w:r w:rsidR="001D3877">
          <w:rPr>
            <w:rFonts w:cs="Arial"/>
            <w:color w:val="000000" w:themeColor="text1"/>
          </w:rPr>
          <w:t xml:space="preserve"> an</w:t>
        </w:r>
        <w:r w:rsidR="00260F67">
          <w:rPr>
            <w:rFonts w:cs="Arial"/>
            <w:color w:val="000000" w:themeColor="text1"/>
          </w:rPr>
          <w:t xml:space="preserve"> </w:t>
        </w:r>
        <w:r w:rsidR="001D3877">
          <w:rPr>
            <w:rFonts w:cs="Arial"/>
            <w:color w:val="000000" w:themeColor="text1"/>
          </w:rPr>
          <w:t xml:space="preserve">individual </w:t>
        </w:r>
        <w:r w:rsidR="00260F67">
          <w:rPr>
            <w:rFonts w:cs="Arial"/>
            <w:color w:val="000000" w:themeColor="text1"/>
          </w:rPr>
          <w:t xml:space="preserve">phage evolved to </w:t>
        </w:r>
      </w:ins>
      <w:ins w:id="914" w:author="Common, Jack" w:date="2019-10-24T12:01:00Z">
        <w:r w:rsidR="00981473">
          <w:rPr>
            <w:rFonts w:cs="Arial"/>
            <w:color w:val="000000" w:themeColor="text1"/>
          </w:rPr>
          <w:t>expand</w:t>
        </w:r>
      </w:ins>
      <w:ins w:id="915" w:author="Common, Jack" w:date="2019-10-24T11:57:00Z">
        <w:r w:rsidR="00260F67">
          <w:rPr>
            <w:rFonts w:cs="Arial"/>
            <w:color w:val="000000" w:themeColor="text1"/>
          </w:rPr>
          <w:t xml:space="preserve"> </w:t>
        </w:r>
        <w:r w:rsidR="001D3877">
          <w:rPr>
            <w:rFonts w:cs="Arial"/>
            <w:color w:val="000000" w:themeColor="text1"/>
          </w:rPr>
          <w:t>its</w:t>
        </w:r>
        <w:r w:rsidR="00260F67">
          <w:rPr>
            <w:rFonts w:cs="Arial"/>
            <w:color w:val="000000" w:themeColor="text1"/>
          </w:rPr>
          <w:t xml:space="preserve"> host range</w:t>
        </w:r>
        <w:r w:rsidR="001D3877">
          <w:rPr>
            <w:rFonts w:cs="Arial"/>
            <w:color w:val="000000" w:themeColor="text1"/>
          </w:rPr>
          <w:t xml:space="preserve"> did not follow the </w:t>
        </w:r>
        <w:r w:rsidR="00C81F91">
          <w:rPr>
            <w:rFonts w:cs="Arial"/>
            <w:color w:val="000000" w:themeColor="text1"/>
          </w:rPr>
          <w:t>gra</w:t>
        </w:r>
      </w:ins>
      <w:ins w:id="916" w:author="Common, Jack" w:date="2019-10-24T11:58:00Z">
        <w:r w:rsidR="00C81F91">
          <w:rPr>
            <w:rFonts w:cs="Arial"/>
            <w:color w:val="000000" w:themeColor="text1"/>
          </w:rPr>
          <w:t xml:space="preserve">dient of CRISPR allele diversity in our experimental treatments. </w:t>
        </w:r>
      </w:ins>
      <w:ins w:id="917" w:author="Common, Jack" w:date="2019-10-24T12:00:00Z">
        <w:r w:rsidR="00F80601">
          <w:rPr>
            <w:rFonts w:cs="Arial"/>
            <w:color w:val="000000" w:themeColor="text1"/>
          </w:rPr>
          <w:t xml:space="preserve">Rather, </w:t>
        </w:r>
        <w:r w:rsidR="00981473">
          <w:rPr>
            <w:rFonts w:cs="Arial"/>
            <w:color w:val="000000" w:themeColor="text1"/>
          </w:rPr>
          <w:t xml:space="preserve">the evolution of phage host range expansion </w:t>
        </w:r>
      </w:ins>
      <w:ins w:id="918" w:author="Common, Jack" w:date="2019-10-24T12:01:00Z">
        <w:r w:rsidR="00EB7BFA">
          <w:rPr>
            <w:rFonts w:cs="Arial"/>
            <w:color w:val="000000" w:themeColor="text1"/>
          </w:rPr>
          <w:t xml:space="preserve">peaked at </w:t>
        </w:r>
        <w:r w:rsidR="00EB7BFA">
          <w:rPr>
            <w:rFonts w:cs="Arial"/>
          </w:rPr>
          <w:t>intermediate levels of CRISPR allele diversity, namely in the 6-clone treatment.</w:t>
        </w:r>
      </w:ins>
      <w:ins w:id="919" w:author="Common, Jack" w:date="2019-10-24T12:02:00Z">
        <w:r w:rsidR="00565EB1">
          <w:rPr>
            <w:rFonts w:cs="Arial"/>
          </w:rPr>
          <w:t xml:space="preserve"> </w:t>
        </w:r>
      </w:ins>
      <w:moveToRangeStart w:id="920" w:author="Common, Jack" w:date="2019-10-24T12:02:00Z" w:name="move22810973"/>
      <w:moveTo w:id="921" w:author="Common, Jack" w:date="2019-10-24T12:02:00Z">
        <w:r w:rsidR="00565EB1">
          <w:rPr>
            <w:rFonts w:cs="Arial"/>
          </w:rPr>
          <w:t xml:space="preserve">This is </w:t>
        </w:r>
        <w:del w:id="922" w:author="Common, Jack" w:date="2019-10-24T12:02:00Z">
          <w:r w:rsidR="00565EB1" w:rsidDel="00565EB1">
            <w:rPr>
              <w:rFonts w:cs="Arial"/>
            </w:rPr>
            <w:delText>likely</w:delText>
          </w:r>
        </w:del>
      </w:moveTo>
      <w:ins w:id="923" w:author="Common, Jack" w:date="2019-10-24T12:02:00Z">
        <w:r w:rsidR="00565EB1">
          <w:rPr>
            <w:rFonts w:cs="Arial"/>
          </w:rPr>
          <w:t>probably</w:t>
        </w:r>
      </w:ins>
      <w:moveTo w:id="924" w:author="Common, Jack" w:date="2019-10-24T12:02:00Z">
        <w:r w:rsidR="00565EB1">
          <w:rPr>
            <w:rFonts w:cs="Arial"/>
          </w:rPr>
          <w:t xml:space="preserve"> because increasing host diversity dilutes susceptible hosts, which results in smaller phage population size and hence less genetic variation</w:t>
        </w:r>
      </w:moveTo>
      <w:ins w:id="925" w:author="Common, Jack" w:date="2019-10-24T12:03:00Z">
        <w:r w:rsidR="000B698A">
          <w:rPr>
            <w:rFonts w:cs="Arial"/>
          </w:rPr>
          <w:t xml:space="preserve"> </w:t>
        </w:r>
      </w:ins>
      <w:moveTo w:id="926" w:author="Common, Jack" w:date="2019-10-24T12:02:00Z">
        <w:del w:id="927" w:author="Common, Jack" w:date="2019-10-24T12:03:00Z">
          <w:r w:rsidR="00565EB1" w:rsidDel="000B698A">
            <w:rPr>
              <w:rFonts w:cs="Arial"/>
            </w:rPr>
            <w:delText xml:space="preserve"> </w:delText>
          </w:r>
        </w:del>
        <w:del w:id="928" w:author="Common, Jack" w:date="2019-10-24T12:02:00Z">
          <w:r w:rsidR="00565EB1" w:rsidDel="000B698A">
            <w:rPr>
              <w:rFonts w:cs="Arial"/>
            </w:rPr>
            <w:delText xml:space="preserve">in the phage population </w:delText>
          </w:r>
        </w:del>
        <w:r w:rsidR="00565EB1">
          <w:rPr>
            <w:rFonts w:cs="Arial"/>
          </w:rPr>
          <w:t xml:space="preserve">on which selection can act. </w:t>
        </w:r>
      </w:moveTo>
      <w:ins w:id="929" w:author="Common, Jack" w:date="2019-10-24T12:03:00Z">
        <w:r w:rsidR="000B698A">
          <w:rPr>
            <w:rFonts w:cs="Arial"/>
          </w:rPr>
          <w:t>Simultaneously, i</w:t>
        </w:r>
      </w:ins>
      <w:moveTo w:id="930" w:author="Common, Jack" w:date="2019-10-24T12:02:00Z">
        <w:del w:id="931" w:author="Common, Jack" w:date="2019-10-24T12:03:00Z">
          <w:r w:rsidR="00565EB1" w:rsidDel="000B698A">
            <w:rPr>
              <w:rFonts w:cs="Arial"/>
            </w:rPr>
            <w:delText>I</w:delText>
          </w:r>
        </w:del>
        <w:r w:rsidR="00565EB1">
          <w:rPr>
            <w:rFonts w:cs="Arial"/>
          </w:rPr>
          <w:t xml:space="preserve">ncreasing host diversity can </w:t>
        </w:r>
        <w:del w:id="932" w:author="Common, Jack" w:date="2019-10-24T12:03:00Z">
          <w:r w:rsidR="00565EB1" w:rsidDel="000B698A">
            <w:rPr>
              <w:rFonts w:cs="Arial"/>
            </w:rPr>
            <w:delText xml:space="preserve">simultaneously </w:delText>
          </w:r>
        </w:del>
        <w:r w:rsidR="00565EB1">
          <w:rPr>
            <w:rFonts w:cs="Arial"/>
          </w:rPr>
          <w:t xml:space="preserve">increase selection for escape mutations. These two effects </w:t>
        </w:r>
      </w:moveTo>
      <w:ins w:id="933" w:author="Common, Jack" w:date="2019-10-24T12:03:00Z">
        <w:r w:rsidR="000B698A">
          <w:rPr>
            <w:rFonts w:cs="Arial"/>
          </w:rPr>
          <w:t xml:space="preserve">in dynamic tension </w:t>
        </w:r>
      </w:ins>
      <w:moveTo w:id="934" w:author="Common, Jack" w:date="2019-10-24T12:02:00Z">
        <w:r w:rsidR="00565EB1">
          <w:rPr>
            <w:rFonts w:cs="Arial"/>
          </w:rPr>
          <w:t xml:space="preserve">can maximise evolutionary emergence at intermediate host diversity </w:t>
        </w:r>
        <w:r w:rsidR="00565EB1">
          <w:rPr>
            <w:rFonts w:cs="Arial"/>
            <w:color w:val="000000" w:themeColor="text1"/>
          </w:rPr>
          <w:fldChar w:fldCharType="begin"/>
        </w:r>
        <w:r w:rsidR="00565EB1">
          <w:rPr>
            <w:rFonts w:cs="Arial"/>
            <w:color w:val="000000" w:themeColor="text1"/>
          </w:rPr>
          <w:instrText xml:space="preserve"> ADDIN EN.CITE &lt;EndNote&gt;&lt;Cite&gt;&lt;Author&gt;Chabas&lt;/Author&gt;&lt;Year&gt;2018&lt;/Year&gt;&lt;RecNum&gt;348&lt;/RecNum&gt;&lt;DisplayText&gt;(31)&lt;/DisplayText&gt;&lt;record&gt;&lt;rec-number&gt;348&lt;/rec-number&gt;&lt;foreign-keys&gt;&lt;key app="EN" db-id="xrr2swwexa2rd8ed2d6xfwf20r9v5devt2e2" timestamp="1556229298" guid="59971bce-0692-4e85-ba94-98e5c8f85a54"&gt;348&lt;/key&gt;&lt;/foreign-keys&gt;&lt;ref-type name="Journal Article"&gt;17&lt;/ref-type&gt;&lt;contributors&gt;&lt;authors&gt;&lt;author&gt;Chabas, Hélène&lt;/author&gt;&lt;author&gt;Lion, Sébastien&lt;/author&gt;&lt;author&gt;Nicot, Antoine&lt;/author&gt;&lt;author&gt;Meaden, Sean&lt;/author&gt;&lt;author&gt;van Houte, Stineke&lt;/author&gt;&lt;author&gt;Moineau, Sylvain&lt;/author&gt;&lt;author&gt;Wahl, Lindi M&lt;/author&gt;&lt;author&gt;Westra, Edze R&lt;/author&gt;&lt;author&gt;Gandon, Sylvain&lt;/author&gt;&lt;/authors&gt;&lt;/contributors&gt;&lt;titles&gt;&lt;title&gt;Evolutionary emergence of infectious diseases in heterogeneous host populations&lt;/title&gt;&lt;secondary-title&gt;PLOS Biology&lt;/secondary-title&gt;&lt;/titles&gt;&lt;periodical&gt;&lt;full-title&gt;PLOS Biology&lt;/full-title&gt;&lt;/periodical&gt;&lt;pages&gt;e2006738&lt;/pages&gt;&lt;volume&gt;16&lt;/volume&gt;&lt;number&gt;9&lt;/number&gt;&lt;dates&gt;&lt;year&gt;2018&lt;/year&gt;&lt;/dates&gt;&lt;publisher&gt;Public Library of Science&lt;/publisher&gt;&lt;urls&gt;&lt;related-urls&gt;&lt;url&gt;https://doi.org/10.1371/journal.pbio.2006738&lt;/url&gt;&lt;/related-urls&gt;&lt;/urls&gt;&lt;electronic-resource-num&gt;10.1371/journal.pbio.2006738&lt;/electronic-resource-num&gt;&lt;/record&gt;&lt;/Cite&gt;&lt;/EndNote&gt;</w:instrText>
        </w:r>
        <w:r w:rsidR="00565EB1">
          <w:rPr>
            <w:rFonts w:cs="Arial"/>
            <w:color w:val="000000" w:themeColor="text1"/>
          </w:rPr>
          <w:fldChar w:fldCharType="separate"/>
        </w:r>
        <w:r w:rsidR="00565EB1">
          <w:rPr>
            <w:rFonts w:cs="Arial"/>
            <w:noProof/>
            <w:color w:val="000000" w:themeColor="text1"/>
          </w:rPr>
          <w:t>(31)</w:t>
        </w:r>
        <w:r w:rsidR="00565EB1">
          <w:rPr>
            <w:rFonts w:cs="Arial"/>
            <w:color w:val="000000" w:themeColor="text1"/>
          </w:rPr>
          <w:fldChar w:fldCharType="end"/>
        </w:r>
        <w:r w:rsidR="00565EB1">
          <w:rPr>
            <w:rFonts w:cs="Arial"/>
            <w:color w:val="000000" w:themeColor="text1"/>
          </w:rPr>
          <w:t>.</w:t>
        </w:r>
      </w:moveTo>
      <w:moveToRangeEnd w:id="920"/>
      <w:ins w:id="935" w:author="Common, Jack" w:date="2019-10-24T12:06:00Z">
        <w:r w:rsidR="00750E9E">
          <w:rPr>
            <w:rFonts w:cs="Arial"/>
            <w:color w:val="000000" w:themeColor="text1"/>
          </w:rPr>
          <w:t xml:space="preserve"> </w:t>
        </w:r>
      </w:ins>
    </w:p>
    <w:p w14:paraId="1449303C" w14:textId="77777777" w:rsidR="00750E9E" w:rsidRDefault="00750E9E" w:rsidP="00750E9E">
      <w:pPr>
        <w:jc w:val="both"/>
        <w:rPr>
          <w:ins w:id="936" w:author="Common, Jack" w:date="2019-10-24T12:07:00Z"/>
          <w:rFonts w:cs="Arial"/>
          <w:color w:val="000000" w:themeColor="text1"/>
        </w:rPr>
      </w:pPr>
    </w:p>
    <w:p w14:paraId="2C27D2DD" w14:textId="2598C0AA" w:rsidR="0091035C" w:rsidRDefault="00750E9E" w:rsidP="00750E9E">
      <w:pPr>
        <w:jc w:val="both"/>
        <w:rPr>
          <w:ins w:id="937" w:author="Common, Jack" w:date="2019-10-24T12:14:00Z"/>
          <w:rFonts w:cs="Arial"/>
          <w:color w:val="000000" w:themeColor="text1"/>
        </w:rPr>
      </w:pPr>
      <w:ins w:id="938" w:author="Common, Jack" w:date="2019-10-24T12:06:00Z">
        <w:r w:rsidRPr="00750E9E">
          <w:rPr>
            <w:rFonts w:cs="Arial"/>
            <w:color w:val="000000" w:themeColor="text1"/>
          </w:rPr>
          <w:t>Altogether</w:t>
        </w:r>
      </w:ins>
      <w:ins w:id="939" w:author="Common, Jack" w:date="2019-10-24T12:08:00Z">
        <w:r w:rsidR="00C80621">
          <w:rPr>
            <w:rFonts w:cs="Arial"/>
            <w:color w:val="000000" w:themeColor="text1"/>
          </w:rPr>
          <w:t xml:space="preserve"> </w:t>
        </w:r>
      </w:ins>
      <w:ins w:id="940" w:author="Common, Jack" w:date="2019-10-24T12:07:00Z">
        <w:r>
          <w:rPr>
            <w:rFonts w:cs="Arial"/>
            <w:color w:val="000000" w:themeColor="text1"/>
          </w:rPr>
          <w:t xml:space="preserve">our results </w:t>
        </w:r>
      </w:ins>
      <w:ins w:id="941" w:author="Common, Jack" w:date="2019-10-24T12:06:00Z">
        <w:r w:rsidRPr="00750E9E">
          <w:rPr>
            <w:rFonts w:cs="Arial"/>
            <w:color w:val="000000" w:themeColor="text1"/>
          </w:rPr>
          <w:t xml:space="preserve">suggest that </w:t>
        </w:r>
      </w:ins>
      <w:ins w:id="942" w:author="Common, Jack" w:date="2019-10-24T12:07:00Z">
        <w:r w:rsidR="00417302">
          <w:rPr>
            <w:rFonts w:cs="Arial"/>
            <w:color w:val="000000" w:themeColor="text1"/>
          </w:rPr>
          <w:t xml:space="preserve">the </w:t>
        </w:r>
      </w:ins>
      <w:ins w:id="943" w:author="Common, Jack" w:date="2019-10-24T12:06:00Z">
        <w:r w:rsidRPr="00750E9E">
          <w:rPr>
            <w:rFonts w:cs="Arial"/>
            <w:color w:val="000000" w:themeColor="text1"/>
          </w:rPr>
          <w:t xml:space="preserve">ecological </w:t>
        </w:r>
      </w:ins>
      <w:ins w:id="944" w:author="Common, Jack" w:date="2019-10-24T12:07:00Z">
        <w:r w:rsidR="00417302">
          <w:rPr>
            <w:rFonts w:cs="Arial"/>
            <w:color w:val="000000" w:themeColor="text1"/>
          </w:rPr>
          <w:t>impact of host diversity, namely</w:t>
        </w:r>
      </w:ins>
      <w:ins w:id="945" w:author="Common, Jack" w:date="2019-10-24T12:06:00Z">
        <w:r w:rsidRPr="00750E9E">
          <w:rPr>
            <w:rFonts w:cs="Arial"/>
            <w:color w:val="000000" w:themeColor="text1"/>
          </w:rPr>
          <w:t xml:space="preserve"> </w:t>
        </w:r>
      </w:ins>
      <w:ins w:id="946" w:author="Common, Jack" w:date="2019-10-24T12:08:00Z">
        <w:r w:rsidR="00C80621">
          <w:rPr>
            <w:rFonts w:cs="Arial"/>
            <w:color w:val="000000" w:themeColor="text1"/>
          </w:rPr>
          <w:t xml:space="preserve">a </w:t>
        </w:r>
      </w:ins>
      <w:ins w:id="947" w:author="Common, Jack" w:date="2019-10-24T12:06:00Z">
        <w:r w:rsidRPr="00750E9E">
          <w:rPr>
            <w:rFonts w:cs="Arial"/>
            <w:color w:val="000000" w:themeColor="text1"/>
          </w:rPr>
          <w:t xml:space="preserve">dilution effect </w:t>
        </w:r>
      </w:ins>
      <w:ins w:id="948" w:author="Common, Jack" w:date="2019-10-24T12:08:00Z">
        <w:r w:rsidR="00C80621">
          <w:rPr>
            <w:rFonts w:cs="Arial"/>
            <w:color w:val="000000" w:themeColor="text1"/>
          </w:rPr>
          <w:t>reducing</w:t>
        </w:r>
      </w:ins>
      <w:ins w:id="949" w:author="Common, Jack" w:date="2019-10-24T12:06:00Z">
        <w:r w:rsidRPr="00750E9E">
          <w:rPr>
            <w:rFonts w:cs="Arial"/>
            <w:color w:val="000000" w:themeColor="text1"/>
          </w:rPr>
          <w:t xml:space="preserve"> phage </w:t>
        </w:r>
      </w:ins>
      <w:ins w:id="950" w:author="Common, Jack" w:date="2019-10-24T12:08:00Z">
        <w:r w:rsidR="00C80621">
          <w:rPr>
            <w:rFonts w:cs="Arial"/>
            <w:color w:val="000000" w:themeColor="text1"/>
          </w:rPr>
          <w:t>reproduction, is the main</w:t>
        </w:r>
      </w:ins>
      <w:ins w:id="951" w:author="Common, Jack" w:date="2019-10-24T12:06:00Z">
        <w:r w:rsidRPr="00750E9E">
          <w:rPr>
            <w:rFonts w:cs="Arial"/>
            <w:color w:val="000000" w:themeColor="text1"/>
          </w:rPr>
          <w:t xml:space="preserve"> determin</w:t>
        </w:r>
      </w:ins>
      <w:ins w:id="952" w:author="Common, Jack" w:date="2019-10-24T12:08:00Z">
        <w:r w:rsidR="00C80621">
          <w:rPr>
            <w:rFonts w:cs="Arial"/>
            <w:color w:val="000000" w:themeColor="text1"/>
          </w:rPr>
          <w:t>ant of</w:t>
        </w:r>
      </w:ins>
      <w:ins w:id="953" w:author="Common, Jack" w:date="2019-10-24T12:06:00Z">
        <w:r w:rsidRPr="00750E9E">
          <w:rPr>
            <w:rFonts w:cs="Arial"/>
            <w:color w:val="000000" w:themeColor="text1"/>
          </w:rPr>
          <w:t xml:space="preserve"> phage </w:t>
        </w:r>
      </w:ins>
      <w:ins w:id="954" w:author="Common, Jack" w:date="2019-10-24T12:08:00Z">
        <w:r w:rsidR="00C80621">
          <w:rPr>
            <w:rFonts w:cs="Arial"/>
            <w:color w:val="000000" w:themeColor="text1"/>
          </w:rPr>
          <w:t xml:space="preserve">population size and persistence. </w:t>
        </w:r>
      </w:ins>
      <w:ins w:id="955" w:author="Common, Jack" w:date="2019-10-24T12:09:00Z">
        <w:r w:rsidR="00F310C8">
          <w:rPr>
            <w:rFonts w:cs="Arial"/>
            <w:color w:val="000000" w:themeColor="text1"/>
          </w:rPr>
          <w:t xml:space="preserve">While we did observe </w:t>
        </w:r>
      </w:ins>
      <w:ins w:id="956" w:author="Common, Jack" w:date="2019-10-24T12:12:00Z">
        <w:r w:rsidR="00EF73DF">
          <w:rPr>
            <w:rFonts w:cs="Arial"/>
            <w:color w:val="000000" w:themeColor="text1"/>
          </w:rPr>
          <w:t xml:space="preserve">results consistent with the </w:t>
        </w:r>
      </w:ins>
      <w:proofErr w:type="gramStart"/>
      <w:ins w:id="957" w:author="Common, Jack" w:date="2019-10-24T12:11:00Z">
        <w:r w:rsidR="00A254F4">
          <w:rPr>
            <w:rFonts w:cs="Arial"/>
            <w:color w:val="000000" w:themeColor="text1"/>
          </w:rPr>
          <w:t>previously-described</w:t>
        </w:r>
      </w:ins>
      <w:proofErr w:type="gramEnd"/>
      <w:ins w:id="958" w:author="Common, Jack" w:date="2019-10-24T12:09:00Z">
        <w:r w:rsidR="00B54368">
          <w:rPr>
            <w:rFonts w:cs="Arial"/>
            <w:color w:val="000000" w:themeColor="text1"/>
          </w:rPr>
          <w:t xml:space="preserve"> </w:t>
        </w:r>
      </w:ins>
      <w:ins w:id="959" w:author="Common, Jack" w:date="2019-10-24T12:11:00Z">
        <w:r w:rsidR="00A254F4">
          <w:rPr>
            <w:rFonts w:cs="Arial"/>
            <w:color w:val="000000" w:themeColor="text1"/>
          </w:rPr>
          <w:t>evolutionary effects of diversi</w:t>
        </w:r>
      </w:ins>
      <w:ins w:id="960" w:author="Common, Jack" w:date="2019-10-24T12:14:00Z">
        <w:r w:rsidR="0091035C">
          <w:rPr>
            <w:rFonts w:cs="Arial"/>
            <w:color w:val="000000" w:themeColor="text1"/>
          </w:rPr>
          <w:t>ty</w:t>
        </w:r>
      </w:ins>
      <w:ins w:id="961" w:author="Common, Jack" w:date="2019-10-24T12:12:00Z">
        <w:r w:rsidR="00EF73DF">
          <w:rPr>
            <w:rFonts w:cs="Arial"/>
            <w:color w:val="000000" w:themeColor="text1"/>
          </w:rPr>
          <w:t xml:space="preserve">, they are unrelated to </w:t>
        </w:r>
        <w:r w:rsidR="0020298E">
          <w:rPr>
            <w:rFonts w:cs="Arial"/>
            <w:color w:val="000000" w:themeColor="text1"/>
          </w:rPr>
          <w:t xml:space="preserve">phage and host </w:t>
        </w:r>
      </w:ins>
      <w:ins w:id="962" w:author="Common, Jack" w:date="2019-10-24T12:13:00Z">
        <w:r w:rsidR="0020298E">
          <w:rPr>
            <w:rFonts w:cs="Arial"/>
            <w:color w:val="000000" w:themeColor="text1"/>
          </w:rPr>
          <w:t xml:space="preserve">population dynamics. Hence, </w:t>
        </w:r>
        <w:r w:rsidR="0093416A">
          <w:rPr>
            <w:rFonts w:cs="Arial"/>
            <w:color w:val="000000" w:themeColor="text1"/>
          </w:rPr>
          <w:t xml:space="preserve">it appears that the effect of host diversity </w:t>
        </w:r>
      </w:ins>
      <w:ins w:id="963" w:author="Common, Jack" w:date="2019-10-24T12:14:00Z">
        <w:r w:rsidR="0091035C">
          <w:rPr>
            <w:rFonts w:cs="Arial"/>
            <w:color w:val="000000" w:themeColor="text1"/>
          </w:rPr>
          <w:t xml:space="preserve">is mediated primarily through ecological and not evolutionary processes. </w:t>
        </w:r>
      </w:ins>
    </w:p>
    <w:p w14:paraId="53B613C0" w14:textId="77777777" w:rsidR="0091035C" w:rsidRDefault="0091035C" w:rsidP="00750E9E">
      <w:pPr>
        <w:jc w:val="both"/>
        <w:rPr>
          <w:ins w:id="964" w:author="Common, Jack" w:date="2019-10-24T12:14:00Z"/>
          <w:rFonts w:cs="Arial"/>
          <w:color w:val="000000" w:themeColor="text1"/>
        </w:rPr>
      </w:pPr>
    </w:p>
    <w:p w14:paraId="5165D50F" w14:textId="0B3ADAB5" w:rsidR="00E62A18" w:rsidRPr="0091035C" w:rsidDel="00D93055" w:rsidRDefault="00A4372D">
      <w:pPr>
        <w:jc w:val="both"/>
        <w:rPr>
          <w:del w:id="965" w:author="Common, Jack" w:date="2019-10-24T11:55:00Z"/>
          <w:rFonts w:cs="Arial"/>
          <w:color w:val="000000" w:themeColor="text1"/>
          <w:rPrChange w:id="966" w:author="Common, Jack" w:date="2019-10-24T12:14:00Z">
            <w:rPr>
              <w:del w:id="967" w:author="Common, Jack" w:date="2019-10-24T11:55:00Z"/>
              <w:rFonts w:cs="Arial"/>
            </w:rPr>
          </w:rPrChange>
        </w:rPr>
        <w:pPrChange w:id="968" w:author="Common, Jack" w:date="2019-10-23T10:58:00Z">
          <w:pPr>
            <w:spacing w:line="480" w:lineRule="auto"/>
            <w:jc w:val="both"/>
          </w:pPr>
        </w:pPrChange>
      </w:pPr>
      <w:ins w:id="969" w:author="Common, Jack" w:date="2019-10-24T16:41:00Z">
        <w:r>
          <w:rPr>
            <w:rFonts w:cs="Arial"/>
            <w:color w:val="000000" w:themeColor="text1"/>
          </w:rPr>
          <w:t>We did find</w:t>
        </w:r>
      </w:ins>
      <w:ins w:id="970" w:author="Common, Jack" w:date="2019-10-24T12:06:00Z">
        <w:r w:rsidR="00750E9E" w:rsidRPr="00750E9E">
          <w:rPr>
            <w:rFonts w:cs="Arial"/>
            <w:color w:val="000000" w:themeColor="text1"/>
          </w:rPr>
          <w:t xml:space="preserve"> </w:t>
        </w:r>
      </w:ins>
      <w:ins w:id="971" w:author="Common, Jack" w:date="2019-10-24T13:43:00Z">
        <w:r w:rsidR="00D0282B">
          <w:rPr>
            <w:rFonts w:cs="Arial"/>
            <w:color w:val="000000" w:themeColor="text1"/>
          </w:rPr>
          <w:t>evidence</w:t>
        </w:r>
      </w:ins>
      <w:ins w:id="972" w:author="Common, Jack" w:date="2019-10-24T16:41:00Z">
        <w:r>
          <w:rPr>
            <w:rFonts w:cs="Arial"/>
            <w:color w:val="000000" w:themeColor="text1"/>
          </w:rPr>
          <w:t xml:space="preserve"> </w:t>
        </w:r>
        <w:r w:rsidR="009B2CAA">
          <w:rPr>
            <w:rFonts w:cs="Arial"/>
            <w:color w:val="000000" w:themeColor="text1"/>
          </w:rPr>
          <w:t>for</w:t>
        </w:r>
      </w:ins>
      <w:ins w:id="973" w:author="Common, Jack" w:date="2019-10-24T13:43:00Z">
        <w:r w:rsidR="00D0282B">
          <w:rPr>
            <w:rFonts w:cs="Arial"/>
            <w:color w:val="000000" w:themeColor="text1"/>
          </w:rPr>
          <w:t xml:space="preserve"> </w:t>
        </w:r>
      </w:ins>
      <w:ins w:id="974" w:author="Common, Jack" w:date="2019-10-24T12:17:00Z">
        <w:r w:rsidR="00A54BC4">
          <w:rPr>
            <w:rFonts w:cs="Arial"/>
            <w:color w:val="000000" w:themeColor="text1"/>
          </w:rPr>
          <w:t xml:space="preserve">a limited </w:t>
        </w:r>
      </w:ins>
      <w:ins w:id="975" w:author="Common, Jack" w:date="2019-10-24T12:06:00Z">
        <w:r w:rsidR="00750E9E" w:rsidRPr="00750E9E">
          <w:rPr>
            <w:rFonts w:cs="Arial"/>
            <w:color w:val="000000" w:themeColor="text1"/>
          </w:rPr>
          <w:t>role for evolutionary feedback into ecological dynamics</w:t>
        </w:r>
      </w:ins>
      <w:ins w:id="976" w:author="Common, Jack" w:date="2019-10-24T12:17:00Z">
        <w:r w:rsidR="00A54BC4">
          <w:rPr>
            <w:rFonts w:cs="Arial"/>
            <w:color w:val="000000" w:themeColor="text1"/>
          </w:rPr>
          <w:t xml:space="preserve"> in </w:t>
        </w:r>
      </w:ins>
      <w:ins w:id="977" w:author="Common, Jack" w:date="2019-10-24T12:06:00Z">
        <w:r w:rsidR="00750E9E" w:rsidRPr="00750E9E">
          <w:rPr>
            <w:rFonts w:cs="Arial"/>
            <w:color w:val="000000" w:themeColor="text1"/>
          </w:rPr>
          <w:t>this system</w:t>
        </w:r>
      </w:ins>
      <w:ins w:id="978" w:author="Common, Jack" w:date="2019-10-24T12:14:00Z">
        <w:r w:rsidR="0091035C">
          <w:rPr>
            <w:rFonts w:cs="Arial"/>
            <w:color w:val="000000" w:themeColor="text1"/>
          </w:rPr>
          <w:t xml:space="preserve">. </w:t>
        </w:r>
      </w:ins>
      <w:ins w:id="979" w:author="Common, Jack" w:date="2019-10-24T13:43:00Z">
        <w:r w:rsidR="00D0282B">
          <w:rPr>
            <w:rFonts w:cs="Arial"/>
            <w:color w:val="000000" w:themeColor="text1"/>
          </w:rPr>
          <w:t xml:space="preserve"> </w:t>
        </w:r>
      </w:ins>
      <w:del w:id="980" w:author="Common, Jack" w:date="2019-10-24T11:55:00Z">
        <w:r w:rsidR="00716ECE" w:rsidDel="00D93055">
          <w:rPr>
            <w:rFonts w:cs="Arial"/>
            <w:color w:val="000000" w:themeColor="text1"/>
          </w:rPr>
          <w:delText>fitness</w:delText>
        </w:r>
        <w:r w:rsidR="00490E34" w:rsidDel="00D93055">
          <w:rPr>
            <w:rFonts w:cs="Arial"/>
            <w:color w:val="000000" w:themeColor="text1"/>
          </w:rPr>
          <w:delText xml:space="preserve"> of </w:delText>
        </w:r>
        <w:r w:rsidR="009D74DD" w:rsidDel="00D93055">
          <w:rPr>
            <w:rFonts w:cs="Arial"/>
            <w:color w:val="000000" w:themeColor="text1"/>
          </w:rPr>
          <w:delText xml:space="preserve">both the CRISPR population as a whole, and that of the </w:delText>
        </w:r>
        <w:r w:rsidR="00490E34" w:rsidDel="00D93055">
          <w:rPr>
            <w:rFonts w:cs="Arial"/>
            <w:color w:val="000000" w:themeColor="text1"/>
          </w:rPr>
          <w:delText xml:space="preserve">susceptible </w:delText>
        </w:r>
        <w:r w:rsidR="009D74DD" w:rsidDel="00D93055">
          <w:rPr>
            <w:rFonts w:cs="Arial"/>
            <w:color w:val="000000" w:themeColor="text1"/>
          </w:rPr>
          <w:delText>subpopulation,</w:delText>
        </w:r>
        <w:r w:rsidR="00490E34" w:rsidDel="00D93055">
          <w:rPr>
            <w:rFonts w:cs="Arial"/>
            <w:color w:val="000000" w:themeColor="text1"/>
          </w:rPr>
          <w:delText xml:space="preserve"> was </w:delText>
        </w:r>
        <w:r w:rsidR="009D74DD" w:rsidDel="00D93055">
          <w:rPr>
            <w:rFonts w:cs="Arial"/>
            <w:color w:val="000000" w:themeColor="text1"/>
          </w:rPr>
          <w:delText xml:space="preserve">higher in polyclonal versus monoclonal populations. </w:delText>
        </w:r>
        <w:r w:rsidR="00AB3F4B" w:rsidDel="00D93055">
          <w:rPr>
            <w:rFonts w:cs="Arial"/>
            <w:color w:val="000000" w:themeColor="text1"/>
          </w:rPr>
          <w:delText>They</w:delText>
        </w:r>
        <w:r w:rsidR="007A7E36" w:rsidDel="00D93055">
          <w:rPr>
            <w:rFonts w:cs="Arial"/>
            <w:color w:val="000000" w:themeColor="text1"/>
          </w:rPr>
          <w:delText xml:space="preserve"> also show</w:delText>
        </w:r>
        <w:r w:rsidR="00AB3F4B" w:rsidDel="00D93055">
          <w:rPr>
            <w:rFonts w:cs="Arial"/>
            <w:color w:val="000000" w:themeColor="text1"/>
          </w:rPr>
          <w:delText xml:space="preserve"> </w:delText>
        </w:r>
        <w:r w:rsidR="007A7E36" w:rsidDel="00D93055">
          <w:rPr>
            <w:rFonts w:cs="Arial"/>
            <w:color w:val="000000" w:themeColor="text1"/>
          </w:rPr>
          <w:delText xml:space="preserve">that </w:delText>
        </w:r>
        <w:r w:rsidR="007A7E36" w:rsidDel="00D93055">
          <w:rPr>
            <w:rFonts w:cs="Arial"/>
          </w:rPr>
          <w:delText>p</w:delText>
        </w:r>
        <w:r w:rsidR="009D74DD" w:rsidDel="00D93055">
          <w:rPr>
            <w:rFonts w:cs="Arial"/>
          </w:rPr>
          <w:delText>hage population sizes were negatively affected by host diversity,</w:delText>
        </w:r>
      </w:del>
      <w:del w:id="981" w:author="Common, Jack" w:date="2019-10-24T11:40:00Z">
        <w:r w:rsidR="009D74DD" w:rsidDel="00754A75">
          <w:rPr>
            <w:rFonts w:cs="Arial"/>
          </w:rPr>
          <w:delText xml:space="preserve"> which is consistent with previous studies </w:delText>
        </w:r>
        <w:r w:rsidR="009D74DD" w:rsidDel="00754A75">
          <w:rPr>
            <w:rFonts w:cs="Arial"/>
          </w:rPr>
          <w:fldChar w:fldCharType="begin"/>
        </w:r>
        <w:r w:rsidR="00820E6F" w:rsidDel="00754A75">
          <w:rPr>
            <w:rFonts w:cs="Arial"/>
          </w:rPr>
          <w:delInstrText xml:space="preserve"> ADDIN EN.CITE &lt;EndNote&gt;&lt;Cite&gt;&lt;Author&gt;van Houte&lt;/Author&gt;&lt;Year&gt;2016&lt;/Year&gt;&lt;RecNum&gt;350&lt;/RecNum&gt;&lt;DisplayText&gt;(17)&lt;/DisplayText&gt;&lt;record&gt;&lt;rec-number&gt;350&lt;/rec-number&gt;&lt;foreign-keys&gt;&lt;key app="EN" db-id="xrr2swwexa2rd8ed2d6xfwf20r9v5devt2e2" timestamp="1556229298" guid="8a722732-c548-403d-a12d-f6b5b4f7e13f"&gt;350&lt;/key&gt;&lt;/foreign-keys&gt;&lt;ref-type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delInstrText>
        </w:r>
        <w:r w:rsidR="009D74DD" w:rsidDel="00754A75">
          <w:rPr>
            <w:rFonts w:cs="Arial"/>
          </w:rPr>
          <w:fldChar w:fldCharType="separate"/>
        </w:r>
        <w:r w:rsidR="00820E6F" w:rsidDel="00754A75">
          <w:rPr>
            <w:rFonts w:cs="Arial"/>
            <w:noProof/>
          </w:rPr>
          <w:delText>(17)</w:delText>
        </w:r>
        <w:r w:rsidR="009D74DD" w:rsidDel="00754A75">
          <w:rPr>
            <w:rFonts w:cs="Arial"/>
          </w:rPr>
          <w:fldChar w:fldCharType="end"/>
        </w:r>
      </w:del>
      <w:del w:id="982" w:author="Common, Jack" w:date="2019-10-24T11:55:00Z">
        <w:r w:rsidR="009D74DD" w:rsidDel="00D93055">
          <w:rPr>
            <w:rFonts w:cs="Arial"/>
          </w:rPr>
          <w:delText xml:space="preserve">. </w:delText>
        </w:r>
        <w:r w:rsidR="009D74DD" w:rsidDel="00D93055">
          <w:rPr>
            <w:rFonts w:cs="Arial"/>
            <w:color w:val="000000" w:themeColor="text1"/>
          </w:rPr>
          <w:delText>Moreover, we observed a negative correlation between phage amplification and fitness of the sensitive sub-population that could be infected by the esc</w:delText>
        </w:r>
        <w:r w:rsidR="007A7E36" w:rsidDel="00D93055">
          <w:rPr>
            <w:rFonts w:cs="Arial"/>
            <w:color w:val="000000" w:themeColor="text1"/>
          </w:rPr>
          <w:delText>ap</w:delText>
        </w:r>
        <w:r w:rsidR="009D74DD" w:rsidDel="00D93055">
          <w:rPr>
            <w:rFonts w:cs="Arial"/>
            <w:color w:val="000000" w:themeColor="text1"/>
          </w:rPr>
          <w:delText xml:space="preserve">e phage. </w:delText>
        </w:r>
      </w:del>
      <w:moveFromRangeStart w:id="983" w:author="Common, Jack" w:date="2019-10-24T11:54:00Z" w:name="move22810485"/>
      <w:moveFrom w:id="984" w:author="Common, Jack" w:date="2019-10-24T11:54:00Z">
        <w:del w:id="985" w:author="Common, Jack" w:date="2019-10-24T11:55:00Z">
          <w:r w:rsidR="009D74DD" w:rsidDel="00D93055">
            <w:rPr>
              <w:rFonts w:cs="Arial"/>
              <w:color w:val="000000" w:themeColor="text1"/>
            </w:rPr>
            <w:delText>This is presumably because phage replication depends on the density of susceptible hosts</w:delText>
          </w:r>
          <w:r w:rsidR="004C562E" w:rsidDel="00D93055">
            <w:rPr>
              <w:rFonts w:cs="Arial"/>
              <w:color w:val="000000" w:themeColor="text1"/>
            </w:rPr>
            <w:delText>,</w:delText>
          </w:r>
          <w:r w:rsidR="009D74DD" w:rsidDel="00D93055">
            <w:rPr>
              <w:rFonts w:cs="Arial"/>
              <w:color w:val="000000" w:themeColor="text1"/>
            </w:rPr>
            <w:delText xml:space="preserve"> and increasing host diversity reduces susceptible host density.</w:delText>
          </w:r>
          <w:r w:rsidR="00987336" w:rsidDel="00D93055">
            <w:rPr>
              <w:rFonts w:cs="Arial"/>
            </w:rPr>
            <w:delText xml:space="preserve"> </w:delText>
          </w:r>
        </w:del>
      </w:moveFrom>
      <w:moveFromRangeEnd w:id="983"/>
      <w:del w:id="986" w:author="Common, Jack" w:date="2019-10-24T11:54:00Z">
        <w:r w:rsidR="00987336" w:rsidDel="001E24E9">
          <w:rPr>
            <w:rFonts w:cs="Arial"/>
            <w:color w:val="000000" w:themeColor="text1"/>
          </w:rPr>
          <w:delText xml:space="preserve">This “dilution effect” of host resistance allele diversity is </w:delText>
        </w:r>
        <w:r w:rsidR="00125F2F" w:rsidDel="001E24E9">
          <w:rPr>
            <w:rFonts w:cs="Arial"/>
            <w:color w:val="000000" w:themeColor="text1"/>
          </w:rPr>
          <w:delText>an important factor in explaining</w:delText>
        </w:r>
        <w:r w:rsidR="00987336" w:rsidDel="001E24E9">
          <w:rPr>
            <w:rFonts w:cs="Arial"/>
            <w:color w:val="000000" w:themeColor="text1"/>
          </w:rPr>
          <w:delText xml:space="preserve"> why genetically diverse host populations often have reduced pathogen loads </w:delText>
        </w:r>
        <w:r w:rsidR="00987336" w:rsidRPr="00CA6E75" w:rsidDel="001E24E9">
          <w:rPr>
            <w:rFonts w:cs="Arial"/>
            <w:color w:val="000000" w:themeColor="text1"/>
          </w:rPr>
          <w:fldChar w:fldCharType="begin">
            <w:fldData xml:space="preserve">PEVuZE5vdGU+PENpdGU+PEF1dGhvcj5DaXZpdGVsbG88L0F1dGhvcj48WWVhcj4yMDE1PC9ZZWFy
PjxSZWNOdW0+MzM3PC9SZWNOdW0+PERpc3BsYXlUZXh0PigxOSwgMjAsIDU3KTwvRGlzcGxheVRl
eHQ+PHJlY29yZD48cmVjLW51bWJlcj4zMzc8L3JlYy1udW1iZXI+PGZvcmVpZ24ta2V5cz48a2V5
IGFwcD0iRU4iIGRiLWlkPSJ4cnIyc3d3ZXhhMnJkOGVkMmQ2eGZ3ZjIwcjl2NWRldnQyZTIiIHRp
bWVzdGFtcD0iMTU1NjIyOTI5OCIgZ3VpZD0iMzkyNGI1MzQtODYyNy00Yzc1LTllYzktYjZlMTMx
N2UxMzliIj4zMzc8L2tleT48L2ZvcmVpZ24ta2V5cz48cmVmLXR5cGUgbmFtZT0iSm91cm5hbCBB
cnRpY2xlIj4xNzwvcmVmLXR5cGU+PGNvbnRyaWJ1dG9ycz48YXV0aG9ycz48YXV0aG9yPkNpdml0
ZWxsbywgRGF2aWQgSjwvYXV0aG9yPjxhdXRob3I+Q29oZW4sIEplcmVteTwvYXV0aG9yPjxhdXRo
b3I+RmF0aW1hLCBIaWJhPC9hdXRob3I+PGF1dGhvcj5IYWxzdGVhZCwgTmVhbCBUPC9hdXRob3I+
PGF1dGhvcj5MaXJpYW5vLCBKb3N1ZTwvYXV0aG9yPjxhdXRob3I+TWNNYWhvbiwgVGFlZ2FuIEE8
L2F1dGhvcj48YXV0aG9yPk9ydGVnYSwgQyBOaWNvbGU8L2F1dGhvcj48YXV0aG9yPlNhdWVyLCBF
cmluIExvdWlzZTwvYXV0aG9yPjxhdXRob3I+U2VoZ2FsLCBUYW55YTwvYXV0aG9yPjxhdXRob3I+
WW91bmcsIFN1emFubmU8L2F1dGhvcj48L2F1dGhvcnM+PC9jb250cmlidXRvcnM+PHRpdGxlcz48
dGl0bGU+QmlvZGl2ZXJzaXR5IGluaGliaXRzIHBhcmFzaXRlczogYnJvYWQgZXZpZGVuY2UgZm9y
IHRoZSBkaWx1dGlvbiBlZmZlY3Q8L3RpdGxlPjxzZWNvbmRhcnktdGl0bGU+UHJvY2VlZGluZ3Mg
b2YgdGhlIE5hdGlvbmFsIEFjYWRlbXkgb2YgU2NpZW5jZXM8L3NlY29uZGFyeS10aXRsZT48L3Rp
dGxlcz48cGVyaW9kaWNhbD48ZnVsbC10aXRsZT5Qcm9jZWVkaW5ncyBvZiB0aGUgTmF0aW9uYWwg
QWNhZGVteSBvZiBTY2llbmNlczwvZnVsbC10aXRsZT48L3BlcmlvZGljYWw+PHBhZ2VzPjg2Njct
ODY3MTwvcGFnZXM+PHZvbHVtZT4xMTI8L3ZvbHVtZT48bnVtYmVyPjI4PC9udW1iZXI+PGRhdGVz
Pjx5ZWFyPjIwMTU8L3llYXI+PC9kYXRlcz48aXNibj4wMDI3LTg0MjQ8L2lzYm4+PHVybHM+PC91
cmxzPjwvcmVjb3JkPjwvQ2l0ZT48Q2l0ZT48QXV0aG9yPk9zdGZlbGQ8L0F1dGhvcj48WWVhcj4y
MDEyPC9ZZWFyPjxSZWNOdW0+MjQ5PC9SZWNOdW0+PHJlY29yZD48cmVjLW51bWJlcj4yNDk8L3Jl
Yy1udW1iZXI+PGZvcmVpZ24ta2V5cz48a2V5IGFwcD0iRU4iIGRiLWlkPSJ4cnIyc3d3ZXhhMnJk
OGVkMmQ2eGZ3ZjIwcjl2NWRldnQyZTIiIHRpbWVzdGFtcD0iMTU1NjIyOTI3OSIgZ3VpZD0iYThm
MjYzOWUtY2E4YS00ZmJkLWFjYzAtMDk1NTVkNjdhYTExIj4yNDk8L2tleT48L2ZvcmVpZ24ta2V5
cz48cmVmLXR5cGUgbmFtZT0iSm91cm5hbCBBcnRpY2xlIj4xNzwvcmVmLXR5cGU+PGNvbnRyaWJ1
dG9ycz48YXV0aG9ycz48YXV0aG9yPk9zdGZlbGQsIFJpY2hhcmQgUzwvYXV0aG9yPjxhdXRob3I+
S2Vlc2luZywgRmVsaWNpYTwvYXV0aG9yPjwvYXV0aG9ycz48L2NvbnRyaWJ1dG9ycz48dGl0bGVz
Pjx0aXRsZT5FZmZlY3RzIG9mIGhvc3QgZGl2ZXJzaXR5IG9uIGluZmVjdGlvdXMgZGlzZWFzZTwv
dGl0bGU+PHNlY29uZGFyeS10aXRsZT5Bbm51YWwgcmV2aWV3IG9mIGVjb2xvZ3ksIGV2b2x1dGlv
biwgYW5kIHN5c3RlbWF0aWNzPC9zZWNvbmRhcnktdGl0bGU+PC90aXRsZXM+PHBlcmlvZGljYWw+
PGZ1bGwtdGl0bGU+QW5udWFsIFJldmlldyBvZiBFY29sb2d5LCBFdm9sdXRpb24sIGFuZCBTeXN0
ZW1hdGljczwvZnVsbC10aXRsZT48L3BlcmlvZGljYWw+PHZvbHVtZT40Mzwvdm9sdW1lPjxkYXRl
cz48eWVhcj4yMDEyPC95ZWFyPjwvZGF0ZXM+PHVybHM+PC91cmxzPjwvcmVjb3JkPjwvQ2l0ZT48
Q2l0ZT48QXV0aG9yPktlZXNpbmc8L0F1dGhvcj48WWVhcj4yMDA2PC9ZZWFyPjxSZWNOdW0+MjUw
PC9SZWNOdW0+PHJlY29yZD48cmVjLW51bWJlcj4yNTA8L3JlYy1udW1iZXI+PGZvcmVpZ24ta2V5
cz48a2V5IGFwcD0iRU4iIGRiLWlkPSJ4cnIyc3d3ZXhhMnJkOGVkMmQ2eGZ3ZjIwcjl2NWRldnQy
ZTIiIHRpbWVzdGFtcD0iMTU1NjIyOTI3OSIgZ3VpZD0iYWFkNTcwYmYtYzAyZC00MGQ2LWJhOTQt
YTlkZWIwNDg4NjA4Ij4yNTA8L2tleT48L2ZvcmVpZ24ta2V5cz48cmVmLXR5cGUgbmFtZT0iSm91
cm5hbCBBcnRpY2xlIj4xNzwvcmVmLXR5cGU+PGNvbnRyaWJ1dG9ycz48YXV0aG9ycz48YXV0aG9y
PktlZXNpbmcsIEZlbGljaWE8L2F1dGhvcj48YXV0aG9yPkhvbHQsIFJvYmVydCBEPC9hdXRob3I+
PGF1dGhvcj5Pc3RmZWxkLCBSaWNoYXJkIFM8L2F1dGhvcj48L2F1dGhvcnM+PC9jb250cmlidXRv
cnM+PHRpdGxlcz48dGl0bGU+RWZmZWN0cyBvZiBzcGVjaWVzIGRpdmVyc2l0eSBvbiBkaXNlYXNl
IHJpc2s8L3RpdGxlPjxzZWNvbmRhcnktdGl0bGU+RWNvbG9neSBsZXR0ZXJzPC9zZWNvbmRhcnkt
dGl0bGU+PC90aXRsZXM+PHBlcmlvZGljYWw+PGZ1bGwtdGl0bGU+RWNvbG9neSBMZXR0ZXJzPC9m
dWxsLXRpdGxlPjwvcGVyaW9kaWNhbD48cGFnZXM+NDg1LTQ5ODwvcGFnZXM+PHZvbHVtZT45PC92
b2x1bWU+PG51bWJlcj40PC9udW1iZXI+PGRhdGVzPjx5ZWFyPjIwMDY8L3llYXI+PC9kYXRlcz48
aXNibj4xNDYxLTAyM1g8L2lzYm4+PHVybHM+PC91cmxzPjwvcmVjb3JkPjwvQ2l0ZT48L0VuZE5v
dGU+AG==
</w:fldData>
          </w:fldChar>
        </w:r>
        <w:r w:rsidR="00820E6F" w:rsidDel="001E24E9">
          <w:rPr>
            <w:rFonts w:cs="Arial"/>
            <w:color w:val="000000" w:themeColor="text1"/>
          </w:rPr>
          <w:delInstrText xml:space="preserve"> ADDIN EN.CITE </w:delInstrText>
        </w:r>
        <w:r w:rsidR="00820E6F" w:rsidDel="001E24E9">
          <w:rPr>
            <w:rFonts w:cs="Arial"/>
            <w:color w:val="000000" w:themeColor="text1"/>
          </w:rPr>
          <w:fldChar w:fldCharType="begin">
            <w:fldData xml:space="preserve">PEVuZE5vdGU+PENpdGU+PEF1dGhvcj5DaXZpdGVsbG88L0F1dGhvcj48WWVhcj4yMDE1PC9ZZWFy
PjxSZWNOdW0+MzM3PC9SZWNOdW0+PERpc3BsYXlUZXh0PigxOSwgMjAsIDU3KTwvRGlzcGxheVRl
eHQ+PHJlY29yZD48cmVjLW51bWJlcj4zMzc8L3JlYy1udW1iZXI+PGZvcmVpZ24ta2V5cz48a2V5
IGFwcD0iRU4iIGRiLWlkPSJ4cnIyc3d3ZXhhMnJkOGVkMmQ2eGZ3ZjIwcjl2NWRldnQyZTIiIHRp
bWVzdGFtcD0iMTU1NjIyOTI5OCIgZ3VpZD0iMzkyNGI1MzQtODYyNy00Yzc1LTllYzktYjZlMTMx
N2UxMzliIj4zMzc8L2tleT48L2ZvcmVpZ24ta2V5cz48cmVmLXR5cGUgbmFtZT0iSm91cm5hbCBB
cnRpY2xlIj4xNzwvcmVmLXR5cGU+PGNvbnRyaWJ1dG9ycz48YXV0aG9ycz48YXV0aG9yPkNpdml0
ZWxsbywgRGF2aWQgSjwvYXV0aG9yPjxhdXRob3I+Q29oZW4sIEplcmVteTwvYXV0aG9yPjxhdXRo
b3I+RmF0aW1hLCBIaWJhPC9hdXRob3I+PGF1dGhvcj5IYWxzdGVhZCwgTmVhbCBUPC9hdXRob3I+
PGF1dGhvcj5MaXJpYW5vLCBKb3N1ZTwvYXV0aG9yPjxhdXRob3I+TWNNYWhvbiwgVGFlZ2FuIEE8
L2F1dGhvcj48YXV0aG9yPk9ydGVnYSwgQyBOaWNvbGU8L2F1dGhvcj48YXV0aG9yPlNhdWVyLCBF
cmluIExvdWlzZTwvYXV0aG9yPjxhdXRob3I+U2VoZ2FsLCBUYW55YTwvYXV0aG9yPjxhdXRob3I+
WW91bmcsIFN1emFubmU8L2F1dGhvcj48L2F1dGhvcnM+PC9jb250cmlidXRvcnM+PHRpdGxlcz48
dGl0bGU+QmlvZGl2ZXJzaXR5IGluaGliaXRzIHBhcmFzaXRlczogYnJvYWQgZXZpZGVuY2UgZm9y
IHRoZSBkaWx1dGlvbiBlZmZlY3Q8L3RpdGxlPjxzZWNvbmRhcnktdGl0bGU+UHJvY2VlZGluZ3Mg
b2YgdGhlIE5hdGlvbmFsIEFjYWRlbXkgb2YgU2NpZW5jZXM8L3NlY29uZGFyeS10aXRsZT48L3Rp
dGxlcz48cGVyaW9kaWNhbD48ZnVsbC10aXRsZT5Qcm9jZWVkaW5ncyBvZiB0aGUgTmF0aW9uYWwg
QWNhZGVteSBvZiBTY2llbmNlczwvZnVsbC10aXRsZT48L3BlcmlvZGljYWw+PHBhZ2VzPjg2Njct
ODY3MTwvcGFnZXM+PHZvbHVtZT4xMTI8L3ZvbHVtZT48bnVtYmVyPjI4PC9udW1iZXI+PGRhdGVz
Pjx5ZWFyPjIwMTU8L3llYXI+PC9kYXRlcz48aXNibj4wMDI3LTg0MjQ8L2lzYm4+PHVybHM+PC91
cmxzPjwvcmVjb3JkPjwvQ2l0ZT48Q2l0ZT48QXV0aG9yPk9zdGZlbGQ8L0F1dGhvcj48WWVhcj4y
MDEyPC9ZZWFyPjxSZWNOdW0+MjQ5PC9SZWNOdW0+PHJlY29yZD48cmVjLW51bWJlcj4yNDk8L3Jl
Yy1udW1iZXI+PGZvcmVpZ24ta2V5cz48a2V5IGFwcD0iRU4iIGRiLWlkPSJ4cnIyc3d3ZXhhMnJk
OGVkMmQ2eGZ3ZjIwcjl2NWRldnQyZTIiIHRpbWVzdGFtcD0iMTU1NjIyOTI3OSIgZ3VpZD0iYThm
MjYzOWUtY2E4YS00ZmJkLWFjYzAtMDk1NTVkNjdhYTExIj4yNDk8L2tleT48L2ZvcmVpZ24ta2V5
cz48cmVmLXR5cGUgbmFtZT0iSm91cm5hbCBBcnRpY2xlIj4xNzwvcmVmLXR5cGU+PGNvbnRyaWJ1
dG9ycz48YXV0aG9ycz48YXV0aG9yPk9zdGZlbGQsIFJpY2hhcmQgUzwvYXV0aG9yPjxhdXRob3I+
S2Vlc2luZywgRmVsaWNpYTwvYXV0aG9yPjwvYXV0aG9ycz48L2NvbnRyaWJ1dG9ycz48dGl0bGVz
Pjx0aXRsZT5FZmZlY3RzIG9mIGhvc3QgZGl2ZXJzaXR5IG9uIGluZmVjdGlvdXMgZGlzZWFzZTwv
dGl0bGU+PHNlY29uZGFyeS10aXRsZT5Bbm51YWwgcmV2aWV3IG9mIGVjb2xvZ3ksIGV2b2x1dGlv
biwgYW5kIHN5c3RlbWF0aWNzPC9zZWNvbmRhcnktdGl0bGU+PC90aXRsZXM+PHBlcmlvZGljYWw+
PGZ1bGwtdGl0bGU+QW5udWFsIFJldmlldyBvZiBFY29sb2d5LCBFdm9sdXRpb24sIGFuZCBTeXN0
ZW1hdGljczwvZnVsbC10aXRsZT48L3BlcmlvZGljYWw+PHZvbHVtZT40Mzwvdm9sdW1lPjxkYXRl
cz48eWVhcj4yMDEyPC95ZWFyPjwvZGF0ZXM+PHVybHM+PC91cmxzPjwvcmVjb3JkPjwvQ2l0ZT48
Q2l0ZT48QXV0aG9yPktlZXNpbmc8L0F1dGhvcj48WWVhcj4yMDA2PC9ZZWFyPjxSZWNOdW0+MjUw
PC9SZWNOdW0+PHJlY29yZD48cmVjLW51bWJlcj4yNTA8L3JlYy1udW1iZXI+PGZvcmVpZ24ta2V5
cz48a2V5IGFwcD0iRU4iIGRiLWlkPSJ4cnIyc3d3ZXhhMnJkOGVkMmQ2eGZ3ZjIwcjl2NWRldnQy
ZTIiIHRpbWVzdGFtcD0iMTU1NjIyOTI3OSIgZ3VpZD0iYWFkNTcwYmYtYzAyZC00MGQ2LWJhOTQt
YTlkZWIwNDg4NjA4Ij4yNTA8L2tleT48L2ZvcmVpZ24ta2V5cz48cmVmLXR5cGUgbmFtZT0iSm91
cm5hbCBBcnRpY2xlIj4xNzwvcmVmLXR5cGU+PGNvbnRyaWJ1dG9ycz48YXV0aG9ycz48YXV0aG9y
PktlZXNpbmcsIEZlbGljaWE8L2F1dGhvcj48YXV0aG9yPkhvbHQsIFJvYmVydCBEPC9hdXRob3I+
PGF1dGhvcj5Pc3RmZWxkLCBSaWNoYXJkIFM8L2F1dGhvcj48L2F1dGhvcnM+PC9jb250cmlidXRv
cnM+PHRpdGxlcz48dGl0bGU+RWZmZWN0cyBvZiBzcGVjaWVzIGRpdmVyc2l0eSBvbiBkaXNlYXNl
IHJpc2s8L3RpdGxlPjxzZWNvbmRhcnktdGl0bGU+RWNvbG9neSBsZXR0ZXJzPC9zZWNvbmRhcnkt
dGl0bGU+PC90aXRsZXM+PHBlcmlvZGljYWw+PGZ1bGwtdGl0bGU+RWNvbG9neSBMZXR0ZXJzPC9m
dWxsLXRpdGxlPjwvcGVyaW9kaWNhbD48cGFnZXM+NDg1LTQ5ODwvcGFnZXM+PHZvbHVtZT45PC92
b2x1bWU+PG51bWJlcj40PC9udW1iZXI+PGRhdGVzPjx5ZWFyPjIwMDY8L3llYXI+PC9kYXRlcz48
aXNibj4xNDYxLTAyM1g8L2lzYm4+PHVybHM+PC91cmxzPjwvcmVjb3JkPjwvQ2l0ZT48L0VuZE5v
dGU+AG==
</w:fldData>
          </w:fldChar>
        </w:r>
        <w:r w:rsidR="00820E6F" w:rsidDel="001E24E9">
          <w:rPr>
            <w:rFonts w:cs="Arial"/>
            <w:color w:val="000000" w:themeColor="text1"/>
          </w:rPr>
          <w:delInstrText xml:space="preserve"> ADDIN EN.CITE.DATA </w:delInstrText>
        </w:r>
        <w:r w:rsidR="00820E6F" w:rsidDel="001E24E9">
          <w:rPr>
            <w:rFonts w:cs="Arial"/>
            <w:color w:val="000000" w:themeColor="text1"/>
          </w:rPr>
        </w:r>
        <w:r w:rsidR="00820E6F" w:rsidDel="001E24E9">
          <w:rPr>
            <w:rFonts w:cs="Arial"/>
            <w:color w:val="000000" w:themeColor="text1"/>
          </w:rPr>
          <w:fldChar w:fldCharType="end"/>
        </w:r>
        <w:r w:rsidR="00987336" w:rsidRPr="00CA6E75" w:rsidDel="001E24E9">
          <w:rPr>
            <w:rFonts w:cs="Arial"/>
            <w:color w:val="000000" w:themeColor="text1"/>
          </w:rPr>
        </w:r>
        <w:r w:rsidR="00987336" w:rsidRPr="00CA6E75" w:rsidDel="001E24E9">
          <w:rPr>
            <w:rFonts w:cs="Arial"/>
            <w:color w:val="000000" w:themeColor="text1"/>
          </w:rPr>
          <w:fldChar w:fldCharType="separate"/>
        </w:r>
        <w:r w:rsidR="00820E6F" w:rsidDel="001E24E9">
          <w:rPr>
            <w:rFonts w:cs="Arial"/>
            <w:noProof/>
            <w:color w:val="000000" w:themeColor="text1"/>
          </w:rPr>
          <w:delText>(19, 20, 57)</w:delText>
        </w:r>
        <w:r w:rsidR="00987336" w:rsidRPr="00CA6E75" w:rsidDel="001E24E9">
          <w:rPr>
            <w:rFonts w:cs="Arial"/>
            <w:color w:val="000000" w:themeColor="text1"/>
          </w:rPr>
          <w:fldChar w:fldCharType="end"/>
        </w:r>
        <w:r w:rsidR="00A5792A" w:rsidDel="001E24E9">
          <w:rPr>
            <w:rFonts w:cs="Arial"/>
            <w:color w:val="000000" w:themeColor="text1"/>
          </w:rPr>
          <w:delText xml:space="preserve">. </w:delText>
        </w:r>
        <w:r w:rsidR="00987336" w:rsidDel="001E24E9">
          <w:rPr>
            <w:rFonts w:cs="Arial"/>
            <w:color w:val="000000" w:themeColor="text1"/>
          </w:rPr>
          <w:delText xml:space="preserve">In theory, these </w:delText>
        </w:r>
      </w:del>
      <w:del w:id="987" w:author="Common, Jack" w:date="2019-10-23T12:24:00Z">
        <w:r w:rsidR="00987336" w:rsidDel="00D82B93">
          <w:rPr>
            <w:rFonts w:cs="Arial"/>
            <w:color w:val="000000" w:themeColor="text1"/>
          </w:rPr>
          <w:delText>epidemiological</w:delText>
        </w:r>
      </w:del>
      <w:del w:id="988" w:author="Common, Jack" w:date="2019-10-24T11:54:00Z">
        <w:r w:rsidR="00987336" w:rsidDel="001E24E9">
          <w:rPr>
            <w:rFonts w:cs="Arial"/>
            <w:color w:val="000000" w:themeColor="text1"/>
          </w:rPr>
          <w:delText xml:space="preserve"> effects can in turn shape the evolutionary dynamics of the bacteria-phage interaction, since smaller phage population sizes will</w:delText>
        </w:r>
        <w:r w:rsidR="00987336" w:rsidRPr="00CA6E75" w:rsidDel="001E24E9">
          <w:rPr>
            <w:rFonts w:cs="Arial"/>
            <w:color w:val="000000" w:themeColor="text1"/>
          </w:rPr>
          <w:delText xml:space="preserve"> </w:delText>
        </w:r>
        <w:r w:rsidR="00987336" w:rsidDel="001E24E9">
          <w:rPr>
            <w:rFonts w:cs="Arial"/>
            <w:color w:val="000000" w:themeColor="text1"/>
          </w:rPr>
          <w:delText>decrease</w:delText>
        </w:r>
        <w:r w:rsidR="00987336" w:rsidRPr="00CA6E75" w:rsidDel="001E24E9">
          <w:rPr>
            <w:rFonts w:cs="Arial"/>
            <w:color w:val="000000" w:themeColor="text1"/>
          </w:rPr>
          <w:delText xml:space="preserve"> the </w:delText>
        </w:r>
        <w:r w:rsidR="00987336" w:rsidDel="001E24E9">
          <w:rPr>
            <w:rFonts w:cs="Arial"/>
            <w:color w:val="000000" w:themeColor="text1"/>
          </w:rPr>
          <w:delText xml:space="preserve">mutation </w:delText>
        </w:r>
        <w:r w:rsidR="00987336" w:rsidRPr="00CA6E75" w:rsidDel="001E24E9">
          <w:rPr>
            <w:rFonts w:cs="Arial"/>
            <w:color w:val="000000" w:themeColor="text1"/>
          </w:rPr>
          <w:delText xml:space="preserve">supply </w:delText>
        </w:r>
        <w:r w:rsidR="00987336" w:rsidDel="001E24E9">
          <w:rPr>
            <w:rFonts w:cs="Arial"/>
            <w:color w:val="000000" w:themeColor="text1"/>
          </w:rPr>
          <w:delText>and hence the evolutionary potential of the phage</w:delText>
        </w:r>
        <w:r w:rsidR="00987336" w:rsidRPr="00CA6E75" w:rsidDel="001E24E9">
          <w:rPr>
            <w:rFonts w:cs="Arial"/>
            <w:color w:val="000000" w:themeColor="text1"/>
          </w:rPr>
          <w:delText xml:space="preserve"> </w:delText>
        </w:r>
        <w:r w:rsidR="00987336" w:rsidRPr="00CA6E75" w:rsidDel="001E24E9">
          <w:rPr>
            <w:rFonts w:cs="Arial"/>
            <w:color w:val="000000" w:themeColor="text1"/>
          </w:rPr>
          <w:fldChar w:fldCharType="begin">
            <w:fldData xml:space="preserve">PEVuZE5vdGU+PENpdGU+PEF1dGhvcj5EZW5uZWh5PC9BdXRob3I+PFllYXI+MjAwNjwvWWVhcj48
UmVjTnVtPjM0MzwvUmVjTnVtPjxEaXNwbGF5VGV4dD4oMjgtMzApPC9EaXNwbGF5VGV4dD48cmVj
b3JkPjxyZWMtbnVtYmVyPjM0MzwvcmVjLW51bWJlcj48Zm9yZWlnbi1rZXlzPjxrZXkgYXBwPSJF
TiIgZGItaWQ9InhycjJzd3dleGEycmQ4ZWQyZDZ4ZndmMjByOXY1ZGV2dDJlMiIgdGltZXN0YW1w
PSIxNTU2MjI5Mjk4IiBndWlkPSIxYTkzNTViNi1kNzUzLTRhYTUtYjczNS1jZGY0OTg0N2M2MzIi
PjM0Mzwva2V5PjwvZm9yZWlnbi1rZXlzPjxyZWYtdHlwZSBuYW1lPSJKb3VybmFsIEFydGljbGUi
PjE3PC9yZWYtdHlwZT48Y29udHJpYnV0b3JzPjxhdXRob3JzPjxhdXRob3I+RGVubmVoeSwgSm9o
biBKPC9hdXRob3I+PGF1dGhvcj5GcmllZGVuYmVyZywgTmljaG9sYXMgQTwvYXV0aG9yPjxhdXRo
b3I+SG9sdCwgUm9iZXJ0IEQ8L2F1dGhvcj48YXV0aG9yPlR1cm5lciwgUGF1bCBFPC9hdXRob3I+
PC9hdXRob3JzPjwvY29udHJpYnV0b3JzPjx0aXRsZXM+PHRpdGxlPlZpcmFsIGVjb2xvZ3kgYW5k
IHRoZSBtYWludGVuYW5jZSBvZiBub3ZlbCBob3N0IHVzZTwvdGl0bGU+PHNlY29uZGFyeS10aXRs
ZT5UaGUgQW1lcmljYW4gTmF0dXJhbGlzdDwvc2Vjb25kYXJ5LXRpdGxlPjwvdGl0bGVzPjxwZXJp
b2RpY2FsPjxmdWxsLXRpdGxlPlRoZSBBbWVyaWNhbiBOYXR1cmFsaXN0PC9mdWxsLXRpdGxlPjwv
cGVyaW9kaWNhbD48cGFnZXM+NDI5LTQzOTwvcGFnZXM+PHZvbHVtZT4xNjc8L3ZvbHVtZT48bnVt
YmVyPjM8L251bWJlcj48ZGF0ZXM+PHllYXI+MjAwNjwveWVhcj48L2RhdGVzPjxpc2JuPjAwMDMt
MDE0NzwvaXNibj48dXJscz48L3VybHM+PC9yZWNvcmQ+PC9DaXRlPjxDaXRlPjxBdXRob3I+QW50
aWE8L0F1dGhvcj48WWVhcj4yMDAzPC9ZZWFyPjxSZWNOdW0+MzI3PC9SZWNOdW0+PHJlY29yZD48
cmVjLW51bWJlcj4zMjc8L3JlYy1udW1iZXI+PGZvcmVpZ24ta2V5cz48a2V5IGFwcD0iRU4iIGRi
LWlkPSJ4cnIyc3d3ZXhhMnJkOGVkMmQ2eGZ3ZjIwcjl2NWRldnQyZTIiIHRpbWVzdGFtcD0iMTU1
NjIyOTI5MCIgZ3VpZD0iYzUxNDM0MDQtYjNmNy00MzhhLWJiOTUtY2Q3ZGM2MjI1NWZiIj4zMjc8
L2tleT48L2ZvcmVpZ24ta2V5cz48cmVmLXR5cGUgbmFtZT0iSm91cm5hbCBBcnRpY2xlIj4xNzwv
cmVmLXR5cGU+PGNvbnRyaWJ1dG9ycz48YXV0aG9ycz48YXV0aG9yPkFudGlhLCBSdXN0b208L2F1
dGhvcj48YXV0aG9yPlJlZ29lcywgUm9sYW5kIFI8L2F1dGhvcj48YXV0aG9yPktvZWxsYSwgSmFj
b2IgQzwvYXV0aG9yPjxhdXRob3I+QmVyZ3N0cm9tLCBDYXJsIFQ8L2F1dGhvcj48L2F1dGhvcnM+
PC9jb250cmlidXRvcnM+PHRpdGxlcz48dGl0bGU+VGhlIHJvbGUgb2YgZXZvbHV0aW9uIGluIHRo
ZSBlbWVyZ2VuY2Ugb2YgaW5mZWN0aW91cyBkaXNlYXNlczwvdGl0bGU+PHNlY29uZGFyeS10aXRs
ZT5OYXR1cmU8L3NlY29uZGFyeS10aXRsZT48L3RpdGxlcz48cGVyaW9kaWNhbD48ZnVsbC10aXRs
ZT5OYXR1cmU8L2Z1bGwtdGl0bGU+PC9wZXJpb2RpY2FsPjxwYWdlcz42NTg8L3BhZ2VzPjx2b2x1
bWU+NDI2PC92b2x1bWU+PG51bWJlcj42OTY3PC9udW1iZXI+PGRhdGVzPjx5ZWFyPjIwMDM8L3ll
YXI+PC9kYXRlcz48aXNibj4xNDc2LTQ2ODc8L2lzYm4+PHVybHM+PC91cmxzPjwvcmVjb3JkPjwv
Q2l0ZT48Q2l0ZT48QXV0aG9yPllhdGVzPC9BdXRob3I+PFllYXI+MjAwNjwvWWVhcj48UmVjTnVt
PjMyNjwvUmVjTnVtPjxyZWNvcmQ+PHJlYy1udW1iZXI+MzI2PC9yZWMtbnVtYmVyPjxmb3JlaWdu
LWtleXM+PGtleSBhcHA9IkVOIiBkYi1pZD0ieHJyMnN3d2V4YTJyZDhlZDJkNnhmd2YyMHI5djVk
ZXZ0MmUyIiB0aW1lc3RhbXA9IjE1NTYyMjkyOTAiIGd1aWQ9IjlhNmI1MGJmLTcwOTgtNGUyZC1h
OGRkLWNjZDNhNjZjYmFkNiI+MzI2PC9rZXk+PC9mb3JlaWduLWtleXM+PHJlZi10eXBlIG5hbWU9
IkpvdXJuYWwgQXJ0aWNsZSI+MTc8L3JlZi10eXBlPjxjb250cmlidXRvcnM+PGF1dGhvcnM+PGF1
dGhvcj5ZYXRlcywgQW5kcmV3PC9hdXRob3I+PGF1dGhvcj5BbnRpYSwgUnVzdG9tPC9hdXRob3I+
PGF1dGhvcj5SZWdvZXMsIFJvbGFuZCBSPC9hdXRob3I+PC9hdXRob3JzPjwvY29udHJpYnV0b3Jz
Pjx0aXRsZXM+PHRpdGxlPkhvdyBkbyBwYXRob2dlbiBldm9sdXRpb24gYW5kIGhvc3QgaGV0ZXJv
Z2VuZWl0eSBpbnRlcmFjdCBpbiBkaXNlYXNlIGVtZXJnZW5jZT88L3RpdGxlPjxzZWNvbmRhcnkt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bGwtdGl0bGU+PC9wZXJpb2RpY2FsPjxwYWdlcz4zMDc1LTMwODM8L3BhZ2VzPjx2b2x1bWU+Mjcz
PC92b2x1bWU+PG51bWJlcj4xNjA1PC9udW1iZXI+PGRhdGVzPjx5ZWFyPjIwMDY8L3llYXI+PC9k
YXRlcz48aXNibj4wOTYyLTg0NTI8L2lzYm4+PHVybHM+PC91cmxzPjwvcmVjb3JkPjwvQ2l0ZT48
L0VuZE5vdGU+AG==
</w:fldData>
          </w:fldChar>
        </w:r>
        <w:r w:rsidR="00820E6F" w:rsidDel="001E24E9">
          <w:rPr>
            <w:rFonts w:cs="Arial"/>
            <w:color w:val="000000" w:themeColor="text1"/>
          </w:rPr>
          <w:delInstrText xml:space="preserve"> ADDIN EN.CITE </w:delInstrText>
        </w:r>
        <w:r w:rsidR="00820E6F" w:rsidDel="001E24E9">
          <w:rPr>
            <w:rFonts w:cs="Arial"/>
            <w:color w:val="000000" w:themeColor="text1"/>
          </w:rPr>
          <w:fldChar w:fldCharType="begin">
            <w:fldData xml:space="preserve">PEVuZE5vdGU+PENpdGU+PEF1dGhvcj5EZW5uZWh5PC9BdXRob3I+PFllYXI+MjAwNjwvWWVhcj48
UmVjTnVtPjM0MzwvUmVjTnVtPjxEaXNwbGF5VGV4dD4oMjgtMzApPC9EaXNwbGF5VGV4dD48cmVj
b3JkPjxyZWMtbnVtYmVyPjM0MzwvcmVjLW51bWJlcj48Zm9yZWlnbi1rZXlzPjxrZXkgYXBwPSJF
TiIgZGItaWQ9InhycjJzd3dleGEycmQ4ZWQyZDZ4ZndmMjByOXY1ZGV2dDJlMiIgdGltZXN0YW1w
PSIxNTU2MjI5Mjk4IiBndWlkPSIxYTkzNTViNi1kNzUzLTRhYTUtYjczNS1jZGY0OTg0N2M2MzIi
PjM0Mzwva2V5PjwvZm9yZWlnbi1rZXlzPjxyZWYtdHlwZSBuYW1lPSJKb3VybmFsIEFydGljbGUi
PjE3PC9yZWYtdHlwZT48Y29udHJpYnV0b3JzPjxhdXRob3JzPjxhdXRob3I+RGVubmVoeSwgSm9o
biBKPC9hdXRob3I+PGF1dGhvcj5GcmllZGVuYmVyZywgTmljaG9sYXMgQTwvYXV0aG9yPjxhdXRo
b3I+SG9sdCwgUm9iZXJ0IEQ8L2F1dGhvcj48YXV0aG9yPlR1cm5lciwgUGF1bCBFPC9hdXRob3I+
PC9hdXRob3JzPjwvY29udHJpYnV0b3JzPjx0aXRsZXM+PHRpdGxlPlZpcmFsIGVjb2xvZ3kgYW5k
IHRoZSBtYWludGVuYW5jZSBvZiBub3ZlbCBob3N0IHVzZTwvdGl0bGU+PHNlY29uZGFyeS10aXRs
ZT5UaGUgQW1lcmljYW4gTmF0dXJhbGlzdDwvc2Vjb25kYXJ5LXRpdGxlPjwvdGl0bGVzPjxwZXJp
b2RpY2FsPjxmdWxsLXRpdGxlPlRoZSBBbWVyaWNhbiBOYXR1cmFsaXN0PC9mdWxsLXRpdGxlPjwv
cGVyaW9kaWNhbD48cGFnZXM+NDI5LTQzOTwvcGFnZXM+PHZvbHVtZT4xNjc8L3ZvbHVtZT48bnVt
YmVyPjM8L251bWJlcj48ZGF0ZXM+PHllYXI+MjAwNjwveWVhcj48L2RhdGVzPjxpc2JuPjAwMDMt
MDE0NzwvaXNibj48dXJscz48L3VybHM+PC9yZWNvcmQ+PC9DaXRlPjxDaXRlPjxBdXRob3I+QW50
aWE8L0F1dGhvcj48WWVhcj4yMDAzPC9ZZWFyPjxSZWNOdW0+MzI3PC9SZWNOdW0+PHJlY29yZD48
cmVjLW51bWJlcj4zMjc8L3JlYy1udW1iZXI+PGZvcmVpZ24ta2V5cz48a2V5IGFwcD0iRU4iIGRi
LWlkPSJ4cnIyc3d3ZXhhMnJkOGVkMmQ2eGZ3ZjIwcjl2NWRldnQyZTIiIHRpbWVzdGFtcD0iMTU1
NjIyOTI5MCIgZ3VpZD0iYzUxNDM0MDQtYjNmNy00MzhhLWJiOTUtY2Q3ZGM2MjI1NWZiIj4zMjc8
L2tleT48L2ZvcmVpZ24ta2V5cz48cmVmLXR5cGUgbmFtZT0iSm91cm5hbCBBcnRpY2xlIj4xNzwv
cmVmLXR5cGU+PGNvbnRyaWJ1dG9ycz48YXV0aG9ycz48YXV0aG9yPkFudGlhLCBSdXN0b208L2F1
dGhvcj48YXV0aG9yPlJlZ29lcywgUm9sYW5kIFI8L2F1dGhvcj48YXV0aG9yPktvZWxsYSwgSmFj
b2IgQzwvYXV0aG9yPjxhdXRob3I+QmVyZ3N0cm9tLCBDYXJsIFQ8L2F1dGhvcj48L2F1dGhvcnM+
PC9jb250cmlidXRvcnM+PHRpdGxlcz48dGl0bGU+VGhlIHJvbGUgb2YgZXZvbHV0aW9uIGluIHRo
ZSBlbWVyZ2VuY2Ugb2YgaW5mZWN0aW91cyBkaXNlYXNlczwvdGl0bGU+PHNlY29uZGFyeS10aXRs
ZT5OYXR1cmU8L3NlY29uZGFyeS10aXRsZT48L3RpdGxlcz48cGVyaW9kaWNhbD48ZnVsbC10aXRs
ZT5OYXR1cmU8L2Z1bGwtdGl0bGU+PC9wZXJpb2RpY2FsPjxwYWdlcz42NTg8L3BhZ2VzPjx2b2x1
bWU+NDI2PC92b2x1bWU+PG51bWJlcj42OTY3PC9udW1iZXI+PGRhdGVzPjx5ZWFyPjIwMDM8L3ll
YXI+PC9kYXRlcz48aXNibj4xNDc2LTQ2ODc8L2lzYm4+PHVybHM+PC91cmxzPjwvcmVjb3JkPjwv
Q2l0ZT48Q2l0ZT48QXV0aG9yPllhdGVzPC9BdXRob3I+PFllYXI+MjAwNjwvWWVhcj48UmVjTnVt
PjMyNjwvUmVjTnVtPjxyZWNvcmQ+PHJlYy1udW1iZXI+MzI2PC9yZWMtbnVtYmVyPjxmb3JlaWdu
LWtleXM+PGtleSBhcHA9IkVOIiBkYi1pZD0ieHJyMnN3d2V4YTJyZDhlZDJkNnhmd2YyMHI5djVk
ZXZ0MmUyIiB0aW1lc3RhbXA9IjE1NTYyMjkyOTAiIGd1aWQ9IjlhNmI1MGJmLTcwOTgtNGUyZC1h
OGRkLWNjZDNhNjZjYmFkNiI+MzI2PC9rZXk+PC9mb3JlaWduLWtleXM+PHJlZi10eXBlIG5hbWU9
IkpvdXJuYWwgQXJ0aWNsZSI+MTc8L3JlZi10eXBlPjxjb250cmlidXRvcnM+PGF1dGhvcnM+PGF1
dGhvcj5ZYXRlcywgQW5kcmV3PC9hdXRob3I+PGF1dGhvcj5BbnRpYSwgUnVzdG9tPC9hdXRob3I+
PGF1dGhvcj5SZWdvZXMsIFJvbGFuZCBSPC9hdXRob3I+PC9hdXRob3JzPjwvY29udHJpYnV0b3Jz
Pjx0aXRsZXM+PHRpdGxlPkhvdyBkbyBwYXRob2dlbiBldm9sdXRpb24gYW5kIGhvc3QgaGV0ZXJv
Z2VuZWl0eSBpbnRlcmFjdCBpbiBkaXNlYXNlIGVtZXJnZW5jZT88L3RpdGxlPjxzZWNvbmRhcnkt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bGwtdGl0bGU+PC9wZXJpb2RpY2FsPjxwYWdlcz4zMDc1LTMwODM8L3BhZ2VzPjx2b2x1bWU+Mjcz
PC92b2x1bWU+PG51bWJlcj4xNjA1PC9udW1iZXI+PGRhdGVzPjx5ZWFyPjIwMDY8L3llYXI+PC9k
YXRlcz48aXNibj4wOTYyLTg0NTI8L2lzYm4+PHVybHM+PC91cmxzPjwvcmVjb3JkPjwvQ2l0ZT48
L0VuZE5vdGU+AG==
</w:fldData>
          </w:fldChar>
        </w:r>
        <w:r w:rsidR="00820E6F" w:rsidDel="001E24E9">
          <w:rPr>
            <w:rFonts w:cs="Arial"/>
            <w:color w:val="000000" w:themeColor="text1"/>
          </w:rPr>
          <w:delInstrText xml:space="preserve"> ADDIN EN.CITE.DATA </w:delInstrText>
        </w:r>
        <w:r w:rsidR="00820E6F" w:rsidDel="001E24E9">
          <w:rPr>
            <w:rFonts w:cs="Arial"/>
            <w:color w:val="000000" w:themeColor="text1"/>
          </w:rPr>
        </w:r>
        <w:r w:rsidR="00820E6F" w:rsidDel="001E24E9">
          <w:rPr>
            <w:rFonts w:cs="Arial"/>
            <w:color w:val="000000" w:themeColor="text1"/>
          </w:rPr>
          <w:fldChar w:fldCharType="end"/>
        </w:r>
        <w:r w:rsidR="00987336" w:rsidRPr="00CA6E75" w:rsidDel="001E24E9">
          <w:rPr>
            <w:rFonts w:eastAsia="Calibri" w:cs="Arial"/>
            <w:color w:val="000000" w:themeColor="text1"/>
          </w:rPr>
        </w:r>
        <w:r w:rsidR="00987336" w:rsidRPr="00CA6E75" w:rsidDel="001E24E9">
          <w:rPr>
            <w:rFonts w:eastAsia="Calibri" w:cs="Arial"/>
            <w:color w:val="000000" w:themeColor="text1"/>
          </w:rPr>
          <w:fldChar w:fldCharType="separate"/>
        </w:r>
        <w:r w:rsidR="00820E6F" w:rsidRPr="00820E6F" w:rsidDel="001E24E9">
          <w:rPr>
            <w:rFonts w:cs="Arial"/>
            <w:noProof/>
            <w:color w:val="000000" w:themeColor="text1"/>
          </w:rPr>
          <w:delText>(28-30)</w:delText>
        </w:r>
        <w:r w:rsidR="00987336" w:rsidRPr="00CA6E75" w:rsidDel="001E24E9">
          <w:rPr>
            <w:rFonts w:cs="Arial"/>
            <w:color w:val="000000" w:themeColor="text1"/>
          </w:rPr>
          <w:fldChar w:fldCharType="end"/>
        </w:r>
        <w:r w:rsidR="00987336" w:rsidDel="001E24E9">
          <w:rPr>
            <w:rFonts w:cs="Arial"/>
            <w:color w:val="000000" w:themeColor="text1"/>
          </w:rPr>
          <w:delText xml:space="preserve">. </w:delText>
        </w:r>
      </w:del>
      <w:del w:id="989" w:author="Common, Jack" w:date="2019-10-24T11:55:00Z">
        <w:r w:rsidR="00FD2CCD" w:rsidDel="00D93055">
          <w:rPr>
            <w:rFonts w:cs="Arial"/>
          </w:rPr>
          <w:delText>Consistent with this</w:delText>
        </w:r>
        <w:r w:rsidR="00987336" w:rsidDel="00D93055">
          <w:rPr>
            <w:rFonts w:cs="Arial"/>
          </w:rPr>
          <w:delText>, o</w:delText>
        </w:r>
        <w:r w:rsidR="009D74DD" w:rsidDel="00D93055">
          <w:rPr>
            <w:rFonts w:cs="Arial"/>
          </w:rPr>
          <w:delText>ur data show that phage population and evolutionary dynamics are tightly linked</w:delText>
        </w:r>
        <w:r w:rsidR="00847945" w:rsidDel="00D93055">
          <w:rPr>
            <w:rFonts w:cs="Arial"/>
          </w:rPr>
          <w:delText>.</w:delText>
        </w:r>
        <w:r w:rsidR="000C7096" w:rsidDel="00D93055">
          <w:rPr>
            <w:rFonts w:cs="Arial"/>
          </w:rPr>
          <w:delText xml:space="preserve"> </w:delText>
        </w:r>
        <w:r w:rsidR="00B35D38" w:rsidDel="00D93055">
          <w:rPr>
            <w:rFonts w:cs="Arial"/>
          </w:rPr>
          <w:delText>I</w:delText>
        </w:r>
        <w:r w:rsidR="000C7096" w:rsidDel="00D93055">
          <w:rPr>
            <w:rFonts w:cs="Arial"/>
          </w:rPr>
          <w:delText>n less-diverse host populations</w:delText>
        </w:r>
        <w:r w:rsidR="00847945" w:rsidDel="00D93055">
          <w:rPr>
            <w:rFonts w:cs="Arial"/>
          </w:rPr>
          <w:delText>, susceptible clones were at higher relative frequency</w:delText>
        </w:r>
        <w:r w:rsidR="00B35D38" w:rsidDel="00D93055">
          <w:rPr>
            <w:rFonts w:cs="Arial"/>
          </w:rPr>
          <w:delText>, which promoted phage reproduction</w:delText>
        </w:r>
        <w:r w:rsidR="00847945" w:rsidDel="00D93055">
          <w:rPr>
            <w:rFonts w:cs="Arial"/>
          </w:rPr>
          <w:delText xml:space="preserve">. </w:delText>
        </w:r>
        <w:r w:rsidR="009D74DD" w:rsidDel="00D93055">
          <w:rPr>
            <w:rFonts w:cs="Arial"/>
          </w:rPr>
          <w:delText xml:space="preserve"> </w:delText>
        </w:r>
        <w:r w:rsidR="00B35D38" w:rsidDel="00D93055">
          <w:rPr>
            <w:rFonts w:cs="Arial"/>
          </w:rPr>
          <w:delText>T</w:delText>
        </w:r>
        <w:r w:rsidR="009D74DD" w:rsidDel="00D93055">
          <w:rPr>
            <w:rFonts w:cs="Arial"/>
          </w:rPr>
          <w:delText xml:space="preserve">he </w:delText>
        </w:r>
        <w:r w:rsidR="006545F3" w:rsidDel="00D93055">
          <w:rPr>
            <w:rFonts w:cs="Arial"/>
          </w:rPr>
          <w:delText>l</w:delText>
        </w:r>
        <w:r w:rsidR="009D74DD" w:rsidDel="00D93055">
          <w:rPr>
            <w:rFonts w:cs="Arial"/>
          </w:rPr>
          <w:delText>arger the phage population size</w:delText>
        </w:r>
        <w:r w:rsidR="006545F3" w:rsidDel="00D93055">
          <w:rPr>
            <w:rFonts w:cs="Arial"/>
          </w:rPr>
          <w:delText>,</w:delText>
        </w:r>
        <w:r w:rsidR="009D74DD" w:rsidDel="00D93055">
          <w:rPr>
            <w:rFonts w:cs="Arial"/>
          </w:rPr>
          <w:delText xml:space="preserve"> the greater the likelihood phage evolved to increase its host range. </w:delText>
        </w:r>
      </w:del>
    </w:p>
    <w:p w14:paraId="6545C58C" w14:textId="77777777" w:rsidR="00E62A18" w:rsidDel="0091035C" w:rsidRDefault="00E62A18">
      <w:pPr>
        <w:jc w:val="both"/>
        <w:rPr>
          <w:del w:id="990" w:author="Common, Jack" w:date="2019-10-24T12:14:00Z"/>
          <w:rFonts w:cs="Arial"/>
        </w:rPr>
        <w:pPrChange w:id="991" w:author="Common, Jack" w:date="2019-10-23T10:58:00Z">
          <w:pPr>
            <w:spacing w:line="480" w:lineRule="auto"/>
            <w:jc w:val="both"/>
          </w:pPr>
        </w:pPrChange>
      </w:pPr>
    </w:p>
    <w:p w14:paraId="3378662A" w14:textId="50BDE0E4" w:rsidR="00987336" w:rsidRDefault="00987336">
      <w:pPr>
        <w:jc w:val="both"/>
        <w:rPr>
          <w:rFonts w:cs="Arial"/>
          <w:color w:val="000000" w:themeColor="text1"/>
        </w:rPr>
        <w:pPrChange w:id="992" w:author="Common, Jack" w:date="2019-10-24T13:43:00Z">
          <w:pPr>
            <w:spacing w:line="480" w:lineRule="auto"/>
            <w:jc w:val="both"/>
          </w:pPr>
        </w:pPrChange>
      </w:pPr>
      <w:del w:id="993" w:author="Common, Jack" w:date="2019-10-24T13:43:00Z">
        <w:r w:rsidDel="00D0282B">
          <w:rPr>
            <w:rFonts w:cs="Arial"/>
          </w:rPr>
          <w:delText>Interestingly</w:delText>
        </w:r>
        <w:r w:rsidR="0040044F" w:rsidDel="00D0282B">
          <w:rPr>
            <w:rFonts w:cs="Arial"/>
          </w:rPr>
          <w:delText>,</w:delText>
        </w:r>
        <w:r w:rsidR="007F3671" w:rsidDel="00D0282B">
          <w:rPr>
            <w:rFonts w:cs="Arial"/>
          </w:rPr>
          <w:delText xml:space="preserve"> the </w:delText>
        </w:r>
        <w:r w:rsidDel="00D0282B">
          <w:rPr>
            <w:rFonts w:cs="Arial"/>
          </w:rPr>
          <w:delText xml:space="preserve">frequency at which host range mutants of the phage were identified </w:delText>
        </w:r>
        <w:r w:rsidR="004C28A0" w:rsidDel="00D0282B">
          <w:rPr>
            <w:rFonts w:cs="Arial"/>
          </w:rPr>
          <w:delText>peak</w:delText>
        </w:r>
        <w:r w:rsidDel="00D0282B">
          <w:rPr>
            <w:rFonts w:cs="Arial"/>
          </w:rPr>
          <w:delText>ed</w:delText>
        </w:r>
        <w:r w:rsidR="004C28A0" w:rsidDel="00D0282B">
          <w:rPr>
            <w:rFonts w:cs="Arial"/>
          </w:rPr>
          <w:delText xml:space="preserve"> </w:delText>
        </w:r>
        <w:r w:rsidDel="00D0282B">
          <w:rPr>
            <w:rFonts w:cs="Arial"/>
          </w:rPr>
          <w:delText xml:space="preserve">at </w:delText>
        </w:r>
      </w:del>
      <w:del w:id="994" w:author="Common, Jack" w:date="2019-10-24T12:01:00Z">
        <w:r w:rsidDel="00EB7BFA">
          <w:rPr>
            <w:rFonts w:cs="Arial"/>
          </w:rPr>
          <w:delText xml:space="preserve">intermediate levels of </w:delText>
        </w:r>
        <w:r w:rsidR="00CD01A2" w:rsidDel="00EB7BFA">
          <w:rPr>
            <w:rFonts w:cs="Arial"/>
          </w:rPr>
          <w:delText xml:space="preserve">CRISPR allele </w:delText>
        </w:r>
        <w:r w:rsidDel="00EB7BFA">
          <w:rPr>
            <w:rFonts w:cs="Arial"/>
          </w:rPr>
          <w:delText xml:space="preserve">diversity, namely </w:delText>
        </w:r>
        <w:r w:rsidR="004C28A0" w:rsidDel="00EB7BFA">
          <w:rPr>
            <w:rFonts w:cs="Arial"/>
          </w:rPr>
          <w:delText>in the 6-clone treatment</w:delText>
        </w:r>
        <w:r w:rsidR="002028DF" w:rsidDel="00EB7BFA">
          <w:rPr>
            <w:rFonts w:cs="Arial"/>
          </w:rPr>
          <w:delText xml:space="preserve">. </w:delText>
        </w:r>
      </w:del>
      <w:moveFromRangeStart w:id="995" w:author="Common, Jack" w:date="2019-10-24T12:02:00Z" w:name="move22810973"/>
      <w:moveFrom w:id="996" w:author="Common, Jack" w:date="2019-10-24T12:02:00Z">
        <w:del w:id="997" w:author="Common, Jack" w:date="2019-10-24T13:43:00Z">
          <w:r w:rsidR="002028DF" w:rsidDel="00D0282B">
            <w:rPr>
              <w:rFonts w:cs="Arial"/>
            </w:rPr>
            <w:delText xml:space="preserve">This is likely </w:delText>
          </w:r>
          <w:r w:rsidR="00D5134B" w:rsidDel="00D0282B">
            <w:rPr>
              <w:rFonts w:cs="Arial"/>
            </w:rPr>
            <w:delText xml:space="preserve">because </w:delText>
          </w:r>
          <w:r w:rsidR="003A7EA9" w:rsidDel="00D0282B">
            <w:rPr>
              <w:rFonts w:cs="Arial"/>
            </w:rPr>
            <w:delText>increasing host diversity dilutes susceptible hosts, which results in smaller phage population size</w:delText>
          </w:r>
          <w:r w:rsidR="00D5134B" w:rsidDel="00D0282B">
            <w:rPr>
              <w:rFonts w:cs="Arial"/>
            </w:rPr>
            <w:delText xml:space="preserve"> </w:delText>
          </w:r>
          <w:r w:rsidR="003A7EA9" w:rsidDel="00D0282B">
            <w:rPr>
              <w:rFonts w:cs="Arial"/>
            </w:rPr>
            <w:delText>and hence less genetic variation in the phage population on which selection can act. Increasing host diversity can simultaneously</w:delText>
          </w:r>
          <w:r w:rsidR="00D5134B" w:rsidDel="00D0282B">
            <w:rPr>
              <w:rFonts w:cs="Arial"/>
            </w:rPr>
            <w:delText xml:space="preserve"> increas</w:delText>
          </w:r>
          <w:r w:rsidR="003A7EA9" w:rsidDel="00D0282B">
            <w:rPr>
              <w:rFonts w:cs="Arial"/>
            </w:rPr>
            <w:delText>e</w:delText>
          </w:r>
          <w:r w:rsidR="00D5134B" w:rsidDel="00D0282B">
            <w:rPr>
              <w:rFonts w:cs="Arial"/>
            </w:rPr>
            <w:delText xml:space="preserve"> selection for escape mutations</w:delText>
          </w:r>
          <w:r w:rsidR="003A7EA9" w:rsidDel="00D0282B">
            <w:rPr>
              <w:rFonts w:cs="Arial"/>
            </w:rPr>
            <w:delText>. These two effects can maximise</w:delText>
          </w:r>
          <w:r w:rsidR="00CD01A2" w:rsidDel="00D0282B">
            <w:rPr>
              <w:rFonts w:cs="Arial"/>
            </w:rPr>
            <w:delText xml:space="preserve"> evolutionary emergence at intermediate host diversity</w:delText>
          </w:r>
          <w:r w:rsidR="00D5134B" w:rsidDel="00D0282B">
            <w:rPr>
              <w:rFonts w:cs="Arial"/>
            </w:rPr>
            <w:delText xml:space="preserve"> </w:delText>
          </w:r>
          <w:r w:rsidR="00D5134B" w:rsidDel="00D0282B">
            <w:rPr>
              <w:rFonts w:cs="Arial"/>
              <w:color w:val="000000" w:themeColor="text1"/>
            </w:rPr>
            <w:fldChar w:fldCharType="begin"/>
          </w:r>
          <w:r w:rsidR="00820E6F" w:rsidDel="00D0282B">
            <w:rPr>
              <w:rFonts w:cs="Arial"/>
              <w:color w:val="000000" w:themeColor="text1"/>
            </w:rPr>
            <w:delInstrText xml:space="preserve"> ADDIN EN.CITE &lt;EndNote&gt;&lt;Cite&gt;&lt;Author&gt;Chabas&lt;/Author&gt;&lt;Year&gt;2018&lt;/Year&gt;&lt;RecNum&gt;348&lt;/RecNum&gt;&lt;DisplayText&gt;(31)&lt;/DisplayText&gt;&lt;record&gt;&lt;rec-number&gt;348&lt;/rec-number&gt;&lt;foreign-keys&gt;&lt;key app="EN" db-id="xrr2swwexa2rd8ed2d6xfwf20r9v5devt2e2" timestamp="1556229298" guid="59971bce-0692-4e85-ba94-98e5c8f85a54"&gt;348&lt;/key&gt;&lt;/foreign-keys&gt;&lt;ref-type name="Journal Article"&gt;17&lt;/ref-type&gt;&lt;contributors&gt;&lt;authors&gt;&lt;author&gt;Chabas, Hélène&lt;/author&gt;&lt;author&gt;Lion, Sébastien&lt;/author&gt;&lt;author&gt;Nicot, Antoine&lt;/author&gt;&lt;author&gt;Meaden, Sean&lt;/author&gt;&lt;author&gt;van Houte, Stineke&lt;/author&gt;&lt;author&gt;Moineau, Sylvain&lt;/author&gt;&lt;author&gt;Wahl, Lindi M&lt;/author&gt;&lt;author&gt;Westra, Edze R&lt;/author&gt;&lt;author&gt;Gandon, Sylvain&lt;/author&gt;&lt;/authors&gt;&lt;/contributors&gt;&lt;titles&gt;&lt;title&gt;Evolutionary emergence of infectious diseases in heterogeneous host populations&lt;/title&gt;&lt;secondary-title&gt;PLOS Biology&lt;/secondary-title&gt;&lt;/titles&gt;&lt;periodical&gt;&lt;full-title&gt;PLOS Biology&lt;/full-title&gt;&lt;/periodical&gt;&lt;pages&gt;e2006738&lt;/pages&gt;&lt;volume&gt;16&lt;/volume&gt;&lt;number&gt;9&lt;/number&gt;&lt;dates&gt;&lt;year&gt;2018&lt;/year&gt;&lt;/dates&gt;&lt;publisher&gt;Public Library of Science&lt;/publisher&gt;&lt;urls&gt;&lt;related-urls&gt;&lt;url&gt;https://doi.org/10.1371/journal.pbio.2006738&lt;/url&gt;&lt;/related-urls&gt;&lt;/urls&gt;&lt;electronic-resource-num&gt;10.1371/journal.pbio.2006738&lt;/electronic-resource-num&gt;&lt;/record&gt;&lt;/Cite&gt;&lt;/EndNote&gt;</w:delInstrText>
          </w:r>
          <w:r w:rsidR="00D5134B" w:rsidDel="00D0282B">
            <w:rPr>
              <w:rFonts w:cs="Arial"/>
              <w:color w:val="000000" w:themeColor="text1"/>
            </w:rPr>
            <w:fldChar w:fldCharType="separate"/>
          </w:r>
          <w:r w:rsidR="00820E6F" w:rsidDel="00D0282B">
            <w:rPr>
              <w:rFonts w:cs="Arial"/>
              <w:noProof/>
              <w:color w:val="000000" w:themeColor="text1"/>
            </w:rPr>
            <w:delText>(31)</w:delText>
          </w:r>
          <w:r w:rsidR="00D5134B" w:rsidDel="00D0282B">
            <w:rPr>
              <w:rFonts w:cs="Arial"/>
              <w:color w:val="000000" w:themeColor="text1"/>
            </w:rPr>
            <w:fldChar w:fldCharType="end"/>
          </w:r>
          <w:r w:rsidR="00D5134B" w:rsidDel="00D0282B">
            <w:rPr>
              <w:rFonts w:cs="Arial"/>
              <w:color w:val="000000" w:themeColor="text1"/>
            </w:rPr>
            <w:delText xml:space="preserve">. </w:delText>
          </w:r>
        </w:del>
      </w:moveFrom>
      <w:moveFromRangeEnd w:id="995"/>
      <w:del w:id="998" w:author="Common, Jack" w:date="2019-10-24T13:43:00Z">
        <w:r w:rsidR="003D50C0" w:rsidDel="00D0282B">
          <w:rPr>
            <w:rFonts w:cs="Arial"/>
            <w:color w:val="000000" w:themeColor="text1"/>
          </w:rPr>
          <w:delText xml:space="preserve">Further, </w:delText>
        </w:r>
      </w:del>
      <w:ins w:id="999" w:author="Common, Jack" w:date="2019-10-24T13:43:00Z">
        <w:r w:rsidR="00D0282B">
          <w:rPr>
            <w:rFonts w:cs="Arial"/>
            <w:color w:val="000000" w:themeColor="text1"/>
          </w:rPr>
          <w:t>T</w:t>
        </w:r>
      </w:ins>
      <w:del w:id="1000" w:author="Common, Jack" w:date="2019-10-24T13:43:00Z">
        <w:r w:rsidR="003D50C0" w:rsidDel="00D0282B">
          <w:rPr>
            <w:rFonts w:cs="Arial"/>
            <w:color w:val="000000" w:themeColor="text1"/>
          </w:rPr>
          <w:delText>t</w:delText>
        </w:r>
      </w:del>
      <w:r w:rsidR="00483724">
        <w:rPr>
          <w:rFonts w:cs="Arial"/>
          <w:color w:val="000000" w:themeColor="text1"/>
        </w:rPr>
        <w:t xml:space="preserve">he </w:t>
      </w:r>
      <w:r w:rsidR="00A67ADD">
        <w:rPr>
          <w:rFonts w:cs="Arial"/>
          <w:color w:val="000000" w:themeColor="text1"/>
        </w:rPr>
        <w:t xml:space="preserve">instances of phage evolving </w:t>
      </w:r>
      <w:r w:rsidR="00C42782">
        <w:rPr>
          <w:rFonts w:cs="Arial"/>
          <w:color w:val="000000" w:themeColor="text1"/>
        </w:rPr>
        <w:t>host shift</w:t>
      </w:r>
      <w:r w:rsidR="00BA1FFF">
        <w:rPr>
          <w:rFonts w:cs="Arial"/>
          <w:color w:val="000000" w:themeColor="text1"/>
        </w:rPr>
        <w:t xml:space="preserve"> </w:t>
      </w:r>
      <w:r w:rsidR="007F10D9">
        <w:rPr>
          <w:rFonts w:cs="Arial"/>
          <w:color w:val="000000" w:themeColor="text1"/>
        </w:rPr>
        <w:t>in our most diverse treatment</w:t>
      </w:r>
      <w:r w:rsidR="008570BA">
        <w:rPr>
          <w:rFonts w:cs="Arial"/>
          <w:color w:val="000000" w:themeColor="text1"/>
        </w:rPr>
        <w:t xml:space="preserve"> were possibly </w:t>
      </w:r>
      <w:r w:rsidR="00C00CF9">
        <w:rPr>
          <w:rFonts w:cs="Arial"/>
          <w:color w:val="000000" w:themeColor="text1"/>
        </w:rPr>
        <w:t xml:space="preserve">related to a small initial escape phage epidemic establishing on susceptible hosts, which allowed host shift to occur. </w:t>
      </w:r>
      <w:r w:rsidR="007F10D9">
        <w:rPr>
          <w:rFonts w:cs="Arial"/>
          <w:color w:val="000000" w:themeColor="text1"/>
        </w:rPr>
        <w:t xml:space="preserve"> </w:t>
      </w:r>
      <w:r w:rsidR="00102F98">
        <w:rPr>
          <w:rFonts w:cs="Arial"/>
          <w:color w:val="000000" w:themeColor="text1"/>
        </w:rPr>
        <w:t xml:space="preserve">Although host shift only led to transient phage survival in our experiment, the effect of </w:t>
      </w:r>
      <w:r w:rsidR="00791AA1">
        <w:rPr>
          <w:rFonts w:cs="Arial"/>
          <w:color w:val="000000" w:themeColor="text1"/>
        </w:rPr>
        <w:t xml:space="preserve">a susceptible host fraction in the context of a diverse, </w:t>
      </w:r>
      <w:proofErr w:type="gramStart"/>
      <w:r w:rsidR="00791AA1">
        <w:rPr>
          <w:rFonts w:cs="Arial"/>
          <w:color w:val="000000" w:themeColor="text1"/>
        </w:rPr>
        <w:t>mostly</w:t>
      </w:r>
      <w:r w:rsidR="00CA582B">
        <w:rPr>
          <w:rFonts w:cs="Arial"/>
          <w:color w:val="000000" w:themeColor="text1"/>
        </w:rPr>
        <w:t>-</w:t>
      </w:r>
      <w:r w:rsidR="00791AA1">
        <w:rPr>
          <w:rFonts w:cs="Arial"/>
          <w:color w:val="000000" w:themeColor="text1"/>
        </w:rPr>
        <w:t>resistant</w:t>
      </w:r>
      <w:proofErr w:type="gramEnd"/>
      <w:r w:rsidR="00791AA1">
        <w:rPr>
          <w:rFonts w:cs="Arial"/>
          <w:color w:val="000000" w:themeColor="text1"/>
        </w:rPr>
        <w:t xml:space="preserve"> population may have i</w:t>
      </w:r>
      <w:r w:rsidR="00F7706F">
        <w:rPr>
          <w:rFonts w:cs="Arial"/>
          <w:color w:val="000000" w:themeColor="text1"/>
        </w:rPr>
        <w:t xml:space="preserve">mplications for more complex host-pathogen systems. </w:t>
      </w:r>
      <w:r w:rsidR="00ED28BB">
        <w:rPr>
          <w:rFonts w:cs="Arial"/>
          <w:color w:val="000000" w:themeColor="text1"/>
        </w:rPr>
        <w:t>H</w:t>
      </w:r>
      <w:r w:rsidR="00006C83">
        <w:rPr>
          <w:rFonts w:cs="Arial"/>
          <w:color w:val="000000" w:themeColor="text1"/>
        </w:rPr>
        <w:t xml:space="preserve">ost shift mutants </w:t>
      </w:r>
      <w:r w:rsidR="008E4AE0">
        <w:rPr>
          <w:rFonts w:cs="Arial"/>
          <w:color w:val="000000" w:themeColor="text1"/>
        </w:rPr>
        <w:t>could gain an advantage</w:t>
      </w:r>
      <w:r w:rsidR="00515B63">
        <w:rPr>
          <w:rFonts w:cs="Arial"/>
          <w:color w:val="000000" w:themeColor="text1"/>
        </w:rPr>
        <w:t xml:space="preserve"> due to changes in host genotype</w:t>
      </w:r>
      <w:r w:rsidR="006368AE">
        <w:rPr>
          <w:rFonts w:cs="Arial"/>
          <w:color w:val="000000" w:themeColor="text1"/>
        </w:rPr>
        <w:t xml:space="preserve"> composition</w:t>
      </w:r>
      <w:r w:rsidR="00ED28BB">
        <w:rPr>
          <w:rFonts w:cs="Arial"/>
          <w:color w:val="000000" w:themeColor="text1"/>
        </w:rPr>
        <w:t xml:space="preserve">, for example </w:t>
      </w:r>
      <w:r w:rsidR="00B929E7">
        <w:rPr>
          <w:rFonts w:cs="Arial"/>
          <w:color w:val="000000" w:themeColor="text1"/>
        </w:rPr>
        <w:t xml:space="preserve">when able to </w:t>
      </w:r>
      <w:r w:rsidR="00B44376">
        <w:rPr>
          <w:rFonts w:cs="Arial"/>
          <w:color w:val="000000" w:themeColor="text1"/>
        </w:rPr>
        <w:t xml:space="preserve">migrate </w:t>
      </w:r>
      <w:r w:rsidR="0010412E">
        <w:rPr>
          <w:rFonts w:cs="Arial"/>
          <w:color w:val="000000" w:themeColor="text1"/>
        </w:rPr>
        <w:t xml:space="preserve">to </w:t>
      </w:r>
      <w:r w:rsidR="007D6231">
        <w:rPr>
          <w:rFonts w:cs="Arial"/>
          <w:color w:val="000000" w:themeColor="text1"/>
        </w:rPr>
        <w:t>more susceptible subpopulations</w:t>
      </w:r>
      <w:r w:rsidR="007A2706">
        <w:rPr>
          <w:rFonts w:cs="Arial"/>
          <w:color w:val="000000" w:themeColor="text1"/>
        </w:rPr>
        <w:t>;</w:t>
      </w:r>
      <w:r w:rsidR="007D6231">
        <w:rPr>
          <w:rFonts w:cs="Arial"/>
          <w:color w:val="000000" w:themeColor="text1"/>
        </w:rPr>
        <w:t xml:space="preserve"> or </w:t>
      </w:r>
      <w:r w:rsidR="00766720">
        <w:rPr>
          <w:rFonts w:cs="Arial"/>
          <w:color w:val="000000" w:themeColor="text1"/>
        </w:rPr>
        <w:t xml:space="preserve">due to </w:t>
      </w:r>
      <w:r w:rsidR="00FB2343">
        <w:rPr>
          <w:rFonts w:cs="Arial"/>
          <w:color w:val="000000" w:themeColor="text1"/>
        </w:rPr>
        <w:t>changes in reproductive mode in response to environmental change</w:t>
      </w:r>
      <w:r w:rsidR="00215682">
        <w:rPr>
          <w:rFonts w:cs="Arial"/>
          <w:color w:val="000000" w:themeColor="text1"/>
        </w:rPr>
        <w:t xml:space="preserve"> </w:t>
      </w:r>
      <w:r w:rsidR="007A2706">
        <w:rPr>
          <w:rFonts w:cs="Arial"/>
          <w:color w:val="000000" w:themeColor="text1"/>
        </w:rPr>
        <w:fldChar w:fldCharType="begin"/>
      </w:r>
      <w:r w:rsidR="00820E6F">
        <w:rPr>
          <w:rFonts w:cs="Arial"/>
          <w:color w:val="000000" w:themeColor="text1"/>
        </w:rPr>
        <w:instrText xml:space="preserve"> ADDIN EN.CITE &lt;EndNote&gt;&lt;Cite&gt;&lt;Author&gt;King&lt;/Author&gt;&lt;Year&gt;2011&lt;/Year&gt;&lt;RecNum&gt;152&lt;/RecNum&gt;&lt;DisplayText&gt;(58)&lt;/DisplayText&gt;&lt;record&gt;&lt;rec-number&gt;152&lt;/rec-number&gt;&lt;foreign-keys&gt;&lt;key app="EN" db-id="xrr2swwexa2rd8ed2d6xfwf20r9v5devt2e2" timestamp="1556229243" guid="92094db9-7e84-41d6-abc0-a6f06417be9e"&gt;152&lt;/key&gt;&lt;/foreign-keys&gt;&lt;ref-type name="Journal Article"&gt;17&lt;/ref-type&gt;&lt;contributors&gt;&lt;authors&gt;&lt;author&gt;King, K. C.&lt;/author&gt;&lt;author&gt;Delph, L. F.&lt;/author&gt;&lt;author&gt;Jokela, J.&lt;/author&gt;&lt;author&gt;Lively, C. M.&lt;/author&gt;&lt;/authors&gt;&lt;/contributors&gt;&lt;titles&gt;&lt;title&gt;Coevolutionary hotspots and coldspots for host sex and parasite local adaptation in a snail–trematode interaction&lt;/title&gt;&lt;secondary-title&gt;Oikos&lt;/secondary-title&gt;&lt;/titles&gt;&lt;periodical&gt;&lt;full-title&gt;Oikos&lt;/full-title&gt;&lt;/periodical&gt;&lt;pages&gt;1335-1340&lt;/pages&gt;&lt;volume&gt;120&lt;/volume&gt;&lt;number&gt;9&lt;/number&gt;&lt;dates&gt;&lt;year&gt;2011&lt;/year&gt;&lt;/dates&gt;&lt;publisher&gt;Blackwell Publishing Ltd&lt;/publisher&gt;&lt;isbn&gt;1600-0706&lt;/isbn&gt;&lt;urls&gt;&lt;related-urls&gt;&lt;url&gt;http://dx.doi.org/10.1111/j.1600-0706.2011.19241.x&lt;/url&gt;&lt;/related-urls&gt;&lt;/urls&gt;&lt;electronic-resource-num&gt;10.1111/j.1600-0706.2011.19241.x&lt;/electronic-resource-num&gt;&lt;/record&gt;&lt;/Cite&gt;&lt;/EndNote&gt;</w:instrText>
      </w:r>
      <w:r w:rsidR="007A2706">
        <w:rPr>
          <w:rFonts w:cs="Arial"/>
          <w:color w:val="000000" w:themeColor="text1"/>
        </w:rPr>
        <w:fldChar w:fldCharType="separate"/>
      </w:r>
      <w:r w:rsidR="00820E6F">
        <w:rPr>
          <w:rFonts w:cs="Arial"/>
          <w:noProof/>
          <w:color w:val="000000" w:themeColor="text1"/>
        </w:rPr>
        <w:t>(58)</w:t>
      </w:r>
      <w:r w:rsidR="007A2706">
        <w:rPr>
          <w:rFonts w:cs="Arial"/>
          <w:color w:val="000000" w:themeColor="text1"/>
        </w:rPr>
        <w:fldChar w:fldCharType="end"/>
      </w:r>
      <w:r w:rsidR="007D6231">
        <w:rPr>
          <w:rFonts w:cs="Arial"/>
          <w:color w:val="000000" w:themeColor="text1"/>
        </w:rPr>
        <w:t>.</w:t>
      </w:r>
    </w:p>
    <w:p w14:paraId="16933B0B" w14:textId="4774BA3D" w:rsidR="00F617F1" w:rsidRDefault="00F617F1">
      <w:pPr>
        <w:jc w:val="both"/>
        <w:rPr>
          <w:rFonts w:cs="Arial"/>
          <w:color w:val="000000" w:themeColor="text1"/>
        </w:rPr>
        <w:pPrChange w:id="1001" w:author="Common, Jack" w:date="2019-10-23T10:58:00Z">
          <w:pPr>
            <w:spacing w:line="480" w:lineRule="auto"/>
            <w:jc w:val="both"/>
          </w:pPr>
        </w:pPrChange>
      </w:pPr>
    </w:p>
    <w:p w14:paraId="60202105" w14:textId="4A558934" w:rsidR="001A4E3C" w:rsidRPr="001A4E3C" w:rsidRDefault="00173F7E">
      <w:pPr>
        <w:jc w:val="both"/>
        <w:rPr>
          <w:rFonts w:asciiTheme="majorHAnsi" w:eastAsiaTheme="majorEastAsia" w:hAnsiTheme="majorHAnsi" w:cstheme="majorBidi"/>
          <w:color w:val="2F5496" w:themeColor="accent1" w:themeShade="BF"/>
          <w:sz w:val="32"/>
          <w:szCs w:val="32"/>
        </w:rPr>
        <w:pPrChange w:id="1002" w:author="Common, Jack" w:date="2019-10-23T10:58:00Z">
          <w:pPr>
            <w:spacing w:line="480" w:lineRule="auto"/>
            <w:jc w:val="both"/>
          </w:pPr>
        </w:pPrChange>
      </w:pPr>
      <w:r>
        <w:rPr>
          <w:rFonts w:cs="Arial"/>
          <w:color w:val="000000" w:themeColor="text1"/>
        </w:rPr>
        <w:t>In this study, we</w:t>
      </w:r>
      <w:r w:rsidR="0025236A">
        <w:rPr>
          <w:rFonts w:cs="Arial"/>
          <w:color w:val="000000" w:themeColor="text1"/>
        </w:rPr>
        <w:t xml:space="preserve"> </w:t>
      </w:r>
      <w:r w:rsidR="00146D50">
        <w:rPr>
          <w:rFonts w:cs="Arial"/>
          <w:color w:val="000000" w:themeColor="text1"/>
        </w:rPr>
        <w:t>focussed on host populations where different CRISPR resistance genotypes were at equal starting frequencies</w:t>
      </w:r>
      <w:r w:rsidR="0009091D">
        <w:rPr>
          <w:rFonts w:cs="Arial"/>
          <w:color w:val="000000" w:themeColor="text1"/>
        </w:rPr>
        <w:t>, but</w:t>
      </w:r>
      <w:r w:rsidR="00C84709">
        <w:rPr>
          <w:rFonts w:cs="Arial"/>
          <w:color w:val="000000" w:themeColor="text1"/>
        </w:rPr>
        <w:t xml:space="preserve"> </w:t>
      </w:r>
      <w:r w:rsidR="0009091D">
        <w:rPr>
          <w:rFonts w:cs="Arial"/>
          <w:color w:val="000000" w:themeColor="text1"/>
        </w:rPr>
        <w:t>n</w:t>
      </w:r>
      <w:r w:rsidR="00146D50">
        <w:rPr>
          <w:rFonts w:cs="Arial"/>
          <w:color w:val="000000" w:themeColor="text1"/>
        </w:rPr>
        <w:t>atural</w:t>
      </w:r>
      <w:r w:rsidR="00C84709">
        <w:rPr>
          <w:rFonts w:cs="Arial"/>
          <w:color w:val="000000" w:themeColor="text1"/>
        </w:rPr>
        <w:t xml:space="preserve"> </w:t>
      </w:r>
      <w:r w:rsidR="00147CE8">
        <w:rPr>
          <w:rFonts w:cs="Arial"/>
          <w:color w:val="000000" w:themeColor="text1"/>
        </w:rPr>
        <w:t>communities</w:t>
      </w:r>
      <w:r w:rsidR="00A52B76">
        <w:rPr>
          <w:rFonts w:cs="Arial"/>
          <w:color w:val="000000" w:themeColor="text1"/>
        </w:rPr>
        <w:t xml:space="preserve"> </w:t>
      </w:r>
      <w:r w:rsidR="007F0A4C">
        <w:rPr>
          <w:rFonts w:cs="Arial"/>
          <w:color w:val="000000" w:themeColor="text1"/>
        </w:rPr>
        <w:t>are often</w:t>
      </w:r>
      <w:r w:rsidR="00A52B76">
        <w:rPr>
          <w:rFonts w:cs="Arial"/>
          <w:color w:val="000000" w:themeColor="text1"/>
        </w:rPr>
        <w:t xml:space="preserve"> </w:t>
      </w:r>
      <w:r w:rsidR="00147CE8">
        <w:rPr>
          <w:rFonts w:cs="Arial"/>
          <w:color w:val="000000" w:themeColor="text1"/>
        </w:rPr>
        <w:t xml:space="preserve">composed of a few very common and many rare </w:t>
      </w:r>
      <w:r w:rsidR="00A52B76">
        <w:rPr>
          <w:rFonts w:cs="Arial"/>
          <w:color w:val="000000" w:themeColor="text1"/>
        </w:rPr>
        <w:t>variants</w:t>
      </w:r>
      <w:r w:rsidR="00234EC7">
        <w:rPr>
          <w:rFonts w:cs="Arial"/>
          <w:color w:val="000000" w:themeColor="text1"/>
        </w:rPr>
        <w:t xml:space="preserve"> </w:t>
      </w:r>
      <w:r w:rsidR="00146D50">
        <w:rPr>
          <w:rFonts w:cs="Arial"/>
          <w:color w:val="000000" w:themeColor="text1"/>
        </w:rPr>
        <w:fldChar w:fldCharType="begin"/>
      </w:r>
      <w:r w:rsidR="00820E6F">
        <w:rPr>
          <w:rFonts w:cs="Arial"/>
          <w:color w:val="000000" w:themeColor="text1"/>
        </w:rPr>
        <w:instrText xml:space="preserve"> ADDIN EN.CITE &lt;EndNote&gt;&lt;Cite&gt;&lt;Author&gt;Pachepsky&lt;/Author&gt;&lt;Year&gt;2001&lt;/Year&gt;&lt;RecNum&gt;1730&lt;/RecNum&gt;&lt;DisplayText&gt;(59, 60)&lt;/DisplayText&gt;&lt;record&gt;&lt;rec-number&gt;1730&lt;/rec-number&gt;&lt;foreign-keys&gt;&lt;key app="EN" db-id="es529ptxovvregexae9v20vfwwzddw2zv59z" timestamp="1568367180"&gt;1730&lt;/key&gt;&lt;/foreign-keys&gt;&lt;ref-type name="Journal Article"&gt;17&lt;/ref-type&gt;&lt;contributors&gt;&lt;authors&gt;&lt;author&gt;Pachepsky, Elizaveta&lt;/author&gt;&lt;author&gt;Crawford, John W&lt;/author&gt;&lt;author&gt;Bown, James L&lt;/author&gt;&lt;author&gt;Squire, Geoff&lt;/author&gt;&lt;/authors&gt;&lt;/contributors&gt;&lt;titles&gt;&lt;title&gt;Towards a general theory of biodiversity&lt;/title&gt;&lt;secondary-title&gt;Nature&lt;/secondary-title&gt;&lt;/titles&gt;&lt;periodical&gt;&lt;full-title&gt;Nature&lt;/full-title&gt;&lt;abbr-1&gt;Nature&lt;/abbr-1&gt;&lt;abbr-2&gt;Nature&lt;/abbr-2&gt;&lt;/periodical&gt;&lt;pages&gt;923&lt;/pages&gt;&lt;volume&gt;410&lt;/volume&gt;&lt;number&gt;6831&lt;/number&gt;&lt;dates&gt;&lt;year&gt;2001&lt;/year&gt;&lt;/dates&gt;&lt;isbn&gt;1476-4687&lt;/isbn&gt;&lt;urls&gt;&lt;/urls&gt;&lt;/record&gt;&lt;/Cite&gt;&lt;Cite&gt;&lt;Author&gt;McGill&lt;/Author&gt;&lt;Year&gt;2007&lt;/Year&gt;&lt;RecNum&gt;1731&lt;/RecNum&gt;&lt;record&gt;&lt;rec-number&gt;1731&lt;/rec-number&gt;&lt;foreign-keys&gt;&lt;key app="EN" db-id="es529ptxovvregexae9v20vfwwzddw2zv59z" timestamp="1568367224"&gt;1731&lt;/key&gt;&lt;/foreign-keys&gt;&lt;ref-type name="Journal Article"&gt;17&lt;/ref-type&gt;&lt;contributors&gt;&lt;authors&gt;&lt;author&gt;McGill, Brian J&lt;/author&gt;&lt;author&gt;Etienne, Rampal S&lt;/author&gt;&lt;author&gt;Gray, John S&lt;/author&gt;&lt;author&gt;Alonso, David&lt;/author&gt;&lt;author&gt;Anderson, Marti J&lt;/author&gt;&lt;author&gt;Benecha, Habtamu Kassa&lt;/author&gt;&lt;author&gt;Dornelas, Maria&lt;/author&gt;&lt;author&gt;Enquist, Brian J&lt;/author&gt;&lt;author&gt;Green, Jessica L&lt;/author&gt;&lt;author&gt;He, Fangliang&lt;/author&gt;&lt;/authors&gt;&lt;/contributors&gt;&lt;titles&gt;&lt;title&gt;Species abundance distributions: moving beyond single prediction theories to integration within an ecological framework&lt;/title&gt;&lt;secondary-title&gt;Ecology letters&lt;/secondary-title&gt;&lt;/titles&gt;&lt;periodical&gt;&lt;full-title&gt;Ecology Letters&lt;/full-title&gt;&lt;abbr-1&gt;Ecol. Lett.&lt;/abbr-1&gt;&lt;abbr-2&gt;Ecol Lett&lt;/abbr-2&gt;&lt;/periodical&gt;&lt;pages&gt;995-1015&lt;/pages&gt;&lt;volume&gt;10&lt;/volume&gt;&lt;number&gt;10&lt;/number&gt;&lt;dates&gt;&lt;year&gt;2007&lt;/year&gt;&lt;/dates&gt;&lt;isbn&gt;1461-023X&lt;/isbn&gt;&lt;urls&gt;&lt;/urls&gt;&lt;/record&gt;&lt;/Cite&gt;&lt;/EndNote&gt;</w:instrText>
      </w:r>
      <w:r w:rsidR="00146D50">
        <w:rPr>
          <w:rFonts w:cs="Arial"/>
          <w:color w:val="000000" w:themeColor="text1"/>
        </w:rPr>
        <w:fldChar w:fldCharType="separate"/>
      </w:r>
      <w:r w:rsidR="00820E6F">
        <w:rPr>
          <w:rFonts w:cs="Arial"/>
          <w:noProof/>
          <w:color w:val="000000" w:themeColor="text1"/>
        </w:rPr>
        <w:t>(59, 60)</w:t>
      </w:r>
      <w:r w:rsidR="00146D50">
        <w:rPr>
          <w:rFonts w:cs="Arial"/>
          <w:color w:val="000000" w:themeColor="text1"/>
        </w:rPr>
        <w:fldChar w:fldCharType="end"/>
      </w:r>
      <w:r w:rsidR="00234EC7">
        <w:rPr>
          <w:rFonts w:cs="Arial"/>
          <w:color w:val="000000" w:themeColor="text1"/>
        </w:rPr>
        <w:t xml:space="preserve">. </w:t>
      </w:r>
      <w:r>
        <w:rPr>
          <w:rFonts w:cs="Arial"/>
          <w:color w:val="000000" w:themeColor="text1"/>
        </w:rPr>
        <w:t xml:space="preserve">This </w:t>
      </w:r>
      <w:r w:rsidR="00D44CF0">
        <w:rPr>
          <w:rFonts w:cs="Arial"/>
          <w:color w:val="000000" w:themeColor="text1"/>
        </w:rPr>
        <w:t xml:space="preserve">likely </w:t>
      </w:r>
      <w:r>
        <w:rPr>
          <w:rFonts w:cs="Arial"/>
          <w:color w:val="000000" w:themeColor="text1"/>
        </w:rPr>
        <w:t xml:space="preserve">matters for the observed dynamics, since the proportion of susceptible hosts has a large impact on the probability of evolutionary emergence of pathogens </w:t>
      </w:r>
      <w:r>
        <w:rPr>
          <w:rFonts w:cs="Arial"/>
          <w:color w:val="000000" w:themeColor="text1"/>
        </w:rPr>
        <w:fldChar w:fldCharType="begin"/>
      </w:r>
      <w:r w:rsidR="00820E6F">
        <w:rPr>
          <w:rFonts w:cs="Arial"/>
          <w:color w:val="000000" w:themeColor="text1"/>
        </w:rPr>
        <w:instrText xml:space="preserve"> ADDIN EN.CITE &lt;EndNote&gt;&lt;Cite&gt;&lt;Author&gt;Chabas&lt;/Author&gt;&lt;Year&gt;2018&lt;/Year&gt;&lt;RecNum&gt;348&lt;/RecNum&gt;&lt;DisplayText&gt;(31)&lt;/DisplayText&gt;&lt;record&gt;&lt;rec-number&gt;348&lt;/rec-number&gt;&lt;foreign-keys&gt;&lt;key app="EN" db-id="xrr2swwexa2rd8ed2d6xfwf20r9v5devt2e2" timestamp="1556229298" guid="59971bce-0692-4e85-ba94-98e5c8f85a54"&gt;348&lt;/key&gt;&lt;/foreign-keys&gt;&lt;ref-type name="Journal Article"&gt;17&lt;/ref-type&gt;&lt;contributors&gt;&lt;authors&gt;&lt;author&gt;Chabas, Hélène&lt;/author&gt;&lt;author&gt;Lion, Sébastien&lt;/author&gt;&lt;author&gt;Nicot, Antoine&lt;/author&gt;&lt;author&gt;Meaden, Sean&lt;/author&gt;&lt;author&gt;van Houte, Stineke&lt;/author&gt;&lt;author&gt;Moineau, Sylvain&lt;/author&gt;&lt;author&gt;Wahl, Lindi M&lt;/author&gt;&lt;author&gt;Westra, Edze R&lt;/author&gt;&lt;author&gt;Gandon, Sylvain&lt;/author&gt;&lt;/authors&gt;&lt;/contributors&gt;&lt;titles&gt;&lt;title&gt;Evolutionary emergence of infectious diseases in heterogeneous host populations&lt;/title&gt;&lt;secondary-title&gt;PLOS Biology&lt;/secondary-title&gt;&lt;/titles&gt;&lt;periodical&gt;&lt;full-title&gt;PLOS Biology&lt;/full-title&gt;&lt;/periodical&gt;&lt;pages&gt;e2006738&lt;/pages&gt;&lt;volume&gt;16&lt;/volume&gt;&lt;number&gt;9&lt;/number&gt;&lt;dates&gt;&lt;year&gt;2018&lt;/year&gt;&lt;/dates&gt;&lt;publisher&gt;Public Library of Science&lt;/publisher&gt;&lt;urls&gt;&lt;related-urls&gt;&lt;url&gt;https://doi.org/10.1371/journal.pbio.2006738&lt;/url&gt;&lt;/related-urls&gt;&lt;/urls&gt;&lt;electronic-resource-num&gt;10.1371/journal.pbio.2006738&lt;/electronic-resource-num&gt;&lt;/record&gt;&lt;/Cite&gt;&lt;/EndNote&gt;</w:instrText>
      </w:r>
      <w:r>
        <w:rPr>
          <w:rFonts w:cs="Arial"/>
          <w:color w:val="000000" w:themeColor="text1"/>
        </w:rPr>
        <w:fldChar w:fldCharType="separate"/>
      </w:r>
      <w:r w:rsidR="00820E6F">
        <w:rPr>
          <w:rFonts w:cs="Arial"/>
          <w:noProof/>
          <w:color w:val="000000" w:themeColor="text1"/>
        </w:rPr>
        <w:t>(31)</w:t>
      </w:r>
      <w:r>
        <w:rPr>
          <w:rFonts w:cs="Arial"/>
          <w:color w:val="000000" w:themeColor="text1"/>
        </w:rPr>
        <w:fldChar w:fldCharType="end"/>
      </w:r>
      <w:r>
        <w:rPr>
          <w:rFonts w:cs="Arial"/>
          <w:color w:val="000000" w:themeColor="text1"/>
        </w:rPr>
        <w:t xml:space="preserve">. </w:t>
      </w:r>
      <w:r w:rsidR="009E3164">
        <w:rPr>
          <w:rFonts w:cs="Arial"/>
          <w:color w:val="000000" w:themeColor="text1"/>
        </w:rPr>
        <w:t>Also,</w:t>
      </w:r>
      <w:r w:rsidR="009E3164" w:rsidRPr="00ED43CB">
        <w:rPr>
          <w:rFonts w:cs="Arial"/>
          <w:color w:val="000000" w:themeColor="text1"/>
        </w:rPr>
        <w:t xml:space="preserve"> we focussed our analysis on the simple case where a diverse host population is infected by a clonal pathogen population</w:t>
      </w:r>
      <w:r w:rsidR="00907336">
        <w:rPr>
          <w:rFonts w:cs="Arial"/>
          <w:color w:val="000000" w:themeColor="text1"/>
        </w:rPr>
        <w:t>. I</w:t>
      </w:r>
      <w:r w:rsidR="009E3164" w:rsidRPr="00ED43CB">
        <w:rPr>
          <w:rFonts w:cs="Arial"/>
          <w:color w:val="000000" w:themeColor="text1"/>
        </w:rPr>
        <w:t>n nature, pathogen populations will frequently be genetically diverse as well</w:t>
      </w:r>
      <w:r w:rsidR="00D44CF0">
        <w:rPr>
          <w:rFonts w:cs="Arial"/>
          <w:color w:val="000000" w:themeColor="text1"/>
        </w:rPr>
        <w:t xml:space="preserve"> </w:t>
      </w:r>
      <w:r w:rsidR="00146D50">
        <w:rPr>
          <w:rFonts w:cs="Arial"/>
          <w:color w:val="000000" w:themeColor="text1"/>
        </w:rPr>
        <w:fldChar w:fldCharType="begin"/>
      </w:r>
      <w:r w:rsidR="00820E6F">
        <w:rPr>
          <w:rFonts w:cs="Arial"/>
          <w:color w:val="000000" w:themeColor="text1"/>
        </w:rPr>
        <w:instrText xml:space="preserve"> ADDIN EN.CITE &lt;EndNote&gt;&lt;Cite&gt;&lt;Author&gt;Hudson&lt;/Author&gt;&lt;Year&gt;2006&lt;/Year&gt;&lt;RecNum&gt;1732&lt;/RecNum&gt;&lt;DisplayText&gt;(61, 62)&lt;/DisplayText&gt;&lt;record&gt;&lt;rec-number&gt;1732&lt;/rec-number&gt;&lt;foreign-keys&gt;&lt;key app="EN" db-id="es529ptxovvregexae9v20vfwwzddw2zv59z" timestamp="1568367316"&gt;1732&lt;/key&gt;&lt;/foreign-keys&gt;&lt;ref-type name="Journal Article"&gt;17&lt;/ref-type&gt;&lt;contributors&gt;&lt;authors&gt;&lt;author&gt;Hudson, Peter J&lt;/author&gt;&lt;author&gt;Dobson, Andrew P&lt;/author&gt;&lt;author&gt;Lafferty, Kevin D&lt;/author&gt;&lt;/authors&gt;&lt;/contributors&gt;&lt;titles&gt;&lt;title&gt;Is a healthy ecosystem one that is rich in parasites?&lt;/title&gt;&lt;secondary-title&gt;Trends in ecology &amp;amp; evolution&lt;/secondary-title&gt;&lt;/titles&gt;&lt;periodical&gt;&lt;full-title&gt;Trends in Ecology &amp;amp; Evolution&lt;/full-title&gt;&lt;abbr-1&gt;Trends Ecol. Evol.&lt;/abbr-1&gt;&lt;abbr-2&gt;Trends Ecol Evol&lt;/abbr-2&gt;&lt;/periodical&gt;&lt;pages&gt;381-385&lt;/pages&gt;&lt;volume&gt;21&lt;/volume&gt;&lt;number&gt;7&lt;/number&gt;&lt;dates&gt;&lt;year&gt;2006&lt;/year&gt;&lt;/dates&gt;&lt;isbn&gt;0169-5347&lt;/isbn&gt;&lt;urls&gt;&lt;/urls&gt;&lt;/record&gt;&lt;/Cite&gt;&lt;Cite&gt;&lt;Author&gt;Telfer&lt;/Author&gt;&lt;Year&gt;2010&lt;/Year&gt;&lt;RecNum&gt;1733&lt;/RecNum&gt;&lt;record&gt;&lt;rec-number&gt;1733&lt;/rec-number&gt;&lt;foreign-keys&gt;&lt;key app="EN" db-id="es529ptxovvregexae9v20vfwwzddw2zv59z" timestamp="1568367348"&gt;1733&lt;/key&gt;&lt;/foreign-keys&gt;&lt;ref-type name="Journal Article"&gt;17&lt;/ref-type&gt;&lt;contributors&gt;&lt;authors&gt;&lt;author&gt;Telfer, Sandra&lt;/author&gt;&lt;author&gt;Lambin, Xavier&lt;/author&gt;&lt;author&gt;Birtles, Richard&lt;/author&gt;&lt;author&gt;Beldomenico, Pablo&lt;/author&gt;&lt;author&gt;Burthe, Sarah&lt;/author&gt;&lt;author&gt;Paterson, Steve&lt;/author&gt;&lt;author&gt;Begon, Mike&lt;/author&gt;&lt;/authors&gt;&lt;/contributors&gt;&lt;titles&gt;&lt;title&gt;Species interactions in a parasite community drive infection risk in a wildlife population&lt;/title&gt;&lt;secondary-title&gt;Science&lt;/secondary-title&gt;&lt;/titles&gt;&lt;periodical&gt;&lt;full-title&gt;Science&lt;/full-title&gt;&lt;abbr-1&gt;Science&lt;/abbr-1&gt;&lt;abbr-2&gt;Science&lt;/abbr-2&gt;&lt;/periodical&gt;&lt;pages&gt;243-246&lt;/pages&gt;&lt;volume&gt;330&lt;/volume&gt;&lt;number&gt;6001&lt;/number&gt;&lt;dates&gt;&lt;year&gt;2010&lt;/year&gt;&lt;/dates&gt;&lt;isbn&gt;0036-8075&lt;/isbn&gt;&lt;urls&gt;&lt;/urls&gt;&lt;/record&gt;&lt;/Cite&gt;&lt;/EndNote&gt;</w:instrText>
      </w:r>
      <w:r w:rsidR="00146D50">
        <w:rPr>
          <w:rFonts w:cs="Arial"/>
          <w:color w:val="000000" w:themeColor="text1"/>
        </w:rPr>
        <w:fldChar w:fldCharType="separate"/>
      </w:r>
      <w:r w:rsidR="00820E6F">
        <w:rPr>
          <w:rFonts w:cs="Arial"/>
          <w:noProof/>
          <w:color w:val="000000" w:themeColor="text1"/>
        </w:rPr>
        <w:t>(61, 62)</w:t>
      </w:r>
      <w:r w:rsidR="00146D50">
        <w:rPr>
          <w:rFonts w:cs="Arial"/>
          <w:color w:val="000000" w:themeColor="text1"/>
        </w:rPr>
        <w:fldChar w:fldCharType="end"/>
      </w:r>
      <w:r w:rsidR="005241CB">
        <w:rPr>
          <w:rFonts w:cs="Arial"/>
          <w:color w:val="000000" w:themeColor="text1"/>
        </w:rPr>
        <w:t xml:space="preserve">, </w:t>
      </w:r>
      <w:r w:rsidR="00A84BAF">
        <w:rPr>
          <w:rFonts w:cs="Arial"/>
          <w:color w:val="000000" w:themeColor="text1"/>
        </w:rPr>
        <w:t xml:space="preserve">and </w:t>
      </w:r>
      <w:r>
        <w:rPr>
          <w:rFonts w:cs="Arial"/>
          <w:color w:val="000000" w:themeColor="text1"/>
        </w:rPr>
        <w:t xml:space="preserve">increased levels of </w:t>
      </w:r>
      <w:r w:rsidR="00A84BAF">
        <w:rPr>
          <w:rFonts w:cs="Arial"/>
          <w:color w:val="000000" w:themeColor="text1"/>
        </w:rPr>
        <w:t>p</w:t>
      </w:r>
      <w:r w:rsidR="008920BD">
        <w:rPr>
          <w:rFonts w:cs="Arial"/>
          <w:color w:val="000000" w:themeColor="text1"/>
        </w:rPr>
        <w:t xml:space="preserve">athogen diversity </w:t>
      </w:r>
      <w:r w:rsidR="00980126">
        <w:rPr>
          <w:rFonts w:cs="Arial"/>
          <w:color w:val="000000" w:themeColor="text1"/>
        </w:rPr>
        <w:t xml:space="preserve">may </w:t>
      </w:r>
      <w:r w:rsidR="009C0FC6">
        <w:rPr>
          <w:rFonts w:cs="Arial"/>
          <w:color w:val="000000" w:themeColor="text1"/>
        </w:rPr>
        <w:t>affect</w:t>
      </w:r>
      <w:r>
        <w:rPr>
          <w:rFonts w:cs="Arial"/>
          <w:color w:val="000000" w:themeColor="text1"/>
        </w:rPr>
        <w:t xml:space="preserve"> </w:t>
      </w:r>
      <w:r w:rsidR="00951D73">
        <w:rPr>
          <w:rFonts w:cs="Arial"/>
          <w:color w:val="000000" w:themeColor="text1"/>
        </w:rPr>
        <w:t xml:space="preserve">the benefits of host diversity </w:t>
      </w:r>
      <w:r w:rsidR="00901EBE">
        <w:rPr>
          <w:rFonts w:cs="Arial"/>
          <w:color w:val="000000" w:themeColor="text1"/>
        </w:rPr>
        <w:fldChar w:fldCharType="begin"/>
      </w:r>
      <w:r w:rsidR="00820E6F">
        <w:rPr>
          <w:rFonts w:cs="Arial"/>
          <w:color w:val="000000" w:themeColor="text1"/>
        </w:rPr>
        <w:instrText xml:space="preserve"> ADDIN EN.CITE &lt;EndNote&gt;&lt;Cite&gt;&lt;Author&gt;Ganz&lt;/Author&gt;&lt;Year&gt;2010&lt;/Year&gt;&lt;RecNum&gt;18&lt;/RecNum&gt;&lt;DisplayText&gt;(63)&lt;/DisplayText&gt;&lt;record&gt;&lt;rec-number&gt;18&lt;/rec-number&gt;&lt;foreign-keys&gt;&lt;key app="EN" db-id="xrr2swwexa2rd8ed2d6xfwf20r9v5devt2e2" timestamp="1556228937" guid="276a5c3d-a366-4ad7-9521-e5ce8a1ed5e8"&gt;18&lt;/key&gt;&lt;/foreign-keys&gt;&lt;ref-type name="Journal Article"&gt;17&lt;/ref-type&gt;&lt;contributors&gt;&lt;authors&gt;&lt;author&gt;Ganz, Holly H.&lt;/author&gt;&lt;author&gt;Ebert, Dieter&lt;/author&gt;&lt;/authors&gt;&lt;/contributors&gt;&lt;titles&gt;&lt;title&gt;Benefits of host genetic diversity for resistance to infection depend on parasite diversity&lt;/title&gt;&lt;secondary-title&gt;Ecology&lt;/secondary-title&gt;&lt;/titles&gt;&lt;periodical&gt;&lt;full-title&gt;Ecology&lt;/full-title&gt;&lt;/periodical&gt;&lt;pages&gt;1263-1268&lt;/pages&gt;&lt;volume&gt;91&lt;/volume&gt;&lt;number&gt;5&lt;/number&gt;&lt;keywords&gt;&lt;keyword&gt;Daphnia magna&lt;/keyword&gt;&lt;keyword&gt;genetic diversity&lt;/keyword&gt;&lt;keyword&gt;Glugoides intestinalis&lt;/keyword&gt;&lt;keyword&gt;heterogeneity&lt;/keyword&gt;&lt;keyword&gt;host-parasite&lt;/keyword&gt;&lt;keyword&gt;infection&lt;/keyword&gt;&lt;keyword&gt;microsporidia&lt;/keyword&gt;&lt;keyword&gt;monoculture&lt;/keyword&gt;&lt;keyword&gt;Ordospora colligata&lt;/keyword&gt;&lt;keyword&gt;prevalence&lt;/keyword&gt;&lt;/keywords&gt;&lt;dates&gt;&lt;year&gt;2010&lt;/year&gt;&lt;/dates&gt;&lt;publisher&gt;Ecological Society of America&lt;/publisher&gt;&lt;isbn&gt;1939-9170&lt;/isbn&gt;&lt;urls&gt;&lt;related-urls&gt;&lt;url&gt;http://dx.doi.org/10.1890/09-1243.1&lt;/url&gt;&lt;/related-urls&gt;&lt;/urls&gt;&lt;electronic-resource-num&gt;10.1890/09-1243.1&lt;/electronic-resource-num&gt;&lt;/record&gt;&lt;/Cite&gt;&lt;/EndNote&gt;</w:instrText>
      </w:r>
      <w:r w:rsidR="00901EBE">
        <w:rPr>
          <w:rFonts w:cs="Arial"/>
          <w:color w:val="000000" w:themeColor="text1"/>
        </w:rPr>
        <w:fldChar w:fldCharType="separate"/>
      </w:r>
      <w:r w:rsidR="00820E6F">
        <w:rPr>
          <w:rFonts w:cs="Arial"/>
          <w:noProof/>
          <w:color w:val="000000" w:themeColor="text1"/>
        </w:rPr>
        <w:t>(63)</w:t>
      </w:r>
      <w:r w:rsidR="00901EBE">
        <w:rPr>
          <w:rFonts w:cs="Arial"/>
          <w:color w:val="000000" w:themeColor="text1"/>
        </w:rPr>
        <w:fldChar w:fldCharType="end"/>
      </w:r>
      <w:r w:rsidR="00A84BAF">
        <w:rPr>
          <w:rFonts w:cs="Arial"/>
          <w:color w:val="000000" w:themeColor="text1"/>
        </w:rPr>
        <w:t xml:space="preserve">. Indeed, </w:t>
      </w:r>
      <w:r>
        <w:rPr>
          <w:rFonts w:cs="Arial"/>
          <w:color w:val="000000" w:themeColor="text1"/>
        </w:rPr>
        <w:t xml:space="preserve">previous studies of CRISPR-phage interactions suggest that </w:t>
      </w:r>
      <w:r w:rsidR="00996077">
        <w:rPr>
          <w:rFonts w:cs="Arial"/>
          <w:color w:val="000000" w:themeColor="text1"/>
        </w:rPr>
        <w:t xml:space="preserve">infection by </w:t>
      </w:r>
      <w:r>
        <w:rPr>
          <w:rFonts w:cs="Arial"/>
          <w:color w:val="000000" w:themeColor="text1"/>
        </w:rPr>
        <w:t xml:space="preserve">two different </w:t>
      </w:r>
      <w:proofErr w:type="spellStart"/>
      <w:r w:rsidR="00996077">
        <w:rPr>
          <w:rFonts w:cs="Arial"/>
          <w:color w:val="000000" w:themeColor="text1"/>
        </w:rPr>
        <w:t>phage</w:t>
      </w:r>
      <w:r>
        <w:rPr>
          <w:rFonts w:cs="Arial"/>
          <w:color w:val="000000" w:themeColor="text1"/>
        </w:rPr>
        <w:t>s</w:t>
      </w:r>
      <w:proofErr w:type="spellEnd"/>
      <w:r w:rsidR="00996077">
        <w:rPr>
          <w:rFonts w:cs="Arial"/>
          <w:color w:val="000000" w:themeColor="text1"/>
        </w:rPr>
        <w:t xml:space="preserve"> can increase bacteria-phage coexistence</w:t>
      </w:r>
      <w:r>
        <w:rPr>
          <w:rFonts w:cs="Arial"/>
          <w:color w:val="000000" w:themeColor="text1"/>
        </w:rPr>
        <w:t xml:space="preserve"> compared to infections with a single phage</w:t>
      </w:r>
      <w:r w:rsidR="00D658DF">
        <w:rPr>
          <w:rFonts w:cs="Arial"/>
          <w:color w:val="000000" w:themeColor="text1"/>
        </w:rPr>
        <w:t xml:space="preserve"> </w:t>
      </w:r>
      <w:r w:rsidR="004B2AA3">
        <w:rPr>
          <w:rFonts w:cs="Arial"/>
          <w:color w:val="000000" w:themeColor="text1"/>
        </w:rPr>
        <w:fldChar w:fldCharType="begin">
          <w:fldData xml:space="preserve">PEVuZE5vdGU+PENpdGU+PEF1dGhvcj5QYWV6LUVzcGlubzwvQXV0aG9yPjxZZWFyPjIwMTM8L1ll
YXI+PFJlY051bT4yNzA8L1JlY051bT48RGlzcGxheVRleHQ+KDQ0LCA0NSk8L0Rpc3BsYXlUZXh0
PjxyZWNvcmQ+PHJlYy1udW1iZXI+MjcwPC9yZWMtbnVtYmVyPjxmb3JlaWduLWtleXM+PGtleSBh
cHA9IkVOIiBkYi1pZD0ieHJyMnN3d2V4YTJyZDhlZDJkNnhmd2YyMHI5djVkZXZ0MmUyIiB0aW1l
c3RhbXA9IjE1NTYyMjkyODIiIGd1aWQ9ImRmOTE4NjZhLThhNDQtNGMzMy1iZDk0LTlmMWUyZTBk
OWVmYiI+MjcwPC9rZXk+PC9mb3JlaWduLWtleXM+PHJlZi10eXBlIG5hbWU9IkpvdXJuYWwgQXJ0
aWNsZSI+MTc8L3JlZi10eXBlPjxjb250cmlidXRvcnM+PGF1dGhvcnM+PGF1dGhvcj5QYWV6LUVz
cGlubywgRGF2aWQ8L2F1dGhvcj48YXV0aG9yPk1vcm92aWMsIFdlc2xleTwvYXV0aG9yPjxhdXRo
b3I+U3VuLCBDaHJpc3RpbmUgTDwvYXV0aG9yPjxhdXRob3I+VGhvbWFzLCBCcmlhbiBDPC9hdXRo
b3I+PGF1dGhvcj5VZWRhLCBLZW4taWNoaTwvYXV0aG9yPjxhdXRob3I+U3RhaGwsIEJ1ZmZ5PC9h
dXRob3I+PGF1dGhvcj5CYXJyYW5nb3UsIFJvZG9scGhlPC9hdXRob3I+PGF1dGhvcj5CYW5maWVs
ZCwgSmlsbGlhbiBGPC9hdXRob3I+PC9hdXRob3JzPjwvY29udHJpYnV0b3JzPjx0aXRsZXM+PHRp
dGxlPlN0cm9uZyBiaWFzIGluIHRoZSBiYWN0ZXJpYWwgQ1JJU1BSIGVsZW1lbnRzIHRoYXQgY29u
ZmVyIGltbXVuaXR5IHRvIHBoYWdlPC90aXRsZT48c2Vjb25kYXJ5LXRpdGxlPk5hdHVyZSBjb21t
dW5pY2F0aW9uczwvc2Vjb25kYXJ5LXRpdGxlPjwvdGl0bGVzPjxwZXJpb2RpY2FsPjxmdWxsLXRp
dGxlPk5hdHVyZSBjb21tdW5pY2F0aW9uczwvZnVsbC10aXRsZT48L3BlcmlvZGljYWw+PHBhZ2Vz
PjE0MzA8L3BhZ2VzPjx2b2x1bWU+NDwvdm9sdW1lPjxkYXRlcz48eWVhcj4yMDEzPC95ZWFyPjwv
ZGF0ZXM+PGlzYm4+MjA0MS0xNzIzPC9pc2JuPjx1cmxzPjwvdXJscz48L3JlY29yZD48L0NpdGU+
PENpdGU+PEF1dGhvcj5QYWV6LUVzcGlubzwvQXV0aG9yPjxZZWFyPjIwMTU8L1llYXI+PFJlY051
bT4zMzM8L1JlY051bT48cmVjb3JkPjxyZWMtbnVtYmVyPjMzMzwvcmVjLW51bWJlcj48Zm9yZWln
bi1rZXlzPjxrZXkgYXBwPSJFTiIgZGItaWQ9InhycjJzd3dleGEycmQ4ZWQyZDZ4ZndmMjByOXY1
ZGV2dDJlMiIgdGltZXN0YW1wPSIxNTU2MjI5Mjk3IiBndWlkPSJkZTI0NThlYi0xNDBjLTRjYjkt
OTA5YS00NjJkNWM2NmJhZjkiPjMzMzwva2V5PjwvZm9yZWlnbi1rZXlzPjxyZWYtdHlwZSBuYW1l
PSJKb3VybmFsIEFydGljbGUiPjE3PC9yZWYtdHlwZT48Y29udHJpYnV0b3JzPjxhdXRob3JzPjxh
dXRob3I+UGFlei1Fc3Bpbm8sIERhdmlkPC9hdXRob3I+PGF1dGhvcj5TaGFyb24sIEkuPC9hdXRo
b3I+PGF1dGhvcj5Nb3JvdmljLCBXLjwvYXV0aG9yPjxhdXRob3I+U3RhaGwsIEIuPC9hdXRob3I+
PGF1dGhvcj5UaG9tYXMsIEIuIEMuPC9hdXRob3I+PGF1dGhvcj5CYXJyYW5nb3UsIFIuPC9hdXRo
b3I+PGF1dGhvcj5CYW5maWVsZCwgSi4gRi48L2F1dGhvcj48L2F1dGhvcnM+PC9jb250cmlidXRv
cnM+PGF1dGgtYWRkcmVzcz5Vbml2ZXJzaXR5IG9mIENhbGlmb3JuaWEsIEJlcmtlbGV5LCBDYWxp
Zm9ybmlhLCBVU0EuJiN4RDtEdVBvbnQgTnV0cml0aW9uIGFuZCBIZWFsdGgsIE1hZGlzb24sIFdp
c2NvbnNpbiwgVVNBLiYjeEQ7RGVwYXJ0bWVudCBvZiBGb29kLCBCaW9wcm9jZXNzaW5nIGFuZCBO
dXRyaXRpb24gU2NpZW5jZXMsIE5vcnRoIENhcm9saW5hIFN0YXRlIFVuaXZlcnNpdHksIFJhbGVp
Z2gsIE5vcnRoIENhcm9saW5hLCBVU0EgcmJhcnJhbkBuY3N1LmVkdSBqYmFuZmllbGRAYmVya2Vs
ZXkuZWR1LiYjeEQ7VW5pdmVyc2l0eSBvZiBDYWxpZm9ybmlhLCBCZXJrZWxleSwgQ2FsaWZvcm5p
YSwgVVNBIHJiYXJyYW5AbmNzdS5lZHUgamJhbmZpZWxkQGJlcmtlbGV5LmVkdS48L2F1dGgtYWRk
cmVzcz48dGl0bGVzPjx0aXRsZT5DUklTUFIgaW1tdW5pdHkgZHJpdmVzIHJhcGlkIHBoYWdlIGdl
bm9tZSBldm9sdXRpb24gaW4gU3RyZXB0b2NvY2N1cyB0aGVybW9waGlsdXM8L3RpdGxlPjxzZWNv
bmRhcnktdGl0bGU+TUJpbzwvc2Vjb25kYXJ5LXRpdGxlPjwvdGl0bGVzPjxwZXJpb2RpY2FsPjxm
dWxsLXRpdGxlPk1CaW88L2Z1bGwtdGl0bGU+PC9wZXJpb2RpY2FsPjx2b2x1bWU+Njwvdm9sdW1l
PjxudW1iZXI+MjwvbnVtYmVyPjxrZXl3b3Jkcz48a2V5d29yZD4qQWRhcHRhdGlvbiwgQmlvbG9n
aWNhbDwva2V5d29yZD48a2V5d29yZD4qQ1JJU1BSLUNhcyBTeXN0ZW1zPC9rZXl3b3JkPjxrZXl3
b3JkPipFdm9sdXRpb24sIE1vbGVjdWxhcjwva2V5d29yZD48a2V5d29yZD5HZW5vbWUsIFZpcmFs
PC9rZXl3b3JkPjxrZXl3b3JkPipIb3N0LVBhcmFzaXRlIEludGVyYWN0aW9uczwva2V5d29yZD48
a2V5d29yZD5NdXRhdGlvbiBSYXRlPC9rZXl3b3JkPjxrZXl3b3JkPipQb2x5bW9ycGhpc20sIFNp
bmdsZSBOdWNsZW90aWRlPC9rZXl3b3JkPjxrZXl3b3JkPlJlY29tYmluYXRpb24sIEdlbmV0aWM8
L2tleXdvcmQ+PGtleXdvcmQ+U3RyZXB0b2NvY2N1cyB0aGVybW9waGlsdXMvKmdlbmV0aWNzLyp2
aXJvbG9neTwva2V5d29yZD48L2tleXdvcmRzPjxkYXRlcz48eWVhcj4yMDE1PC95ZWFyPjxwdWIt
ZGF0ZXM+PGRhdGU+QXByIDIxPC9kYXRlPjwvcHViLWRhdGVzPjwvZGF0ZXM+PGlzYm4+MjE1MC03
NTExIChFbGVjdHJvbmljKTwvaXNibj48YWNjZXNzaW9uLW51bT4yNTkwMDY1MjwvYWNjZXNzaW9u
LW51bT48dXJscz48cmVsYXRlZC11cmxzPjx1cmw+aHR0cHM6Ly93d3cubmNiaS5ubG0ubmloLmdv
di9wdWJtZWQvMjU5MDA2NTI8L3VybD48L3JlbGF0ZWQtdXJscz48L3VybHM+PGN1c3RvbTI+UE1D
NDQ1MzU3NzwvY3VzdG9tMj48ZWxlY3Ryb25pYy1yZXNvdXJjZS1udW0+MTAuMTEyOC9tQmlvLjAw
MjYyLTE1PC9lbGVjdHJvbmljLXJlc291cmNlLW51bT48L3JlY29yZD48L0NpdGU+PC9FbmROb3Rl
Pn==
</w:fldData>
        </w:fldChar>
      </w:r>
      <w:r w:rsidR="00820E6F">
        <w:rPr>
          <w:rFonts w:cs="Arial"/>
          <w:color w:val="000000" w:themeColor="text1"/>
        </w:rPr>
        <w:instrText xml:space="preserve"> ADDIN EN.CITE </w:instrText>
      </w:r>
      <w:r w:rsidR="00820E6F">
        <w:rPr>
          <w:rFonts w:cs="Arial"/>
          <w:color w:val="000000" w:themeColor="text1"/>
        </w:rPr>
        <w:fldChar w:fldCharType="begin">
          <w:fldData xml:space="preserve">PEVuZE5vdGU+PENpdGU+PEF1dGhvcj5QYWV6LUVzcGlubzwvQXV0aG9yPjxZZWFyPjIwMTM8L1ll
YXI+PFJlY051bT4yNzA8L1JlY051bT48RGlzcGxheVRleHQ+KDQ0LCA0NSk8L0Rpc3BsYXlUZXh0
PjxyZWNvcmQ+PHJlYy1udW1iZXI+MjcwPC9yZWMtbnVtYmVyPjxmb3JlaWduLWtleXM+PGtleSBh
cHA9IkVOIiBkYi1pZD0ieHJyMnN3d2V4YTJyZDhlZDJkNnhmd2YyMHI5djVkZXZ0MmUyIiB0aW1l
c3RhbXA9IjE1NTYyMjkyODIiIGd1aWQ9ImRmOTE4NjZhLThhNDQtNGMzMy1iZDk0LTlmMWUyZTBk
OWVmYiI+MjcwPC9rZXk+PC9mb3JlaWduLWtleXM+PHJlZi10eXBlIG5hbWU9IkpvdXJuYWwgQXJ0
aWNsZSI+MTc8L3JlZi10eXBlPjxjb250cmlidXRvcnM+PGF1dGhvcnM+PGF1dGhvcj5QYWV6LUVz
cGlubywgRGF2aWQ8L2F1dGhvcj48YXV0aG9yPk1vcm92aWMsIFdlc2xleTwvYXV0aG9yPjxhdXRo
b3I+U3VuLCBDaHJpc3RpbmUgTDwvYXV0aG9yPjxhdXRob3I+VGhvbWFzLCBCcmlhbiBDPC9hdXRo
b3I+PGF1dGhvcj5VZWRhLCBLZW4taWNoaTwvYXV0aG9yPjxhdXRob3I+U3RhaGwsIEJ1ZmZ5PC9h
dXRob3I+PGF1dGhvcj5CYXJyYW5nb3UsIFJvZG9scGhlPC9hdXRob3I+PGF1dGhvcj5CYW5maWVs
ZCwgSmlsbGlhbiBGPC9hdXRob3I+PC9hdXRob3JzPjwvY29udHJpYnV0b3JzPjx0aXRsZXM+PHRp
dGxlPlN0cm9uZyBiaWFzIGluIHRoZSBiYWN0ZXJpYWwgQ1JJU1BSIGVsZW1lbnRzIHRoYXQgY29u
ZmVyIGltbXVuaXR5IHRvIHBoYWdlPC90aXRsZT48c2Vjb25kYXJ5LXRpdGxlPk5hdHVyZSBjb21t
dW5pY2F0aW9uczwvc2Vjb25kYXJ5LXRpdGxlPjwvdGl0bGVzPjxwZXJpb2RpY2FsPjxmdWxsLXRp
dGxlPk5hdHVyZSBjb21tdW5pY2F0aW9uczwvZnVsbC10aXRsZT48L3BlcmlvZGljYWw+PHBhZ2Vz
PjE0MzA8L3BhZ2VzPjx2b2x1bWU+NDwvdm9sdW1lPjxkYXRlcz48eWVhcj4yMDEzPC95ZWFyPjwv
ZGF0ZXM+PGlzYm4+MjA0MS0xNzIzPC9pc2JuPjx1cmxzPjwvdXJscz48L3JlY29yZD48L0NpdGU+
PENpdGU+PEF1dGhvcj5QYWV6LUVzcGlubzwvQXV0aG9yPjxZZWFyPjIwMTU8L1llYXI+PFJlY051
bT4zMzM8L1JlY051bT48cmVjb3JkPjxyZWMtbnVtYmVyPjMzMzwvcmVjLW51bWJlcj48Zm9yZWln
bi1rZXlzPjxrZXkgYXBwPSJFTiIgZGItaWQ9InhycjJzd3dleGEycmQ4ZWQyZDZ4ZndmMjByOXY1
ZGV2dDJlMiIgdGltZXN0YW1wPSIxNTU2MjI5Mjk3IiBndWlkPSJkZTI0NThlYi0xNDBjLTRjYjkt
OTA5YS00NjJkNWM2NmJhZjkiPjMzMzwva2V5PjwvZm9yZWlnbi1rZXlzPjxyZWYtdHlwZSBuYW1l
PSJKb3VybmFsIEFydGljbGUiPjE3PC9yZWYtdHlwZT48Y29udHJpYnV0b3JzPjxhdXRob3JzPjxh
dXRob3I+UGFlei1Fc3Bpbm8sIERhdmlkPC9hdXRob3I+PGF1dGhvcj5TaGFyb24sIEkuPC9hdXRo
b3I+PGF1dGhvcj5Nb3JvdmljLCBXLjwvYXV0aG9yPjxhdXRob3I+U3RhaGwsIEIuPC9hdXRob3I+
PGF1dGhvcj5UaG9tYXMsIEIuIEMuPC9hdXRob3I+PGF1dGhvcj5CYXJyYW5nb3UsIFIuPC9hdXRo
b3I+PGF1dGhvcj5CYW5maWVsZCwgSi4gRi48L2F1dGhvcj48L2F1dGhvcnM+PC9jb250cmlidXRv
cnM+PGF1dGgtYWRkcmVzcz5Vbml2ZXJzaXR5IG9mIENhbGlmb3JuaWEsIEJlcmtlbGV5LCBDYWxp
Zm9ybmlhLCBVU0EuJiN4RDtEdVBvbnQgTnV0cml0aW9uIGFuZCBIZWFsdGgsIE1hZGlzb24sIFdp
c2NvbnNpbiwgVVNBLiYjeEQ7RGVwYXJ0bWVudCBvZiBGb29kLCBCaW9wcm9jZXNzaW5nIGFuZCBO
dXRyaXRpb24gU2NpZW5jZXMsIE5vcnRoIENhcm9saW5hIFN0YXRlIFVuaXZlcnNpdHksIFJhbGVp
Z2gsIE5vcnRoIENhcm9saW5hLCBVU0EgcmJhcnJhbkBuY3N1LmVkdSBqYmFuZmllbGRAYmVya2Vs
ZXkuZWR1LiYjeEQ7VW5pdmVyc2l0eSBvZiBDYWxpZm9ybmlhLCBCZXJrZWxleSwgQ2FsaWZvcm5p
YSwgVVNBIHJiYXJyYW5AbmNzdS5lZHUgamJhbmZpZWxkQGJlcmtlbGV5LmVkdS48L2F1dGgtYWRk
cmVzcz48dGl0bGVzPjx0aXRsZT5DUklTUFIgaW1tdW5pdHkgZHJpdmVzIHJhcGlkIHBoYWdlIGdl
bm9tZSBldm9sdXRpb24gaW4gU3RyZXB0b2NvY2N1cyB0aGVybW9waGlsdXM8L3RpdGxlPjxzZWNv
bmRhcnktdGl0bGU+TUJpbzwvc2Vjb25kYXJ5LXRpdGxlPjwvdGl0bGVzPjxwZXJpb2RpY2FsPjxm
dWxsLXRpdGxlPk1CaW88L2Z1bGwtdGl0bGU+PC9wZXJpb2RpY2FsPjx2b2x1bWU+Njwvdm9sdW1l
PjxudW1iZXI+MjwvbnVtYmVyPjxrZXl3b3Jkcz48a2V5d29yZD4qQWRhcHRhdGlvbiwgQmlvbG9n
aWNhbDwva2V5d29yZD48a2V5d29yZD4qQ1JJU1BSLUNhcyBTeXN0ZW1zPC9rZXl3b3JkPjxrZXl3
b3JkPipFdm9sdXRpb24sIE1vbGVjdWxhcjwva2V5d29yZD48a2V5d29yZD5HZW5vbWUsIFZpcmFs
PC9rZXl3b3JkPjxrZXl3b3JkPipIb3N0LVBhcmFzaXRlIEludGVyYWN0aW9uczwva2V5d29yZD48
a2V5d29yZD5NdXRhdGlvbiBSYXRlPC9rZXl3b3JkPjxrZXl3b3JkPipQb2x5bW9ycGhpc20sIFNp
bmdsZSBOdWNsZW90aWRlPC9rZXl3b3JkPjxrZXl3b3JkPlJlY29tYmluYXRpb24sIEdlbmV0aWM8
L2tleXdvcmQ+PGtleXdvcmQ+U3RyZXB0b2NvY2N1cyB0aGVybW9waGlsdXMvKmdlbmV0aWNzLyp2
aXJvbG9neTwva2V5d29yZD48L2tleXdvcmRzPjxkYXRlcz48eWVhcj4yMDE1PC95ZWFyPjxwdWIt
ZGF0ZXM+PGRhdGU+QXByIDIxPC9kYXRlPjwvcHViLWRhdGVzPjwvZGF0ZXM+PGlzYm4+MjE1MC03
NTExIChFbGVjdHJvbmljKTwvaXNibj48YWNjZXNzaW9uLW51bT4yNTkwMDY1MjwvYWNjZXNzaW9u
LW51bT48dXJscz48cmVsYXRlZC11cmxzPjx1cmw+aHR0cHM6Ly93d3cubmNiaS5ubG0ubmloLmdv
di9wdWJtZWQvMjU5MDA2NTI8L3VybD48L3JlbGF0ZWQtdXJscz48L3VybHM+PGN1c3RvbTI+UE1D
NDQ1MzU3NzwvY3VzdG9tMj48ZWxlY3Ryb25pYy1yZXNvdXJjZS1udW0+MTAuMTEyOC9tQmlvLjAw
MjYyLTE1PC9lbGVjdHJvbmljLXJlc291cmNlLW51bT48L3JlY29yZD48L0NpdGU+PC9FbmROb3Rl
Pn==
</w:fldData>
        </w:fldChar>
      </w:r>
      <w:r w:rsidR="00820E6F">
        <w:rPr>
          <w:rFonts w:cs="Arial"/>
          <w:color w:val="000000" w:themeColor="text1"/>
        </w:rPr>
        <w:instrText xml:space="preserve"> ADDIN EN.CITE.DATA </w:instrText>
      </w:r>
      <w:r w:rsidR="00820E6F">
        <w:rPr>
          <w:rFonts w:cs="Arial"/>
          <w:color w:val="000000" w:themeColor="text1"/>
        </w:rPr>
      </w:r>
      <w:r w:rsidR="00820E6F">
        <w:rPr>
          <w:rFonts w:cs="Arial"/>
          <w:color w:val="000000" w:themeColor="text1"/>
        </w:rPr>
        <w:fldChar w:fldCharType="end"/>
      </w:r>
      <w:r w:rsidR="004B2AA3">
        <w:rPr>
          <w:rFonts w:cs="Arial"/>
          <w:color w:val="000000" w:themeColor="text1"/>
        </w:rPr>
      </w:r>
      <w:r w:rsidR="004B2AA3">
        <w:rPr>
          <w:rFonts w:cs="Arial"/>
          <w:color w:val="000000" w:themeColor="text1"/>
        </w:rPr>
        <w:fldChar w:fldCharType="separate"/>
      </w:r>
      <w:r w:rsidR="00820E6F">
        <w:rPr>
          <w:rFonts w:cs="Arial"/>
          <w:noProof/>
          <w:color w:val="000000" w:themeColor="text1"/>
        </w:rPr>
        <w:t>(44, 45)</w:t>
      </w:r>
      <w:r w:rsidR="004B2AA3">
        <w:rPr>
          <w:rFonts w:cs="Arial"/>
          <w:color w:val="000000" w:themeColor="text1"/>
        </w:rPr>
        <w:fldChar w:fldCharType="end"/>
      </w:r>
      <w:r>
        <w:rPr>
          <w:rFonts w:cs="Arial"/>
          <w:color w:val="000000" w:themeColor="text1"/>
        </w:rPr>
        <w:t xml:space="preserve">. The empirical system used in this study offers </w:t>
      </w:r>
      <w:r w:rsidR="00D44CF0">
        <w:rPr>
          <w:rFonts w:cs="Arial"/>
          <w:color w:val="000000" w:themeColor="text1"/>
        </w:rPr>
        <w:t xml:space="preserve">both a unique ability to link genotypes and phenotypes, as well as </w:t>
      </w:r>
      <w:r>
        <w:rPr>
          <w:rFonts w:cs="Arial"/>
          <w:color w:val="000000" w:themeColor="text1"/>
        </w:rPr>
        <w:t xml:space="preserve">tight </w:t>
      </w:r>
      <w:r w:rsidR="00D44CF0">
        <w:rPr>
          <w:rFonts w:cs="Arial"/>
          <w:color w:val="000000" w:themeColor="text1"/>
        </w:rPr>
        <w:t xml:space="preserve">experimental </w:t>
      </w:r>
      <w:r>
        <w:rPr>
          <w:rFonts w:cs="Arial"/>
          <w:color w:val="000000" w:themeColor="text1"/>
        </w:rPr>
        <w:t>control over the infectivity matrix of the host-phage interaction</w:t>
      </w:r>
      <w:r w:rsidR="00D44CF0">
        <w:rPr>
          <w:rFonts w:cs="Arial"/>
          <w:color w:val="000000" w:themeColor="text1"/>
        </w:rPr>
        <w:t>. These features</w:t>
      </w:r>
      <w:r>
        <w:rPr>
          <w:rFonts w:cs="Arial"/>
          <w:color w:val="000000" w:themeColor="text1"/>
        </w:rPr>
        <w:t xml:space="preserve"> will </w:t>
      </w:r>
      <w:r w:rsidR="00D44CF0">
        <w:rPr>
          <w:rFonts w:cs="Arial"/>
          <w:color w:val="000000" w:themeColor="text1"/>
        </w:rPr>
        <w:t>make it an ideal system</w:t>
      </w:r>
      <w:r>
        <w:rPr>
          <w:rFonts w:cs="Arial"/>
          <w:color w:val="000000" w:themeColor="text1"/>
        </w:rPr>
        <w:t xml:space="preserve"> for more detailed studies to understand how </w:t>
      </w:r>
      <w:r w:rsidR="00D44CF0">
        <w:rPr>
          <w:rFonts w:cs="Arial"/>
          <w:color w:val="000000" w:themeColor="text1"/>
        </w:rPr>
        <w:t xml:space="preserve">the composition of the host population and the </w:t>
      </w:r>
      <w:r>
        <w:rPr>
          <w:rFonts w:cs="Arial"/>
          <w:color w:val="000000" w:themeColor="text1"/>
        </w:rPr>
        <w:t xml:space="preserve">relative diversity levels </w:t>
      </w:r>
      <w:r w:rsidR="00D44CF0">
        <w:rPr>
          <w:rFonts w:cs="Arial"/>
          <w:color w:val="000000" w:themeColor="text1"/>
        </w:rPr>
        <w:t>of</w:t>
      </w:r>
      <w:r>
        <w:rPr>
          <w:rFonts w:cs="Arial"/>
          <w:color w:val="000000" w:themeColor="text1"/>
        </w:rPr>
        <w:t xml:space="preserve"> the phage and host shape coevolutionary</w:t>
      </w:r>
      <w:r w:rsidR="00566557">
        <w:rPr>
          <w:rFonts w:cs="Arial"/>
          <w:color w:val="000000" w:themeColor="text1"/>
        </w:rPr>
        <w:t xml:space="preserve"> interaction</w:t>
      </w:r>
      <w:r w:rsidR="00D44CF0">
        <w:rPr>
          <w:rFonts w:cs="Arial"/>
          <w:color w:val="000000" w:themeColor="text1"/>
        </w:rPr>
        <w:t>s</w:t>
      </w:r>
      <w:r w:rsidR="009E6CEE">
        <w:rPr>
          <w:rFonts w:cs="Arial"/>
          <w:color w:val="000000" w:themeColor="text1"/>
        </w:rPr>
        <w:t>.</w:t>
      </w:r>
      <w:r w:rsidR="001A4E3C">
        <w:rPr>
          <w:rFonts w:cs="Arial"/>
          <w:b/>
          <w:bCs/>
          <w:lang w:val="en-US"/>
        </w:rPr>
        <w:br w:type="page"/>
      </w:r>
    </w:p>
    <w:p w14:paraId="7AAE9B85" w14:textId="77777777" w:rsidR="00331E42" w:rsidRPr="00331E42" w:rsidRDefault="00331E42">
      <w:pPr>
        <w:pStyle w:val="Heading1"/>
        <w:rPr>
          <w:ins w:id="1003" w:author="Common, Jack" w:date="2019-10-23T11:58:00Z"/>
          <w:lang w:val="en-US"/>
        </w:rPr>
        <w:pPrChange w:id="1004" w:author="Common, Jack" w:date="2019-10-23T12:01:00Z">
          <w:pPr>
            <w:pStyle w:val="Heading1"/>
            <w:jc w:val="both"/>
          </w:pPr>
        </w:pPrChange>
      </w:pPr>
      <w:ins w:id="1005" w:author="Common, Jack" w:date="2019-10-23T11:58:00Z">
        <w:r w:rsidRPr="00331E42">
          <w:rPr>
            <w:lang w:val="en-US"/>
          </w:rPr>
          <w:t>Materials &amp; Methods</w:t>
        </w:r>
      </w:ins>
    </w:p>
    <w:p w14:paraId="17913308" w14:textId="77777777" w:rsidR="00331E42" w:rsidRPr="00523448" w:rsidRDefault="00331E42">
      <w:pPr>
        <w:rPr>
          <w:ins w:id="1006" w:author="Common, Jack" w:date="2019-10-23T11:58:00Z"/>
        </w:rPr>
        <w:pPrChange w:id="1007" w:author="Common, Jack" w:date="2019-10-23T12:01:00Z">
          <w:pPr>
            <w:pStyle w:val="Heading1"/>
          </w:pPr>
        </w:pPrChange>
      </w:pPr>
    </w:p>
    <w:p w14:paraId="385F7B2B" w14:textId="77777777" w:rsidR="00331E42" w:rsidRPr="00331E42" w:rsidRDefault="00331E42">
      <w:pPr>
        <w:pStyle w:val="Heading2"/>
        <w:rPr>
          <w:ins w:id="1008" w:author="Common, Jack" w:date="2019-10-23T11:58:00Z"/>
          <w:i w:val="0"/>
          <w:rPrChange w:id="1009" w:author="Common, Jack" w:date="2019-10-23T11:58:00Z">
            <w:rPr>
              <w:ins w:id="1010" w:author="Common, Jack" w:date="2019-10-23T11:58:00Z"/>
              <w:i/>
              <w:iCs/>
            </w:rPr>
          </w:rPrChange>
        </w:rPr>
        <w:pPrChange w:id="1011" w:author="Common, Jack" w:date="2019-10-23T12:01:00Z">
          <w:pPr>
            <w:pStyle w:val="Heading1"/>
            <w:jc w:val="both"/>
          </w:pPr>
        </w:pPrChange>
      </w:pPr>
      <w:ins w:id="1012" w:author="Common, Jack" w:date="2019-10-23T11:58:00Z">
        <w:r w:rsidRPr="00331E42">
          <w:rPr>
            <w:rPrChange w:id="1013" w:author="Common, Jack" w:date="2019-10-23T11:58:00Z">
              <w:rPr>
                <w:b/>
                <w:iCs/>
              </w:rPr>
            </w:rPrChange>
          </w:rPr>
          <w:t>Bacterial strains and phage</w:t>
        </w:r>
      </w:ins>
    </w:p>
    <w:p w14:paraId="4205027A" w14:textId="77777777" w:rsidR="00331E42" w:rsidRPr="00523448" w:rsidRDefault="00331E42">
      <w:pPr>
        <w:rPr>
          <w:ins w:id="1014" w:author="Common, Jack" w:date="2019-10-23T11:58:00Z"/>
          <w:lang w:val="en-US"/>
        </w:rPr>
        <w:pPrChange w:id="1015" w:author="Common, Jack" w:date="2019-10-23T12:01:00Z">
          <w:pPr>
            <w:pStyle w:val="Heading1"/>
          </w:pPr>
        </w:pPrChange>
      </w:pPr>
    </w:p>
    <w:p w14:paraId="553CE4B3" w14:textId="7A850CA0" w:rsidR="00331E42" w:rsidRPr="00523448" w:rsidRDefault="00331E42">
      <w:pPr>
        <w:rPr>
          <w:ins w:id="1016" w:author="Common, Jack" w:date="2019-10-23T11:58:00Z"/>
        </w:rPr>
        <w:pPrChange w:id="1017" w:author="Common, Jack" w:date="2019-10-23T12:01:00Z">
          <w:pPr>
            <w:pStyle w:val="Heading1"/>
          </w:pPr>
        </w:pPrChange>
      </w:pPr>
      <w:ins w:id="1018" w:author="Common, Jack" w:date="2019-10-23T11:58:00Z">
        <w:r w:rsidRPr="00331E42">
          <w:rPr>
            <w:rPrChange w:id="1019" w:author="Common, Jack" w:date="2019-10-23T11:58:00Z">
              <w:rPr>
                <w:b/>
                <w:color w:val="000000" w:themeColor="text1"/>
              </w:rPr>
            </w:rPrChange>
          </w:rPr>
          <w:t xml:space="preserve">Evolution experiments were carried out using </w:t>
        </w:r>
        <w:r w:rsidRPr="00331E42">
          <w:rPr>
            <w:i/>
            <w:rPrChange w:id="1020" w:author="Common, Jack" w:date="2019-10-23T11:58:00Z">
              <w:rPr>
                <w:b/>
                <w:i/>
                <w:color w:val="000000" w:themeColor="text1"/>
              </w:rPr>
            </w:rPrChange>
          </w:rPr>
          <w:t>Pseudomonas aeruginosa</w:t>
        </w:r>
        <w:r w:rsidRPr="00331E42">
          <w:rPr>
            <w:rPrChange w:id="1021" w:author="Common, Jack" w:date="2019-10-23T11:58:00Z">
              <w:rPr>
                <w:b/>
                <w:color w:val="000000" w:themeColor="text1"/>
              </w:rPr>
            </w:rPrChange>
          </w:rPr>
          <w:t xml:space="preserve"> UCBPP-PA14 (which has two CRISPR loci, CRISPR1 and CRISPR2), UCBPP-PA14 </w:t>
        </w:r>
        <w:r w:rsidRPr="00331E42">
          <w:rPr>
            <w:i/>
            <w:rPrChange w:id="1022" w:author="Common, Jack" w:date="2019-10-23T11:58:00Z">
              <w:rPr>
                <w:b/>
                <w:i/>
                <w:color w:val="000000" w:themeColor="text1"/>
              </w:rPr>
            </w:rPrChange>
          </w:rPr>
          <w:t>∆</w:t>
        </w:r>
        <w:proofErr w:type="spellStart"/>
        <w:r w:rsidRPr="00331E42">
          <w:rPr>
            <w:i/>
            <w:rPrChange w:id="1023" w:author="Common, Jack" w:date="2019-10-23T11:58:00Z">
              <w:rPr>
                <w:b/>
                <w:i/>
                <w:color w:val="000000" w:themeColor="text1"/>
              </w:rPr>
            </w:rPrChange>
          </w:rPr>
          <w:t>pilA</w:t>
        </w:r>
        <w:proofErr w:type="spellEnd"/>
        <w:r w:rsidRPr="00331E42">
          <w:rPr>
            <w:i/>
            <w:rPrChange w:id="1024" w:author="Common, Jack" w:date="2019-10-23T11:58:00Z">
              <w:rPr>
                <w:b/>
                <w:i/>
                <w:color w:val="000000" w:themeColor="text1"/>
              </w:rPr>
            </w:rPrChange>
          </w:rPr>
          <w:t xml:space="preserve"> </w:t>
        </w:r>
        <w:r w:rsidRPr="00331E42">
          <w:rPr>
            <w:rPrChange w:id="1025" w:author="Common, Jack" w:date="2019-10-23T11:58:00Z">
              <w:rPr>
                <w:b/>
                <w:color w:val="000000" w:themeColor="text1"/>
              </w:rPr>
            </w:rPrChange>
          </w:rPr>
          <w:t xml:space="preserve">(this strain lacks the pilus, which is the phage DMS3 receptor, and therefore displays surface-based resistance) and phage DMS3vir </w:t>
        </w:r>
        <w:r w:rsidRPr="00331E42">
          <w:rPr>
            <w:rPrChange w:id="1026" w:author="Common, Jack" w:date="2019-10-23T11:58:00Z">
              <w:rPr>
                <w:b/>
                <w:color w:val="000000" w:themeColor="text1"/>
              </w:rPr>
            </w:rPrChange>
          </w:rPr>
          <w:fldChar w:fldCharType="begin"/>
        </w:r>
      </w:ins>
      <w:r w:rsidR="00820E6F">
        <w:instrText xml:space="preserve"> ADDIN EN.CITE &lt;EndNote&gt;&lt;Cite&gt;&lt;Author&gt;Zegans&lt;/Author&gt;&lt;Year&gt;2009&lt;/Year&gt;&lt;RecNum&gt;316&lt;/RecNum&gt;&lt;DisplayText&gt;(64)&lt;/DisplayText&gt;&lt;record&gt;&lt;rec-number&gt;316&lt;/rec-number&gt;&lt;foreign-keys&gt;&lt;key app="EN" db-id="xrr2swwexa2rd8ed2d6xfwf20r9v5devt2e2" timestamp="1556229289" guid="a02d153d-2cff-4d7e-803f-9f0513aca131"&gt;316&lt;/key&gt;&lt;/foreign-keys&gt;&lt;ref-type name="Journal Article"&gt;17&lt;/ref-type&gt;&lt;contributors&gt;&lt;authors&gt;&lt;author&gt;Zegans, Michael E&lt;/author&gt;&lt;author&gt;Wagner, Jeffrey C&lt;/author&gt;&lt;author&gt;Cady, Kyle C&lt;/author&gt;&lt;author&gt;Murphy, Daniel M&lt;/author&gt;&lt;author&gt;Hammond, John H&lt;/author&gt;&lt;author&gt;O&amp;apos;Toole, George A&lt;/author&gt;&lt;/authors&gt;&lt;/contributors&gt;&lt;titles&gt;&lt;title&gt;&lt;style face="normal" font="default" size="100%"&gt;Interaction between bacteriophage DMS3 and host CRISPR region inhibits group behaviors of &lt;/style&gt;&lt;style face="italic" font="default" size="100%"&gt;Pseudomonas aeruginosa&lt;/style&gt;&lt;/title&gt;&lt;secondary-title&gt;Journal of Bacteriology&lt;/secondary-title&gt;&lt;/titles&gt;&lt;periodical&gt;&lt;full-title&gt;Journal of bacteriology&lt;/full-title&gt;&lt;/periodical&gt;&lt;pages&gt;210-219&lt;/pages&gt;&lt;volume&gt;191&lt;/volume&gt;&lt;number&gt;1&lt;/number&gt;&lt;dates&gt;&lt;year&gt;2009&lt;/year&gt;&lt;/dates&gt;&lt;isbn&gt;0021-9193&lt;/isbn&gt;&lt;urls&gt;&lt;/urls&gt;&lt;/record&gt;&lt;/Cite&gt;&lt;/EndNote&gt;</w:instrText>
      </w:r>
      <w:ins w:id="1027" w:author="Common, Jack" w:date="2019-10-23T11:58:00Z">
        <w:r w:rsidRPr="00331E42">
          <w:rPr>
            <w:rPrChange w:id="1028" w:author="Common, Jack" w:date="2019-10-23T11:58:00Z">
              <w:rPr>
                <w:b/>
                <w:color w:val="000000" w:themeColor="text1"/>
                <w:lang w:val="en-US"/>
              </w:rPr>
            </w:rPrChange>
          </w:rPr>
          <w:fldChar w:fldCharType="separate"/>
        </w:r>
      </w:ins>
      <w:r w:rsidR="00820E6F">
        <w:rPr>
          <w:noProof/>
        </w:rPr>
        <w:t>(64)</w:t>
      </w:r>
      <w:ins w:id="1029" w:author="Common, Jack" w:date="2019-10-23T11:58:00Z">
        <w:r w:rsidRPr="00331E42">
          <w:rPr>
            <w:lang w:val="en-US"/>
            <w:rPrChange w:id="1030" w:author="Common, Jack" w:date="2019-10-23T11:58:00Z">
              <w:rPr>
                <w:b/>
                <w:color w:val="000000" w:themeColor="text1"/>
                <w:lang w:val="en-US"/>
              </w:rPr>
            </w:rPrChange>
          </w:rPr>
          <w:fldChar w:fldCharType="end"/>
        </w:r>
        <w:r w:rsidRPr="00331E42">
          <w:rPr>
            <w:rPrChange w:id="1031" w:author="Common, Jack" w:date="2019-10-23T11:58:00Z">
              <w:rPr>
                <w:b/>
                <w:color w:val="000000" w:themeColor="text1"/>
              </w:rPr>
            </w:rPrChange>
          </w:rPr>
          <w:t xml:space="preserve">. We used </w:t>
        </w:r>
        <w:r w:rsidRPr="00331E42">
          <w:rPr>
            <w:i/>
            <w:rPrChange w:id="1032" w:author="Common, Jack" w:date="2019-10-23T11:58:00Z">
              <w:rPr>
                <w:b/>
                <w:i/>
                <w:color w:val="000000" w:themeColor="text1"/>
              </w:rPr>
            </w:rPrChange>
          </w:rPr>
          <w:t>P. aeruginosa</w:t>
        </w:r>
        <w:r w:rsidRPr="00331E42">
          <w:rPr>
            <w:rPrChange w:id="1033" w:author="Common, Jack" w:date="2019-10-23T11:58:00Z">
              <w:rPr>
                <w:b/>
                <w:color w:val="000000" w:themeColor="text1"/>
              </w:rPr>
            </w:rPrChange>
          </w:rPr>
          <w:t xml:space="preserve"> UCBPP-PA14 </w:t>
        </w:r>
        <w:r w:rsidRPr="00331E42">
          <w:rPr>
            <w:i/>
            <w:rPrChange w:id="1034" w:author="Common, Jack" w:date="2019-10-23T11:58:00Z">
              <w:rPr>
                <w:b/>
                <w:i/>
                <w:color w:val="000000" w:themeColor="text1"/>
              </w:rPr>
            </w:rPrChange>
          </w:rPr>
          <w:t>csy3::lacZ</w:t>
        </w:r>
        <w:r w:rsidRPr="00331E42">
          <w:rPr>
            <w:rPrChange w:id="1035" w:author="Common, Jack" w:date="2019-10-23T11:58:00Z">
              <w:rPr>
                <w:b/>
                <w:color w:val="000000" w:themeColor="text1"/>
              </w:rPr>
            </w:rPrChange>
          </w:rPr>
          <w:t xml:space="preserve"> </w:t>
        </w:r>
        <w:r w:rsidRPr="00331E42">
          <w:rPr>
            <w:rPrChange w:id="1036" w:author="Common, Jack" w:date="2019-10-23T11:58:00Z">
              <w:rPr>
                <w:b/>
                <w:color w:val="000000" w:themeColor="text1"/>
              </w:rPr>
            </w:rPrChange>
          </w:rPr>
          <w:fldChar w:fldCharType="begin"/>
        </w:r>
      </w:ins>
      <w:r w:rsidR="00820E6F">
        <w:instrText xml:space="preserve"> ADDIN EN.CITE &lt;EndNote&gt;&lt;Cite&gt;&lt;Author&gt;Cady&lt;/Author&gt;&lt;Year&gt;2012&lt;/Year&gt;&lt;RecNum&gt;306&lt;/RecNum&gt;&lt;DisplayText&gt;(65)&lt;/DisplayText&gt;&lt;record&gt;&lt;rec-number&gt;306&lt;/rec-number&gt;&lt;foreign-keys&gt;&lt;key app="EN" db-id="xrr2swwexa2rd8ed2d6xfwf20r9v5devt2e2" timestamp="1556229284" guid="4311771d-db61-4c30-8478-a95704f2268f"&gt;306&lt;/key&gt;&lt;/foreign-keys&gt;&lt;ref-type name="Journal Article"&gt;17&lt;/ref-type&gt;&lt;contributors&gt;&lt;authors&gt;&lt;author&gt;Cady, Kyle C.&lt;/author&gt;&lt;author&gt;Bondy-Denomy, Joe&lt;/author&gt;&lt;author&gt;Heussler, Gary E.&lt;/author&gt;&lt;author&gt;Davidson, Alan R.&lt;/author&gt;&lt;author&gt;O&amp;apos;Toole, George A.&lt;/author&gt;&lt;/authors&gt;&lt;/contributors&gt;&lt;titles&gt;&lt;title&gt;&lt;style face="normal" font="default" size="100%"&gt;The CRISPR/Cas Adaptive Immune System of &lt;/style&gt;&lt;style face="italic" font="default" size="100%"&gt;Pseudomonas aeruginosa&lt;/style&gt;&lt;style face="normal" font="default" size="100%"&gt; Mediates Resistance to Naturally Occurring and Engineered Phages&lt;/style&gt;&lt;/title&gt;&lt;secondary-title&gt;Journal of Bacteriology&lt;/secondary-title&gt;&lt;/titles&gt;&lt;periodical&gt;&lt;full-title&gt;Journal of bacteriology&lt;/full-title&gt;&lt;/periodical&gt;&lt;pages&gt;5728-5738&lt;/pages&gt;&lt;volume&gt;194&lt;/volume&gt;&lt;number&gt;21&lt;/number&gt;&lt;dates&gt;&lt;year&gt;2012&lt;/year&gt;&lt;pub-dates&gt;&lt;date&gt;November 1, 2012&lt;/date&gt;&lt;/pub-dates&gt;&lt;/dates&gt;&lt;urls&gt;&lt;related-urls&gt;&lt;url&gt;http://jb.asm.org/content/194/21/5728.abstract&lt;/url&gt;&lt;/related-urls&gt;&lt;/urls&gt;&lt;electronic-resource-num&gt;10.1128/jb.01184-12&lt;/electronic-resource-num&gt;&lt;/record&gt;&lt;/Cite&gt;&lt;/EndNote&gt;</w:instrText>
      </w:r>
      <w:ins w:id="1037" w:author="Common, Jack" w:date="2019-10-23T11:58:00Z">
        <w:r w:rsidRPr="00331E42">
          <w:rPr>
            <w:rPrChange w:id="1038" w:author="Common, Jack" w:date="2019-10-23T11:58:00Z">
              <w:rPr>
                <w:b/>
                <w:color w:val="000000" w:themeColor="text1"/>
                <w:lang w:val="en-US"/>
              </w:rPr>
            </w:rPrChange>
          </w:rPr>
          <w:fldChar w:fldCharType="separate"/>
        </w:r>
      </w:ins>
      <w:r w:rsidR="00820E6F">
        <w:rPr>
          <w:noProof/>
        </w:rPr>
        <w:t>(65)</w:t>
      </w:r>
      <w:ins w:id="1039" w:author="Common, Jack" w:date="2019-10-23T11:58:00Z">
        <w:r w:rsidRPr="00331E42">
          <w:rPr>
            <w:lang w:val="en-US"/>
            <w:rPrChange w:id="1040" w:author="Common, Jack" w:date="2019-10-23T11:58:00Z">
              <w:rPr>
                <w:b/>
                <w:color w:val="000000" w:themeColor="text1"/>
                <w:lang w:val="en-US"/>
              </w:rPr>
            </w:rPrChange>
          </w:rPr>
          <w:fldChar w:fldCharType="end"/>
        </w:r>
        <w:r w:rsidRPr="00331E42">
          <w:rPr>
            <w:rPrChange w:id="1041" w:author="Common, Jack" w:date="2019-10-23T11:58:00Z">
              <w:rPr>
                <w:b/>
                <w:color w:val="000000" w:themeColor="text1"/>
              </w:rPr>
            </w:rPrChange>
          </w:rPr>
          <w:t xml:space="preserve">, which carries an inactive CRISPR-Cas system, for phage amplification, and for top lawns in phage spot and plaque assays. </w:t>
        </w:r>
        <w:r w:rsidRPr="00331E42">
          <w:rPr>
            <w:i/>
            <w:rPrChange w:id="1042" w:author="Common, Jack" w:date="2019-10-23T11:58:00Z">
              <w:rPr>
                <w:b/>
                <w:i/>
                <w:color w:val="000000" w:themeColor="text1"/>
              </w:rPr>
            </w:rPrChange>
          </w:rPr>
          <w:t xml:space="preserve">P. aeruginosa </w:t>
        </w:r>
        <w:r w:rsidRPr="00331E42">
          <w:rPr>
            <w:rPrChange w:id="1043" w:author="Common, Jack" w:date="2019-10-23T11:58:00Z">
              <w:rPr>
                <w:b/>
                <w:color w:val="000000" w:themeColor="text1"/>
              </w:rPr>
            </w:rPrChange>
          </w:rPr>
          <w:t xml:space="preserve">PA14 </w:t>
        </w:r>
        <w:r w:rsidRPr="00331E42">
          <w:rPr>
            <w:i/>
            <w:rPrChange w:id="1044" w:author="Common, Jack" w:date="2019-10-23T11:58:00Z">
              <w:rPr>
                <w:b/>
                <w:i/>
                <w:color w:val="000000" w:themeColor="text1"/>
              </w:rPr>
            </w:rPrChange>
          </w:rPr>
          <w:t>csy3::lacZ, Escherichia coli</w:t>
        </w:r>
        <w:r w:rsidRPr="00331E42">
          <w:rPr>
            <w:rPrChange w:id="1045" w:author="Common, Jack" w:date="2019-10-23T11:58:00Z">
              <w:rPr>
                <w:b/>
                <w:color w:val="000000" w:themeColor="text1"/>
              </w:rPr>
            </w:rPrChange>
          </w:rPr>
          <w:t xml:space="preserve"> DH5α</w:t>
        </w:r>
        <w:r w:rsidRPr="00331E42">
          <w:rPr>
            <w:i/>
            <w:rPrChange w:id="1046" w:author="Common, Jack" w:date="2019-10-23T11:58:00Z">
              <w:rPr>
                <w:b/>
                <w:i/>
                <w:color w:val="000000" w:themeColor="text1"/>
              </w:rPr>
            </w:rPrChange>
          </w:rPr>
          <w:t xml:space="preserve"> </w:t>
        </w:r>
        <w:r w:rsidRPr="00331E42">
          <w:rPr>
            <w:rPrChange w:id="1047" w:author="Common, Jack" w:date="2019-10-23T11:58:00Z">
              <w:rPr>
                <w:b/>
                <w:color w:val="000000" w:themeColor="text1"/>
              </w:rPr>
            </w:rPrChange>
          </w:rPr>
          <w:t xml:space="preserve">(NEB), </w:t>
        </w:r>
        <w:r w:rsidRPr="00331E42">
          <w:rPr>
            <w:i/>
            <w:rPrChange w:id="1048" w:author="Common, Jack" w:date="2019-10-23T11:58:00Z">
              <w:rPr>
                <w:b/>
                <w:i/>
                <w:color w:val="000000" w:themeColor="text1"/>
              </w:rPr>
            </w:rPrChange>
          </w:rPr>
          <w:t xml:space="preserve">E. coli </w:t>
        </w:r>
        <w:r w:rsidRPr="00331E42">
          <w:rPr>
            <w:rPrChange w:id="1049" w:author="Common, Jack" w:date="2019-10-23T11:58:00Z">
              <w:rPr>
                <w:b/>
                <w:color w:val="000000" w:themeColor="text1"/>
              </w:rPr>
            </w:rPrChange>
          </w:rPr>
          <w:t xml:space="preserve">CC118 </w:t>
        </w:r>
        <w:proofErr w:type="spellStart"/>
        <w:r w:rsidRPr="00331E42">
          <w:rPr>
            <w:rPrChange w:id="1050" w:author="Common, Jack" w:date="2019-10-23T11:58:00Z">
              <w:rPr>
                <w:b/>
                <w:color w:val="000000" w:themeColor="text1"/>
              </w:rPr>
            </w:rPrChange>
          </w:rPr>
          <w:t>λpir</w:t>
        </w:r>
        <w:proofErr w:type="spellEnd"/>
        <w:r w:rsidRPr="00331E42">
          <w:rPr>
            <w:rPrChange w:id="1051" w:author="Common, Jack" w:date="2019-10-23T11:58:00Z">
              <w:rPr>
                <w:b/>
                <w:color w:val="000000" w:themeColor="text1"/>
              </w:rPr>
            </w:rPrChange>
          </w:rPr>
          <w:t xml:space="preserve"> (NEB), and</w:t>
        </w:r>
        <w:r w:rsidRPr="00331E42">
          <w:rPr>
            <w:i/>
            <w:rPrChange w:id="1052" w:author="Common, Jack" w:date="2019-10-23T11:58:00Z">
              <w:rPr>
                <w:b/>
                <w:i/>
                <w:color w:val="000000" w:themeColor="text1"/>
              </w:rPr>
            </w:rPrChange>
          </w:rPr>
          <w:t xml:space="preserve"> E. coli </w:t>
        </w:r>
        <w:proofErr w:type="spellStart"/>
        <w:r w:rsidRPr="00331E42">
          <w:rPr>
            <w:rPrChange w:id="1053" w:author="Common, Jack" w:date="2019-10-23T11:58:00Z">
              <w:rPr>
                <w:b/>
                <w:color w:val="000000" w:themeColor="text1"/>
              </w:rPr>
            </w:rPrChange>
          </w:rPr>
          <w:t>MFD</w:t>
        </w:r>
        <w:r w:rsidRPr="00331E42">
          <w:rPr>
            <w:i/>
            <w:rPrChange w:id="1054" w:author="Common, Jack" w:date="2019-10-23T11:58:00Z">
              <w:rPr>
                <w:b/>
                <w:i/>
                <w:color w:val="000000" w:themeColor="text1"/>
              </w:rPr>
            </w:rPrChange>
          </w:rPr>
          <w:t>pir</w:t>
        </w:r>
        <w:proofErr w:type="spellEnd"/>
        <w:r w:rsidRPr="00331E42">
          <w:rPr>
            <w:i/>
            <w:rPrChange w:id="1055" w:author="Common, Jack" w:date="2019-10-23T11:58:00Z">
              <w:rPr>
                <w:b/>
                <w:i/>
                <w:color w:val="000000" w:themeColor="text1"/>
              </w:rPr>
            </w:rPrChange>
          </w:rPr>
          <w:t xml:space="preserve"> </w:t>
        </w:r>
        <w:r w:rsidRPr="00331E42">
          <w:rPr>
            <w:rPrChange w:id="1056" w:author="Common, Jack" w:date="2019-10-23T11:58:00Z">
              <w:rPr>
                <w:b/>
                <w:color w:val="000000" w:themeColor="text1"/>
              </w:rPr>
            </w:rPrChange>
          </w:rPr>
          <w:fldChar w:fldCharType="begin"/>
        </w:r>
      </w:ins>
      <w:r w:rsidR="00820E6F">
        <w:instrText xml:space="preserve"> ADDIN EN.CITE &lt;EndNote&gt;&lt;Cite&gt;&lt;Author&gt;Ferrieres&lt;/Author&gt;&lt;Year&gt;2010&lt;/Year&gt;&lt;RecNum&gt;313&lt;/RecNum&gt;&lt;DisplayText&gt;(66)&lt;/DisplayText&gt;&lt;record&gt;&lt;rec-number&gt;313&lt;/rec-number&gt;&lt;foreign-keys&gt;&lt;key app="EN" db-id="xrr2swwexa2rd8ed2d6xfwf20r9v5devt2e2" timestamp="1556229289" guid="05972986-cf7a-4e05-a7bc-8cd74097db0e"&gt;313&lt;/key&gt;&lt;/foreign-keys&gt;&lt;ref-type name="Journal Article"&gt;17&lt;/ref-type&gt;&lt;contributors&gt;&lt;authors&gt;&lt;author&gt;Ferrieres, Lionel&lt;/author&gt;&lt;author&gt;Hémery, Gaëlle&lt;/author&gt;&lt;author&gt;Nham, Toan&lt;/author&gt;&lt;author&gt;Guérout, Anne-Marie&lt;/author&gt;&lt;author&gt;Mazel, Didier&lt;/author&gt;&lt;author&gt;Beloin, Christophe&lt;/author&gt;&lt;author&gt;Ghigo, Jean-Marc&lt;/author&gt;&lt;/authors&gt;&lt;/contributors&gt;&lt;titles&gt;&lt;title&gt;&lt;style face="normal" font="default" size="100%"&gt;Silent mischief: bacteriophage Mu insertions contaminate products of &lt;/style&gt;&lt;style face="italic" font="default" size="100%"&gt;Escherichia coli &lt;/style&gt;&lt;style face="normal" font="default" size="100%"&gt;random mutagenesis performed using suicidal transposon delivery plasmids mobilized by broad-host-range RP4 conjugative machinery&lt;/style&gt;&lt;/title&gt;&lt;secondary-title&gt;Journal of Bacteriology&lt;/secondary-title&gt;&lt;/titles&gt;&lt;periodical&gt;&lt;full-title&gt;Journal of bacteriology&lt;/full-title&gt;&lt;/periodical&gt;&lt;pages&gt;6418-6427&lt;/pages&gt;&lt;volume&gt;192&lt;/volume&gt;&lt;number&gt;24&lt;/number&gt;&lt;dates&gt;&lt;year&gt;2010&lt;/year&gt;&lt;/dates&gt;&lt;isbn&gt;0021-9193&lt;/isbn&gt;&lt;urls&gt;&lt;/urls&gt;&lt;/record&gt;&lt;/Cite&gt;&lt;/EndNote&gt;</w:instrText>
      </w:r>
      <w:ins w:id="1057" w:author="Common, Jack" w:date="2019-10-23T11:58:00Z">
        <w:r w:rsidRPr="00331E42">
          <w:rPr>
            <w:rPrChange w:id="1058" w:author="Common, Jack" w:date="2019-10-23T11:58:00Z">
              <w:rPr>
                <w:b/>
                <w:color w:val="000000" w:themeColor="text1"/>
                <w:lang w:val="en-US"/>
              </w:rPr>
            </w:rPrChange>
          </w:rPr>
          <w:fldChar w:fldCharType="separate"/>
        </w:r>
      </w:ins>
      <w:r w:rsidR="00820E6F">
        <w:rPr>
          <w:noProof/>
        </w:rPr>
        <w:t>(66)</w:t>
      </w:r>
      <w:ins w:id="1059" w:author="Common, Jack" w:date="2019-10-23T11:58:00Z">
        <w:r w:rsidRPr="00331E42">
          <w:rPr>
            <w:lang w:val="en-US"/>
            <w:rPrChange w:id="1060" w:author="Common, Jack" w:date="2019-10-23T11:58:00Z">
              <w:rPr>
                <w:b/>
                <w:color w:val="000000" w:themeColor="text1"/>
                <w:lang w:val="en-US"/>
              </w:rPr>
            </w:rPrChange>
          </w:rPr>
          <w:fldChar w:fldCharType="end"/>
        </w:r>
        <w:r w:rsidRPr="00331E42">
          <w:rPr>
            <w:i/>
            <w:rPrChange w:id="1061" w:author="Common, Jack" w:date="2019-10-23T11:58:00Z">
              <w:rPr>
                <w:b/>
                <w:i/>
                <w:color w:val="000000" w:themeColor="text1"/>
              </w:rPr>
            </w:rPrChange>
          </w:rPr>
          <w:t xml:space="preserve"> </w:t>
        </w:r>
        <w:r w:rsidRPr="00331E42">
          <w:rPr>
            <w:rPrChange w:id="1062" w:author="Common, Jack" w:date="2019-10-23T11:58:00Z">
              <w:rPr>
                <w:b/>
                <w:color w:val="000000" w:themeColor="text1"/>
              </w:rPr>
            </w:rPrChange>
          </w:rPr>
          <w:t xml:space="preserve">were used for molecular cloning. </w:t>
        </w:r>
      </w:ins>
    </w:p>
    <w:p w14:paraId="0703335D" w14:textId="77777777" w:rsidR="00331E42" w:rsidRPr="003B3CCE" w:rsidRDefault="00331E42">
      <w:pPr>
        <w:rPr>
          <w:ins w:id="1063" w:author="Common, Jack" w:date="2019-10-23T11:58:00Z"/>
        </w:rPr>
        <w:pPrChange w:id="1064" w:author="Common, Jack" w:date="2019-10-23T12:01:00Z">
          <w:pPr>
            <w:pStyle w:val="Heading1"/>
          </w:pPr>
        </w:pPrChange>
      </w:pPr>
    </w:p>
    <w:p w14:paraId="20D63E58" w14:textId="28B68B68" w:rsidR="00331E42" w:rsidRDefault="00331E42">
      <w:pPr>
        <w:pStyle w:val="Heading2"/>
        <w:rPr>
          <w:ins w:id="1065" w:author="Common, Jack" w:date="2019-10-24T16:26:00Z"/>
        </w:rPr>
      </w:pPr>
      <w:ins w:id="1066" w:author="Common, Jack" w:date="2019-10-23T11:58:00Z">
        <w:r w:rsidRPr="00331E42">
          <w:rPr>
            <w:rPrChange w:id="1067" w:author="Common, Jack" w:date="2019-10-23T11:58:00Z">
              <w:rPr>
                <w:b/>
                <w:iCs/>
                <w:szCs w:val="32"/>
              </w:rPr>
            </w:rPrChange>
          </w:rPr>
          <w:t>Co-culture experiment</w:t>
        </w:r>
      </w:ins>
    </w:p>
    <w:p w14:paraId="7E0ECAE0" w14:textId="77777777" w:rsidR="00195E75" w:rsidRPr="00195E75" w:rsidRDefault="00195E75">
      <w:pPr>
        <w:rPr>
          <w:ins w:id="1068" w:author="Common, Jack" w:date="2019-10-23T11:58:00Z"/>
          <w:rPrChange w:id="1069" w:author="Common, Jack" w:date="2019-10-24T16:26:00Z">
            <w:rPr>
              <w:ins w:id="1070" w:author="Common, Jack" w:date="2019-10-23T11:58:00Z"/>
              <w:i/>
              <w:iCs/>
            </w:rPr>
          </w:rPrChange>
        </w:rPr>
        <w:pPrChange w:id="1071" w:author="Common, Jack" w:date="2019-10-24T16:26:00Z">
          <w:pPr>
            <w:pStyle w:val="Heading1"/>
            <w:jc w:val="both"/>
          </w:pPr>
        </w:pPrChange>
      </w:pPr>
    </w:p>
    <w:p w14:paraId="56227B5A" w14:textId="78C5F662" w:rsidR="00331E42" w:rsidRDefault="004B18AF">
      <w:pPr>
        <w:rPr>
          <w:ins w:id="1072" w:author="Common, Jack" w:date="2019-10-24T16:24:00Z"/>
        </w:rPr>
      </w:pPr>
      <w:ins w:id="1073" w:author="Common, Jack" w:date="2019-10-24T16:24:00Z">
        <w:r w:rsidRPr="005C6105">
          <w:rPr>
            <w:iCs/>
          </w:rPr>
          <w:t xml:space="preserve">To control the levels of CRISPR diversity in our evolution experiments, we established a library of 24 </w:t>
        </w:r>
        <w:r w:rsidRPr="005C6105">
          <w:rPr>
            <w:i/>
            <w:iCs/>
          </w:rPr>
          <w:t xml:space="preserve">P. aeruginosa </w:t>
        </w:r>
        <w:r w:rsidRPr="005C6105">
          <w:rPr>
            <w:iCs/>
          </w:rPr>
          <w:t xml:space="preserve">PA14 clones each carrying a single spacer in CRISPR2 </w:t>
        </w:r>
        <w:r w:rsidRPr="005C6105">
          <w:t>(bacteriophage-insensitive mutants; BIMs)</w:t>
        </w:r>
      </w:ins>
      <w:ins w:id="1074" w:author="Common, Jack" w:date="2019-10-24T16:25:00Z">
        <w:r w:rsidR="00BC2335">
          <w:t>. We also</w:t>
        </w:r>
        <w:r w:rsidR="00BC2335" w:rsidRPr="005C6105">
          <w:rPr>
            <w:iCs/>
          </w:rPr>
          <w:t xml:space="preserve"> independently evolved 24 phage clones that could infect each BIM (escape phage).</w:t>
        </w:r>
      </w:ins>
      <w:ins w:id="1075" w:author="Common, Jack" w:date="2019-10-24T16:26:00Z">
        <w:r w:rsidR="00092962">
          <w:rPr>
            <w:iCs/>
          </w:rPr>
          <w:t xml:space="preserve"> </w:t>
        </w:r>
        <w:r w:rsidR="00092962" w:rsidRPr="00B84723">
          <w:t xml:space="preserve">To be able to monitor the population dynamics and relative fitness of individual bacterial clones within the mixed populations over the course of the co-culture experiment, we transformed 8 BIMs to carry a </w:t>
        </w:r>
        <w:r w:rsidR="00092962" w:rsidRPr="00B84723">
          <w:rPr>
            <w:i/>
          </w:rPr>
          <w:t>lacZ</w:t>
        </w:r>
        <w:r w:rsidR="00092962" w:rsidRPr="00B84723">
          <w:t xml:space="preserve"> reporter gene</w:t>
        </w:r>
        <w:r w:rsidR="00195E75">
          <w:t xml:space="preserve">. </w:t>
        </w:r>
        <w:r w:rsidR="00195E75" w:rsidRPr="00B84723">
          <w:t xml:space="preserve">The </w:t>
        </w:r>
        <w:r w:rsidR="00195E75" w:rsidRPr="00B84723">
          <w:rPr>
            <w:i/>
          </w:rPr>
          <w:t>LacZ</w:t>
        </w:r>
        <w:r w:rsidR="00195E75" w:rsidRPr="00B84723">
          <w:t xml:space="preserve"> gene encodes the β-galactosidase enzyme that</w:t>
        </w:r>
        <w:r w:rsidR="00195E75">
          <w:t xml:space="preserve"> </w:t>
        </w:r>
        <w:proofErr w:type="spellStart"/>
        <w:r w:rsidR="00195E75">
          <w:t>hydrolyes</w:t>
        </w:r>
        <w:proofErr w:type="spellEnd"/>
        <w:r w:rsidR="00195E75">
          <w:t xml:space="preserve"> </w:t>
        </w:r>
        <w:r w:rsidR="00195E75" w:rsidRPr="00B84723">
          <w:t>X-gal, resulting in the production of a blue pigmen</w:t>
        </w:r>
        <w:r w:rsidR="00195E75">
          <w:t>t.</w:t>
        </w:r>
      </w:ins>
    </w:p>
    <w:p w14:paraId="6483C92D" w14:textId="77777777" w:rsidR="004B18AF" w:rsidRPr="00523448" w:rsidRDefault="004B18AF">
      <w:pPr>
        <w:rPr>
          <w:ins w:id="1076" w:author="Common, Jack" w:date="2019-10-23T11:58:00Z"/>
        </w:rPr>
        <w:pPrChange w:id="1077" w:author="Common, Jack" w:date="2019-10-23T12:01:00Z">
          <w:pPr>
            <w:pStyle w:val="Heading1"/>
          </w:pPr>
        </w:pPrChange>
      </w:pPr>
    </w:p>
    <w:p w14:paraId="03E30D2E" w14:textId="77777777" w:rsidR="00331E42" w:rsidRPr="00523448" w:rsidRDefault="00331E42">
      <w:pPr>
        <w:rPr>
          <w:ins w:id="1078" w:author="Common, Jack" w:date="2019-10-23T11:58:00Z"/>
        </w:rPr>
        <w:pPrChange w:id="1079" w:author="Common, Jack" w:date="2019-10-23T12:01:00Z">
          <w:pPr>
            <w:pStyle w:val="Heading1"/>
          </w:pPr>
        </w:pPrChange>
      </w:pPr>
      <w:ins w:id="1080" w:author="Common, Jack" w:date="2019-10-23T11:58:00Z">
        <w:r w:rsidRPr="00331E42">
          <w:rPr>
            <w:rPrChange w:id="1081" w:author="Common, Jack" w:date="2019-10-23T11:58:00Z">
              <w:rPr>
                <w:b/>
                <w:color w:val="000000" w:themeColor="text1"/>
              </w:rPr>
            </w:rPrChange>
          </w:rPr>
          <w:t xml:space="preserve">We designed 5 treatments in which we manipulated the level of CRISPR spacer diversity, based on the BIM library: monocultures (1-clone), or polycultures consisting of 3, 6, 12 and 24 clones. For each of the polyclonal treatments, a single BIM carrying the </w:t>
        </w:r>
        <w:r w:rsidRPr="00331E42">
          <w:rPr>
            <w:i/>
            <w:rPrChange w:id="1082" w:author="Common, Jack" w:date="2019-10-23T11:58:00Z">
              <w:rPr>
                <w:b/>
                <w:i/>
                <w:color w:val="000000" w:themeColor="text1"/>
              </w:rPr>
            </w:rPrChange>
          </w:rPr>
          <w:t xml:space="preserve">lacZ </w:t>
        </w:r>
        <w:r w:rsidRPr="00331E42">
          <w:rPr>
            <w:rPrChange w:id="1083" w:author="Common, Jack" w:date="2019-10-23T11:58:00Z">
              <w:rPr>
                <w:b/>
                <w:color w:val="000000" w:themeColor="text1"/>
              </w:rPr>
            </w:rPrChange>
          </w:rPr>
          <w:t xml:space="preserve">reporter gene was included. From fresh overnight cultures of each BIM, we made mixes of equal proportion of each clone corresponding to the diversity treatments. To monitor the population dynamics and competitive performance of the CRISPR-resistant population as a whole, we also added PA14 </w:t>
        </w:r>
        <w:r w:rsidRPr="00331E42">
          <w:rPr>
            <w:i/>
            <w:rPrChange w:id="1084" w:author="Common, Jack" w:date="2019-10-23T11:58:00Z">
              <w:rPr>
                <w:b/>
                <w:i/>
                <w:color w:val="000000" w:themeColor="text1"/>
              </w:rPr>
            </w:rPrChange>
          </w:rPr>
          <w:t>∆</w:t>
        </w:r>
        <w:proofErr w:type="spellStart"/>
        <w:r w:rsidRPr="00331E42">
          <w:rPr>
            <w:i/>
            <w:rPrChange w:id="1085" w:author="Common, Jack" w:date="2019-10-23T11:58:00Z">
              <w:rPr>
                <w:b/>
                <w:i/>
                <w:color w:val="000000" w:themeColor="text1"/>
              </w:rPr>
            </w:rPrChange>
          </w:rPr>
          <w:t>pilA</w:t>
        </w:r>
        <w:proofErr w:type="spellEnd"/>
        <w:r w:rsidRPr="00331E42">
          <w:rPr>
            <w:i/>
            <w:rPrChange w:id="1086" w:author="Common, Jack" w:date="2019-10-23T11:58:00Z">
              <w:rPr>
                <w:b/>
                <w:i/>
                <w:color w:val="000000" w:themeColor="text1"/>
              </w:rPr>
            </w:rPrChange>
          </w:rPr>
          <w:t xml:space="preserve"> </w:t>
        </w:r>
        <w:r w:rsidRPr="00331E42">
          <w:rPr>
            <w:rPrChange w:id="1087" w:author="Common, Jack" w:date="2019-10-23T11:58:00Z">
              <w:rPr>
                <w:b/>
                <w:color w:val="000000" w:themeColor="text1"/>
              </w:rPr>
            </w:rPrChange>
          </w:rPr>
          <w:t>(surface mutant; SM, which is fully resistant to phage DMS3vir and has a distinct “smooth” colony morphology) to each mix in equal proportion to the CRISPR population. We then inoculated 6ml of M9m 1:100 from each mix. Approximately 1x10</w:t>
        </w:r>
        <w:r w:rsidRPr="00331E42">
          <w:rPr>
            <w:vertAlign w:val="superscript"/>
            <w:rPrChange w:id="1088" w:author="Common, Jack" w:date="2019-10-23T11:58:00Z">
              <w:rPr>
                <w:b/>
                <w:color w:val="000000" w:themeColor="text1"/>
                <w:vertAlign w:val="superscript"/>
              </w:rPr>
            </w:rPrChange>
          </w:rPr>
          <w:t>6</w:t>
        </w:r>
        <w:r w:rsidRPr="00331E42">
          <w:rPr>
            <w:rPrChange w:id="1089" w:author="Common, Jack" w:date="2019-10-23T11:58:00Z">
              <w:rPr>
                <w:b/>
                <w:color w:val="000000" w:themeColor="text1"/>
              </w:rPr>
            </w:rPrChange>
          </w:rPr>
          <w:t xml:space="preserve"> pfu ml</w:t>
        </w:r>
        <w:r w:rsidRPr="00331E42">
          <w:rPr>
            <w:vertAlign w:val="superscript"/>
            <w:rPrChange w:id="1090" w:author="Common, Jack" w:date="2019-10-23T11:58:00Z">
              <w:rPr>
                <w:b/>
                <w:color w:val="000000" w:themeColor="text1"/>
                <w:vertAlign w:val="superscript"/>
              </w:rPr>
            </w:rPrChange>
          </w:rPr>
          <w:t xml:space="preserve">-1 </w:t>
        </w:r>
        <w:r w:rsidRPr="00331E42">
          <w:rPr>
            <w:rPrChange w:id="1091" w:author="Common, Jack" w:date="2019-10-23T11:58:00Z">
              <w:rPr>
                <w:b/>
                <w:color w:val="000000" w:themeColor="text1"/>
              </w:rPr>
            </w:rPrChange>
          </w:rPr>
          <w:t>of the escape phage targeting the labelled BIM were then added to each vial. We also established 1- and 24-clone treatments with ancestral phage as controls. Polyclonal treatments consisted of 8 biological replicates (</w:t>
        </w:r>
        <w:r w:rsidRPr="00331E42">
          <w:rPr>
            <w:i/>
            <w:rPrChange w:id="1092" w:author="Common, Jack" w:date="2019-10-23T11:58:00Z">
              <w:rPr>
                <w:b/>
                <w:i/>
                <w:color w:val="000000" w:themeColor="text1"/>
              </w:rPr>
            </w:rPrChange>
          </w:rPr>
          <w:t>N</w:t>
        </w:r>
        <w:r w:rsidRPr="00331E42">
          <w:rPr>
            <w:rPrChange w:id="1093" w:author="Common, Jack" w:date="2019-10-23T11:58:00Z">
              <w:rPr>
                <w:b/>
                <w:color w:val="000000" w:themeColor="text1"/>
              </w:rPr>
            </w:rPrChange>
          </w:rPr>
          <w:t>=8) to ensure that both BIMs and phage were equally represented across treatments, while the 1-clone treatments consisted of 24 biological replicates (</w:t>
        </w:r>
        <w:r w:rsidRPr="00331E42">
          <w:rPr>
            <w:i/>
            <w:rPrChange w:id="1094" w:author="Common, Jack" w:date="2019-10-23T11:58:00Z">
              <w:rPr>
                <w:b/>
                <w:i/>
                <w:color w:val="000000" w:themeColor="text1"/>
              </w:rPr>
            </w:rPrChange>
          </w:rPr>
          <w:t>N</w:t>
        </w:r>
        <w:r w:rsidRPr="00331E42">
          <w:rPr>
            <w:rPrChange w:id="1095" w:author="Common, Jack" w:date="2019-10-23T11:58:00Z">
              <w:rPr>
                <w:b/>
                <w:color w:val="000000" w:themeColor="text1"/>
              </w:rPr>
            </w:rPrChange>
          </w:rPr>
          <w:t xml:space="preserve">=24). Glass vials were incubated at 37˚C while shaking at 180rpm. At 1, 2, and 3 days-post infection (dpi), the sampling of the phage and bacterial culture was repeated as described. Cultures were transferred 1:100 to fresh media after sampling had been carried out. The experiment was terminated at 3 dpi. </w:t>
        </w:r>
      </w:ins>
    </w:p>
    <w:p w14:paraId="387D5D40" w14:textId="77777777" w:rsidR="00331E42" w:rsidRPr="003B3CCE" w:rsidRDefault="00331E42">
      <w:pPr>
        <w:rPr>
          <w:ins w:id="1096" w:author="Common, Jack" w:date="2019-10-23T11:58:00Z"/>
        </w:rPr>
        <w:pPrChange w:id="1097" w:author="Common, Jack" w:date="2019-10-23T12:01:00Z">
          <w:pPr>
            <w:pStyle w:val="Heading1"/>
          </w:pPr>
        </w:pPrChange>
      </w:pPr>
    </w:p>
    <w:p w14:paraId="3C6F3B4A" w14:textId="77777777" w:rsidR="00331E42" w:rsidRPr="00523448" w:rsidRDefault="00331E42">
      <w:pPr>
        <w:rPr>
          <w:ins w:id="1098" w:author="Common, Jack" w:date="2019-10-23T11:58:00Z"/>
        </w:rPr>
        <w:pPrChange w:id="1099" w:author="Common, Jack" w:date="2019-10-23T12:01:00Z">
          <w:pPr>
            <w:pStyle w:val="Heading1"/>
          </w:pPr>
        </w:pPrChange>
      </w:pPr>
      <w:ins w:id="1100" w:author="Common, Jack" w:date="2019-10-23T11:58:00Z">
        <w:r w:rsidRPr="00331E42">
          <w:rPr>
            <w:rPrChange w:id="1101" w:author="Common, Jack" w:date="2019-10-23T11:58:00Z">
              <w:rPr>
                <w:b/>
                <w:color w:val="000000" w:themeColor="text1"/>
              </w:rPr>
            </w:rPrChange>
          </w:rPr>
          <w:t xml:space="preserve">Each day 180μl of culture was taken from each vial and phage was extracted using chloroform. Phage titres were determined by serially diluting extracted phage in 1x M9 salts, and then spotting 5μl of each dilution on a top lawn of </w:t>
        </w:r>
        <w:r w:rsidRPr="00331E42">
          <w:rPr>
            <w:i/>
            <w:rPrChange w:id="1102" w:author="Common, Jack" w:date="2019-10-23T11:58:00Z">
              <w:rPr>
                <w:b/>
                <w:i/>
                <w:color w:val="000000" w:themeColor="text1"/>
              </w:rPr>
            </w:rPrChange>
          </w:rPr>
          <w:t>P. aeruginosa</w:t>
        </w:r>
        <w:r w:rsidRPr="00331E42">
          <w:rPr>
            <w:rPrChange w:id="1103" w:author="Common, Jack" w:date="2019-10-23T11:58:00Z">
              <w:rPr>
                <w:b/>
                <w:color w:val="000000" w:themeColor="text1"/>
              </w:rPr>
            </w:rPrChange>
          </w:rPr>
          <w:t xml:space="preserve"> PA14 </w:t>
        </w:r>
        <w:r w:rsidRPr="00331E42">
          <w:rPr>
            <w:i/>
            <w:rPrChange w:id="1104" w:author="Common, Jack" w:date="2019-10-23T11:58:00Z">
              <w:rPr>
                <w:b/>
                <w:i/>
                <w:color w:val="000000" w:themeColor="text1"/>
              </w:rPr>
            </w:rPrChange>
          </w:rPr>
          <w:t>csy</w:t>
        </w:r>
        <w:proofErr w:type="gramStart"/>
        <w:r w:rsidRPr="00331E42">
          <w:rPr>
            <w:i/>
            <w:rPrChange w:id="1105" w:author="Common, Jack" w:date="2019-10-23T11:58:00Z">
              <w:rPr>
                <w:b/>
                <w:i/>
                <w:color w:val="000000" w:themeColor="text1"/>
              </w:rPr>
            </w:rPrChange>
          </w:rPr>
          <w:t>3::</w:t>
        </w:r>
        <w:proofErr w:type="gramEnd"/>
        <w:r w:rsidRPr="00331E42">
          <w:rPr>
            <w:i/>
            <w:rPrChange w:id="1106" w:author="Common, Jack" w:date="2019-10-23T11:58:00Z">
              <w:rPr>
                <w:b/>
                <w:i/>
                <w:color w:val="000000" w:themeColor="text1"/>
              </w:rPr>
            </w:rPrChange>
          </w:rPr>
          <w:t>lacZ</w:t>
        </w:r>
        <w:r w:rsidRPr="00331E42">
          <w:rPr>
            <w:rPrChange w:id="1107" w:author="Common, Jack" w:date="2019-10-23T11:58:00Z">
              <w:rPr>
                <w:b/>
                <w:color w:val="000000" w:themeColor="text1"/>
              </w:rPr>
            </w:rPrChange>
          </w:rPr>
          <w:t>, which was then incubated at 37˚C for 24hrs. Phage titres were calculated from this assay. The detection limit of phage spot assays is 10</w:t>
        </w:r>
        <w:r w:rsidRPr="00331E42">
          <w:rPr>
            <w:vertAlign w:val="superscript"/>
            <w:rPrChange w:id="1108" w:author="Common, Jack" w:date="2019-10-23T11:58:00Z">
              <w:rPr>
                <w:b/>
                <w:color w:val="000000" w:themeColor="text1"/>
                <w:vertAlign w:val="superscript"/>
              </w:rPr>
            </w:rPrChange>
          </w:rPr>
          <w:t>2</w:t>
        </w:r>
        <w:r w:rsidRPr="00331E42">
          <w:rPr>
            <w:rPrChange w:id="1109" w:author="Common, Jack" w:date="2019-10-23T11:58:00Z">
              <w:rPr>
                <w:b/>
                <w:color w:val="000000" w:themeColor="text1"/>
              </w:rPr>
            </w:rPrChange>
          </w:rPr>
          <w:t xml:space="preserve"> pfu </w:t>
        </w:r>
        <w:proofErr w:type="gramStart"/>
        <w:r w:rsidRPr="00331E42">
          <w:rPr>
            <w:rPrChange w:id="1110" w:author="Common, Jack" w:date="2019-10-23T11:58:00Z">
              <w:rPr>
                <w:b/>
                <w:color w:val="000000" w:themeColor="text1"/>
              </w:rPr>
            </w:rPrChange>
          </w:rPr>
          <w:t>ml</w:t>
        </w:r>
        <w:r w:rsidRPr="00331E42">
          <w:rPr>
            <w:vertAlign w:val="superscript"/>
            <w:rPrChange w:id="1111" w:author="Common, Jack" w:date="2019-10-23T11:58:00Z">
              <w:rPr>
                <w:b/>
                <w:color w:val="000000" w:themeColor="text1"/>
                <w:vertAlign w:val="superscript"/>
              </w:rPr>
            </w:rPrChange>
          </w:rPr>
          <w:t>–1</w:t>
        </w:r>
        <w:proofErr w:type="gramEnd"/>
        <w:r w:rsidRPr="00331E42">
          <w:rPr>
            <w:rPrChange w:id="1112" w:author="Common, Jack" w:date="2019-10-23T11:58:00Z">
              <w:rPr>
                <w:b/>
                <w:color w:val="000000" w:themeColor="text1"/>
              </w:rPr>
            </w:rPrChange>
          </w:rPr>
          <w:t xml:space="preserve">. To monitor bacterial densities, culture samples were serially diluted in 1x M9 salts, and then plated on LB agar + 40µg/ml X-gal + 0.1mM IPTG, and incubated for 48hrs at 37˚C. The density of SM, CRISPR and the labelled BIM was then calculated. SM were differentiated from CRISPR clones by their “smooth” colony morphology, and the labelled BIM was identified by the </w:t>
        </w:r>
        <w:proofErr w:type="spellStart"/>
        <w:proofErr w:type="gramStart"/>
        <w:r w:rsidRPr="00331E42">
          <w:rPr>
            <w:rPrChange w:id="1113" w:author="Common, Jack" w:date="2019-10-23T11:58:00Z">
              <w:rPr>
                <w:b/>
                <w:color w:val="000000" w:themeColor="text1"/>
              </w:rPr>
            </w:rPrChange>
          </w:rPr>
          <w:t>blue:white</w:t>
        </w:r>
        <w:proofErr w:type="spellEnd"/>
        <w:proofErr w:type="gramEnd"/>
        <w:r w:rsidRPr="00331E42">
          <w:rPr>
            <w:rPrChange w:id="1114" w:author="Common, Jack" w:date="2019-10-23T11:58:00Z">
              <w:rPr>
                <w:b/>
                <w:color w:val="000000" w:themeColor="text1"/>
              </w:rPr>
            </w:rPrChange>
          </w:rPr>
          <w:t xml:space="preserve"> screen. </w:t>
        </w:r>
      </w:ins>
    </w:p>
    <w:p w14:paraId="124253F6" w14:textId="77777777" w:rsidR="00331E42" w:rsidRPr="003B3CCE" w:rsidRDefault="00331E42">
      <w:pPr>
        <w:rPr>
          <w:ins w:id="1115" w:author="Common, Jack" w:date="2019-10-23T11:58:00Z"/>
        </w:rPr>
        <w:pPrChange w:id="1116" w:author="Common, Jack" w:date="2019-10-23T12:01:00Z">
          <w:pPr>
            <w:pStyle w:val="Heading1"/>
          </w:pPr>
        </w:pPrChange>
      </w:pPr>
    </w:p>
    <w:p w14:paraId="159BC230" w14:textId="7630325F" w:rsidR="00331E42" w:rsidRPr="00523448" w:rsidRDefault="00331E42">
      <w:pPr>
        <w:rPr>
          <w:ins w:id="1117" w:author="Common, Jack" w:date="2019-10-23T11:58:00Z"/>
        </w:rPr>
        <w:pPrChange w:id="1118" w:author="Common, Jack" w:date="2019-10-23T12:01:00Z">
          <w:pPr>
            <w:pStyle w:val="Heading1"/>
          </w:pPr>
        </w:pPrChange>
      </w:pPr>
      <w:ins w:id="1119" w:author="Common, Jack" w:date="2019-10-23T11:58:00Z">
        <w:r w:rsidRPr="00331E42">
          <w:rPr>
            <w:rPrChange w:id="1120" w:author="Common, Jack" w:date="2019-10-23T11:58:00Z">
              <w:rPr>
                <w:b/>
                <w:color w:val="000000" w:themeColor="text1"/>
              </w:rPr>
            </w:rPrChange>
          </w:rPr>
          <w:t>We assessed the competitive performance of the CRISPR relative to SM clones and the labelled BIM relative to non-labelled BIMs by calculating selection rate (</w:t>
        </w:r>
        <w:proofErr w:type="spellStart"/>
        <w:r w:rsidRPr="00331E42">
          <w:rPr>
            <w:i/>
            <w:rPrChange w:id="1121" w:author="Common, Jack" w:date="2019-10-23T11:58:00Z">
              <w:rPr>
                <w:b/>
                <w:i/>
                <w:color w:val="000000" w:themeColor="text1"/>
              </w:rPr>
            </w:rPrChange>
          </w:rPr>
          <w:t>r</w:t>
        </w:r>
        <w:r w:rsidRPr="00331E42">
          <w:rPr>
            <w:i/>
            <w:vertAlign w:val="subscript"/>
            <w:rPrChange w:id="1122" w:author="Common, Jack" w:date="2019-10-23T11:58:00Z">
              <w:rPr>
                <w:b/>
                <w:i/>
                <w:color w:val="000000" w:themeColor="text1"/>
                <w:vertAlign w:val="subscript"/>
              </w:rPr>
            </w:rPrChange>
          </w:rPr>
          <w:t>n</w:t>
        </w:r>
        <w:proofErr w:type="spellEnd"/>
        <w:r w:rsidRPr="00331E42">
          <w:rPr>
            <w:rPrChange w:id="1123" w:author="Common, Jack" w:date="2019-10-23T11:58:00Z">
              <w:rPr>
                <w:b/>
                <w:color w:val="000000" w:themeColor="text1"/>
              </w:rPr>
            </w:rPrChange>
          </w:rPr>
          <w:t xml:space="preserve"> = (ln [density strain A at </w:t>
        </w:r>
        <w:proofErr w:type="spellStart"/>
        <w:r w:rsidRPr="00331E42">
          <w:rPr>
            <w:rPrChange w:id="1124" w:author="Common, Jack" w:date="2019-10-23T11:58:00Z">
              <w:rPr>
                <w:b/>
                <w:color w:val="000000" w:themeColor="text1"/>
              </w:rPr>
            </w:rPrChange>
          </w:rPr>
          <w:t>t</w:t>
        </w:r>
        <w:r w:rsidRPr="00331E42">
          <w:rPr>
            <w:vertAlign w:val="subscript"/>
            <w:rPrChange w:id="1125" w:author="Common, Jack" w:date="2019-10-23T11:58:00Z">
              <w:rPr>
                <w:b/>
                <w:color w:val="000000" w:themeColor="text1"/>
                <w:vertAlign w:val="subscript"/>
              </w:rPr>
            </w:rPrChange>
          </w:rPr>
          <w:t>n</w:t>
        </w:r>
        <w:proofErr w:type="spellEnd"/>
        <w:r w:rsidRPr="00331E42">
          <w:rPr>
            <w:rPrChange w:id="1126" w:author="Common, Jack" w:date="2019-10-23T11:58:00Z">
              <w:rPr>
                <w:b/>
                <w:color w:val="000000" w:themeColor="text1"/>
              </w:rPr>
            </w:rPrChange>
          </w:rPr>
          <w:t>/density strain A at t</w:t>
        </w:r>
        <w:r w:rsidRPr="00331E42">
          <w:rPr>
            <w:vertAlign w:val="subscript"/>
            <w:rPrChange w:id="1127" w:author="Common, Jack" w:date="2019-10-23T11:58:00Z">
              <w:rPr>
                <w:b/>
                <w:color w:val="000000" w:themeColor="text1"/>
                <w:vertAlign w:val="subscript"/>
              </w:rPr>
            </w:rPrChange>
          </w:rPr>
          <w:t>n-1</w:t>
        </w:r>
        <w:r w:rsidRPr="00331E42">
          <w:rPr>
            <w:rPrChange w:id="1128" w:author="Common, Jack" w:date="2019-10-23T11:58:00Z">
              <w:rPr>
                <w:b/>
                <w:color w:val="000000" w:themeColor="text1"/>
              </w:rPr>
            </w:rPrChange>
          </w:rPr>
          <w:t xml:space="preserve">] – ln[density strain B at </w:t>
        </w:r>
        <w:proofErr w:type="spellStart"/>
        <w:r w:rsidRPr="00331E42">
          <w:rPr>
            <w:rPrChange w:id="1129" w:author="Common, Jack" w:date="2019-10-23T11:58:00Z">
              <w:rPr>
                <w:b/>
                <w:color w:val="000000" w:themeColor="text1"/>
              </w:rPr>
            </w:rPrChange>
          </w:rPr>
          <w:t>t</w:t>
        </w:r>
        <w:r w:rsidRPr="00331E42">
          <w:rPr>
            <w:vertAlign w:val="subscript"/>
            <w:rPrChange w:id="1130" w:author="Common, Jack" w:date="2019-10-23T11:58:00Z">
              <w:rPr>
                <w:b/>
                <w:color w:val="000000" w:themeColor="text1"/>
                <w:vertAlign w:val="subscript"/>
              </w:rPr>
            </w:rPrChange>
          </w:rPr>
          <w:t>n</w:t>
        </w:r>
        <w:proofErr w:type="spellEnd"/>
        <w:r w:rsidRPr="00331E42">
          <w:rPr>
            <w:rPrChange w:id="1131" w:author="Common, Jack" w:date="2019-10-23T11:58:00Z">
              <w:rPr>
                <w:b/>
                <w:color w:val="000000" w:themeColor="text1"/>
              </w:rPr>
            </w:rPrChange>
          </w:rPr>
          <w:t>/density strain B at t</w:t>
        </w:r>
        <w:r w:rsidRPr="00331E42">
          <w:rPr>
            <w:vertAlign w:val="subscript"/>
            <w:rPrChange w:id="1132" w:author="Common, Jack" w:date="2019-10-23T11:58:00Z">
              <w:rPr>
                <w:b/>
                <w:color w:val="000000" w:themeColor="text1"/>
                <w:vertAlign w:val="subscript"/>
              </w:rPr>
            </w:rPrChange>
          </w:rPr>
          <w:t>n-1</w:t>
        </w:r>
        <w:r w:rsidRPr="00331E42">
          <w:rPr>
            <w:rPrChange w:id="1133" w:author="Common, Jack" w:date="2019-10-23T11:58:00Z">
              <w:rPr>
                <w:b/>
                <w:color w:val="000000" w:themeColor="text1"/>
              </w:rPr>
            </w:rPrChange>
          </w:rPr>
          <w:t xml:space="preserve">])/day) </w:t>
        </w:r>
        <w:r w:rsidRPr="00331E42">
          <w:rPr>
            <w:rPrChange w:id="1134" w:author="Common, Jack" w:date="2019-10-23T11:58:00Z">
              <w:rPr>
                <w:b/>
                <w:color w:val="000000" w:themeColor="text1"/>
              </w:rPr>
            </w:rPrChange>
          </w:rPr>
          <w:fldChar w:fldCharType="begin"/>
        </w:r>
      </w:ins>
      <w:r w:rsidR="00820E6F">
        <w:instrText xml:space="preserve"> ADDIN EN.CITE &lt;EndNote&gt;&lt;Cite&gt;&lt;Author&gt;Lenski&lt;/Author&gt;&lt;Year&gt;1991&lt;/Year&gt;&lt;RecNum&gt;1723&lt;/RecNum&gt;&lt;DisplayText&gt;(55, 56)&lt;/DisplayText&gt;&lt;record&gt;&lt;rec-number&gt;1723&lt;/rec-number&gt;&lt;foreign-keys&gt;&lt;key app="EN" db-id="es529ptxovvregexae9v20vfwwzddw2zv59z" timestamp="1563371614"&gt;1723&lt;/key&gt;&lt;/foreign-keys&gt;&lt;ref-type name="Journal Article"&gt;17&lt;/ref-type&gt;&lt;contributors&gt;&lt;authors&gt;&lt;author&gt;Lenski, Richard E&lt;/author&gt;&lt;/authors&gt;&lt;/contributors&gt;&lt;titles&gt;&lt;title&gt;Quantifying fitness and gene stability in microorganisms&lt;/title&gt;&lt;secondary-title&gt;Biotechnology&lt;/secondary-title&gt;&lt;/titles&gt;&lt;periodical&gt;&lt;full-title&gt;Biotechnology&lt;/full-title&gt;&lt;abbr-1&gt;Biotechnology&lt;/abbr-1&gt;&lt;abbr-2&gt;Biotechnology&lt;/abbr-2&gt;&lt;/periodical&gt;&lt;pages&gt;173-192&lt;/pages&gt;&lt;volume&gt;15&lt;/volume&gt;&lt;dates&gt;&lt;year&gt;1991&lt;/year&gt;&lt;/dates&gt;&lt;isbn&gt;0740-7378&lt;/isbn&gt;&lt;urls&gt;&lt;/urls&gt;&lt;/record&gt;&lt;/Cite&gt;&lt;Cite&gt;&lt;Author&gt;Travisano&lt;/Author&gt;&lt;Year&gt;1996&lt;/Year&gt;&lt;RecNum&gt;1722&lt;/RecNum&gt;&lt;record&gt;&lt;rec-number&gt;1722&lt;/rec-number&gt;&lt;foreign-keys&gt;&lt;key app="EN" db-id="es529ptxovvregexae9v20vfwwzddw2zv59z" timestamp="1563371594"&gt;1722&lt;/key&gt;&lt;/foreign-keys&gt;&lt;ref-type name="Journal Article"&gt;17&lt;/ref-type&gt;&lt;contributors&gt;&lt;authors&gt;&lt;author&gt;Travisano, Michael&lt;/author&gt;&lt;author&gt;Lenski, Richard E&lt;/author&gt;&lt;/authors&gt;&lt;/contributors&gt;&lt;titles&gt;&lt;title&gt;Long-term experimental evolution in Escherichia coli. IV. Targets of selection and the specificity of adaptation&lt;/title&gt;&lt;secondary-title&gt;Genetics&lt;/secondary-title&gt;&lt;/titles&gt;&lt;periodical&gt;&lt;full-title&gt;Genetics&lt;/full-title&gt;&lt;abbr-1&gt;Genetics&lt;/abbr-1&gt;&lt;abbr-2&gt;Genetics&lt;/abbr-2&gt;&lt;/periodical&gt;&lt;pages&gt;15-26&lt;/pages&gt;&lt;volume&gt;143&lt;/volume&gt;&lt;number&gt;1&lt;/number&gt;&lt;dates&gt;&lt;year&gt;1996&lt;/year&gt;&lt;/dates&gt;&lt;isbn&gt;0016-6731&lt;/isbn&gt;&lt;urls&gt;&lt;/urls&gt;&lt;/record&gt;&lt;/Cite&gt;&lt;/EndNote&gt;</w:instrText>
      </w:r>
      <w:ins w:id="1135" w:author="Common, Jack" w:date="2019-10-23T11:58:00Z">
        <w:r w:rsidRPr="00331E42">
          <w:rPr>
            <w:rPrChange w:id="1136" w:author="Common, Jack" w:date="2019-10-23T11:58:00Z">
              <w:rPr>
                <w:b/>
                <w:color w:val="000000" w:themeColor="text1"/>
                <w:lang w:val="en-US"/>
              </w:rPr>
            </w:rPrChange>
          </w:rPr>
          <w:fldChar w:fldCharType="separate"/>
        </w:r>
      </w:ins>
      <w:r w:rsidR="00820E6F">
        <w:rPr>
          <w:noProof/>
        </w:rPr>
        <w:t>(55, 56)</w:t>
      </w:r>
      <w:ins w:id="1137" w:author="Common, Jack" w:date="2019-10-23T11:58:00Z">
        <w:r w:rsidRPr="00331E42">
          <w:rPr>
            <w:lang w:val="en-US"/>
            <w:rPrChange w:id="1138" w:author="Common, Jack" w:date="2019-10-23T11:58:00Z">
              <w:rPr>
                <w:b/>
                <w:color w:val="000000" w:themeColor="text1"/>
                <w:lang w:val="en-US"/>
              </w:rPr>
            </w:rPrChange>
          </w:rPr>
          <w:fldChar w:fldCharType="end"/>
        </w:r>
        <w:r w:rsidRPr="00331E42">
          <w:rPr>
            <w:rPrChange w:id="1139" w:author="Common, Jack" w:date="2019-10-23T11:58:00Z">
              <w:rPr>
                <w:b/>
                <w:color w:val="000000" w:themeColor="text1"/>
              </w:rPr>
            </w:rPrChange>
          </w:rPr>
          <w:t>, which expresses competitive performance as the natural log of the relative change in density of one competitor against another. First, the</w:t>
        </w:r>
      </w:ins>
      <w:ins w:id="1140" w:author="Common, Jack" w:date="2019-10-24T16:27:00Z">
        <w:r w:rsidR="00225294">
          <w:t xml:space="preserve"> </w:t>
        </w:r>
      </w:ins>
      <w:ins w:id="1141" w:author="Common, Jack" w:date="2019-10-23T11:58:00Z">
        <w:r w:rsidRPr="00331E42">
          <w:rPr>
            <w:rPrChange w:id="1142" w:author="Common, Jack" w:date="2019-10-23T11:58:00Z">
              <w:rPr>
                <w:b/>
                <w:color w:val="000000" w:themeColor="text1"/>
              </w:rPr>
            </w:rPrChange>
          </w:rPr>
          <w:t xml:space="preserve">relative fitness </w:t>
        </w:r>
      </w:ins>
      <w:ins w:id="1143" w:author="Common, Jack" w:date="2019-10-24T16:28:00Z">
        <w:r w:rsidR="00225294">
          <w:t>(</w:t>
        </w:r>
        <w:r w:rsidR="00225294" w:rsidRPr="00225294">
          <w:rPr>
            <w:i/>
            <w:iCs/>
            <w:rPrChange w:id="1144" w:author="Common, Jack" w:date="2019-10-24T16:28:00Z">
              <w:rPr>
                <w:b/>
                <w:i/>
                <w:iCs/>
                <w:color w:val="000000" w:themeColor="text1"/>
              </w:rPr>
            </w:rPrChange>
          </w:rPr>
          <w:t>W</w:t>
        </w:r>
        <w:r w:rsidR="00225294">
          <w:t xml:space="preserve">) </w:t>
        </w:r>
      </w:ins>
      <w:ins w:id="1145" w:author="Common, Jack" w:date="2019-10-24T16:27:00Z">
        <w:r w:rsidR="00225294" w:rsidRPr="00225294">
          <w:rPr>
            <w:rPrChange w:id="1146" w:author="Common, Jack" w:date="2019-10-24T16:28:00Z">
              <w:rPr>
                <w:b/>
                <w:color w:val="000000" w:themeColor="text1"/>
              </w:rPr>
            </w:rPrChange>
          </w:rPr>
          <w:t>calculation</w:t>
        </w:r>
      </w:ins>
      <w:ins w:id="1147" w:author="Common, Jack" w:date="2019-10-23T11:58:00Z">
        <w:r w:rsidRPr="00331E42">
          <w:rPr>
            <w:rPrChange w:id="1148" w:author="Common, Jack" w:date="2019-10-23T11:58:00Z">
              <w:rPr>
                <w:b/>
                <w:color w:val="000000" w:themeColor="text1"/>
              </w:rPr>
            </w:rPrChange>
          </w:rPr>
          <w:t xml:space="preserve"> used </w:t>
        </w:r>
      </w:ins>
      <w:ins w:id="1149" w:author="Common, Jack" w:date="2019-10-24T16:28:00Z">
        <w:r w:rsidR="00225294">
          <w:t xml:space="preserve">in </w:t>
        </w:r>
        <w:proofErr w:type="spellStart"/>
        <w:r w:rsidR="00225294">
          <w:t>Westra</w:t>
        </w:r>
        <w:proofErr w:type="spellEnd"/>
        <w:r w:rsidR="00225294">
          <w:t xml:space="preserve"> </w:t>
        </w:r>
        <w:r w:rsidR="00225294">
          <w:rPr>
            <w:i/>
            <w:iCs/>
          </w:rPr>
          <w:t>et al</w:t>
        </w:r>
        <w:r w:rsidR="00225294">
          <w:t>. (2015)</w:t>
        </w:r>
      </w:ins>
      <w:ins w:id="1150" w:author="Common, Jack" w:date="2019-10-23T11:58:00Z">
        <w:r w:rsidRPr="00331E42">
          <w:rPr>
            <w:rPrChange w:id="1151" w:author="Common, Jack" w:date="2019-10-23T11:58:00Z">
              <w:rPr>
                <w:b/>
                <w:color w:val="000000" w:themeColor="text1"/>
              </w:rPr>
            </w:rPrChange>
          </w:rPr>
          <w:t xml:space="preserve"> </w:t>
        </w:r>
        <w:r w:rsidRPr="00331E42">
          <w:rPr>
            <w:rPrChange w:id="1152" w:author="Common, Jack" w:date="2019-10-23T11:58:00Z">
              <w:rPr>
                <w:b/>
                <w:color w:val="000000" w:themeColor="text1"/>
              </w:rPr>
            </w:rPrChange>
          </w:rPr>
          <w:fldChar w:fldCharType="begin"/>
        </w:r>
      </w:ins>
      <w:r w:rsidR="00820E6F">
        <w:instrText xml:space="preserve"> ADDIN EN.CITE &lt;EndNote&gt;&lt;Cite&gt;&lt;Author&gt;Westra&lt;/Author&gt;&lt;Year&gt;2015&lt;/Year&gt;&lt;RecNum&gt;28&lt;/RecNum&gt;&lt;DisplayText&gt;(48)&lt;/DisplayText&gt;&lt;record&gt;&lt;rec-number&gt;28&lt;/rec-number&gt;&lt;foreign-keys&gt;&lt;key app="EN" db-id="es529ptxovvregexae9v20vfwwzddw2zv59z" timestamp="1477668134"&gt;28&lt;/key&gt;&lt;/foreign-keys&gt;&lt;ref-type name="Journal Article"&gt;17&lt;/ref-type&gt;&lt;contributors&gt;&lt;authors&gt;&lt;author&gt;Westra, Edze R&lt;/author&gt;&lt;author&gt;van Houte, Stineke&lt;/author&gt;&lt;author&gt;Oyesiku-Blakemore, Sam&lt;/author&gt;&lt;author&gt;Makin, Ben&lt;/author&gt;&lt;author&gt;Broniewski, Jenny M&lt;/author&gt;&lt;author&gt;Best, Alex&lt;/author&gt;&lt;author&gt;Bondy-Denomy, Joseph&lt;/author&gt;&lt;author&gt;Davidson, Alan&lt;/author&gt;&lt;author&gt;Boots, Mike&lt;/author&gt;&lt;author&gt;Buckling, Angus&lt;/author&gt;&lt;/authors&gt;&lt;/contributors&gt;&lt;titles&gt;&lt;title&gt;Parasite Exposure Drives Selective Evolution of Constitutive versus Inducible Defense&lt;/title&gt;&lt;secondary-title&gt;Current Biology&lt;/secondary-title&gt;&lt;/titles&gt;&lt;periodical&gt;&lt;full-title&gt;Current Biology&lt;/full-title&gt;&lt;/periodical&gt;&lt;pages&gt;1043-1049&lt;/pages&gt;&lt;volume&gt;25&lt;/volume&gt;&lt;number&gt;8&lt;/number&gt;&lt;dates&gt;&lt;year&gt;2015&lt;/year&gt;&lt;/dates&gt;&lt;publisher&gt;Elsevier&lt;/publisher&gt;&lt;isbn&gt;0960-9822&lt;/isbn&gt;&lt;urls&gt;&lt;related-urls&gt;&lt;url&gt;http://dx.doi.org/10.1016/j.cub.2015.01.065&lt;/url&gt;&lt;/related-urls&gt;&lt;/urls&gt;&lt;electronic-resource-num&gt;10.1016/j.cub.2015.01.065&lt;/electronic-resource-num&gt;&lt;access-date&gt;2016/09/19&lt;/access-date&gt;&lt;/record&gt;&lt;/Cite&gt;&lt;/EndNote&gt;</w:instrText>
      </w:r>
      <w:ins w:id="1153" w:author="Common, Jack" w:date="2019-10-23T11:58:00Z">
        <w:r w:rsidRPr="00331E42">
          <w:rPr>
            <w:rPrChange w:id="1154" w:author="Common, Jack" w:date="2019-10-23T11:58:00Z">
              <w:rPr>
                <w:b/>
                <w:color w:val="000000" w:themeColor="text1"/>
                <w:lang w:val="en-US"/>
              </w:rPr>
            </w:rPrChange>
          </w:rPr>
          <w:fldChar w:fldCharType="separate"/>
        </w:r>
      </w:ins>
      <w:r w:rsidR="00820E6F">
        <w:rPr>
          <w:noProof/>
        </w:rPr>
        <w:t>(48)</w:t>
      </w:r>
      <w:ins w:id="1155" w:author="Common, Jack" w:date="2019-10-23T11:58:00Z">
        <w:r w:rsidRPr="00331E42">
          <w:rPr>
            <w:lang w:val="en-US"/>
            <w:rPrChange w:id="1156" w:author="Common, Jack" w:date="2019-10-23T11:58:00Z">
              <w:rPr>
                <w:b/>
                <w:color w:val="000000" w:themeColor="text1"/>
                <w:lang w:val="en-US"/>
              </w:rPr>
            </w:rPrChange>
          </w:rPr>
          <w:fldChar w:fldCharType="end"/>
        </w:r>
        <w:r w:rsidRPr="00331E42">
          <w:rPr>
            <w:rPrChange w:id="1157" w:author="Common, Jack" w:date="2019-10-23T11:58:00Z">
              <w:rPr>
                <w:b/>
                <w:color w:val="000000" w:themeColor="text1"/>
              </w:rPr>
            </w:rPrChange>
          </w:rPr>
          <w:t xml:space="preserve"> is very sensitive to starting densities and hence becomes increasingly skewed at later timepoints. Applied to our data, it consequently produced impossibly high values of </w:t>
        </w:r>
      </w:ins>
      <w:ins w:id="1158" w:author="Common, Jack" w:date="2019-10-24T16:29:00Z">
        <w:r w:rsidR="0016471B">
          <w:rPr>
            <w:i/>
            <w:iCs/>
          </w:rPr>
          <w:t>W</w:t>
        </w:r>
      </w:ins>
      <w:ins w:id="1159" w:author="Common, Jack" w:date="2019-10-23T11:58:00Z">
        <w:r w:rsidRPr="00331E42">
          <w:rPr>
            <w:rPrChange w:id="1160" w:author="Common, Jack" w:date="2019-10-23T11:58:00Z">
              <w:rPr>
                <w:b/>
                <w:color w:val="000000" w:themeColor="text1"/>
              </w:rPr>
            </w:rPrChange>
          </w:rPr>
          <w:t xml:space="preserve">. </w:t>
        </w:r>
      </w:ins>
    </w:p>
    <w:p w14:paraId="1375594C" w14:textId="77777777" w:rsidR="00331E42" w:rsidRPr="003B3CCE" w:rsidRDefault="00331E42">
      <w:pPr>
        <w:rPr>
          <w:ins w:id="1161" w:author="Common, Jack" w:date="2019-10-23T11:58:00Z"/>
        </w:rPr>
        <w:pPrChange w:id="1162" w:author="Common, Jack" w:date="2019-10-23T12:01:00Z">
          <w:pPr>
            <w:pStyle w:val="Heading1"/>
          </w:pPr>
        </w:pPrChange>
      </w:pPr>
    </w:p>
    <w:p w14:paraId="17EF7262" w14:textId="77777777" w:rsidR="00331E42" w:rsidRPr="00331E42" w:rsidRDefault="00331E42">
      <w:pPr>
        <w:pStyle w:val="Heading2"/>
        <w:rPr>
          <w:ins w:id="1163" w:author="Common, Jack" w:date="2019-10-23T11:58:00Z"/>
          <w:i w:val="0"/>
          <w:rPrChange w:id="1164" w:author="Common, Jack" w:date="2019-10-23T11:58:00Z">
            <w:rPr>
              <w:ins w:id="1165" w:author="Common, Jack" w:date="2019-10-23T11:58:00Z"/>
              <w:i/>
              <w:iCs/>
            </w:rPr>
          </w:rPrChange>
        </w:rPr>
        <w:pPrChange w:id="1166" w:author="Common, Jack" w:date="2019-10-23T12:01:00Z">
          <w:pPr>
            <w:pStyle w:val="Heading1"/>
            <w:jc w:val="both"/>
          </w:pPr>
        </w:pPrChange>
      </w:pPr>
      <w:ins w:id="1167" w:author="Common, Jack" w:date="2019-10-23T11:58:00Z">
        <w:r w:rsidRPr="00331E42">
          <w:rPr>
            <w:rPrChange w:id="1168" w:author="Common, Jack" w:date="2019-10-23T11:58:00Z">
              <w:rPr>
                <w:b/>
                <w:iCs/>
              </w:rPr>
            </w:rPrChange>
          </w:rPr>
          <w:t>Phage evolution</w:t>
        </w:r>
      </w:ins>
    </w:p>
    <w:p w14:paraId="5803CECD" w14:textId="77777777" w:rsidR="00331E42" w:rsidRPr="00523448" w:rsidRDefault="00331E42">
      <w:pPr>
        <w:rPr>
          <w:ins w:id="1169" w:author="Common, Jack" w:date="2019-10-23T11:58:00Z"/>
        </w:rPr>
        <w:pPrChange w:id="1170" w:author="Common, Jack" w:date="2019-10-23T12:01:00Z">
          <w:pPr>
            <w:pStyle w:val="Heading1"/>
          </w:pPr>
        </w:pPrChange>
      </w:pPr>
    </w:p>
    <w:p w14:paraId="252166F7" w14:textId="77777777" w:rsidR="00331E42" w:rsidRPr="00523448" w:rsidRDefault="00331E42">
      <w:pPr>
        <w:rPr>
          <w:ins w:id="1171" w:author="Common, Jack" w:date="2019-10-23T11:58:00Z"/>
        </w:rPr>
        <w:pPrChange w:id="1172" w:author="Common, Jack" w:date="2019-10-23T12:01:00Z">
          <w:pPr>
            <w:pStyle w:val="Heading1"/>
          </w:pPr>
        </w:pPrChange>
      </w:pPr>
      <w:ins w:id="1173" w:author="Common, Jack" w:date="2019-10-23T11:58:00Z">
        <w:r w:rsidRPr="00331E42">
          <w:rPr>
            <w:rPrChange w:id="1174" w:author="Common, Jack" w:date="2019-10-23T11:58:00Z">
              <w:rPr>
                <w:b/>
                <w:color w:val="000000" w:themeColor="text1"/>
              </w:rPr>
            </w:rPrChange>
          </w:rPr>
          <w:t xml:space="preserve">We examined phage evolution during the experiment by sampling 12 individual plaques from each replicate that had detectable levels of phage from </w:t>
        </w:r>
        <w:r w:rsidRPr="00331E42">
          <w:rPr>
            <w:iCs/>
            <w:rPrChange w:id="1175" w:author="Common, Jack" w:date="2019-10-23T11:58:00Z">
              <w:rPr>
                <w:b/>
                <w:iCs/>
                <w:color w:val="000000" w:themeColor="text1"/>
              </w:rPr>
            </w:rPrChange>
          </w:rPr>
          <w:t>1</w:t>
        </w:r>
        <w:r w:rsidRPr="00331E42">
          <w:rPr>
            <w:rPrChange w:id="1176" w:author="Common, Jack" w:date="2019-10-23T11:58:00Z">
              <w:rPr>
                <w:b/>
                <w:color w:val="000000" w:themeColor="text1"/>
              </w:rPr>
            </w:rPrChange>
          </w:rPr>
          <w:t xml:space="preserve"> to </w:t>
        </w:r>
        <w:r w:rsidRPr="00331E42">
          <w:rPr>
            <w:iCs/>
            <w:rPrChange w:id="1177" w:author="Common, Jack" w:date="2019-10-23T11:58:00Z">
              <w:rPr>
                <w:b/>
                <w:iCs/>
                <w:color w:val="000000" w:themeColor="text1"/>
              </w:rPr>
            </w:rPrChange>
          </w:rPr>
          <w:t>3 dpi</w:t>
        </w:r>
        <w:r w:rsidRPr="00331E42">
          <w:rPr>
            <w:rPrChange w:id="1178" w:author="Common, Jack" w:date="2019-10-23T11:58:00Z">
              <w:rPr>
                <w:b/>
                <w:color w:val="000000" w:themeColor="text1"/>
              </w:rPr>
            </w:rPrChange>
          </w:rPr>
          <w:t xml:space="preserve">, which were amplified on PA14 </w:t>
        </w:r>
        <w:r w:rsidRPr="00331E42">
          <w:rPr>
            <w:i/>
            <w:rPrChange w:id="1179" w:author="Common, Jack" w:date="2019-10-23T11:58:00Z">
              <w:rPr>
                <w:b/>
                <w:i/>
                <w:color w:val="000000" w:themeColor="text1"/>
              </w:rPr>
            </w:rPrChange>
          </w:rPr>
          <w:t>csy</w:t>
        </w:r>
        <w:proofErr w:type="gramStart"/>
        <w:r w:rsidRPr="00331E42">
          <w:rPr>
            <w:i/>
            <w:rPrChange w:id="1180" w:author="Common, Jack" w:date="2019-10-23T11:58:00Z">
              <w:rPr>
                <w:b/>
                <w:i/>
                <w:color w:val="000000" w:themeColor="text1"/>
              </w:rPr>
            </w:rPrChange>
          </w:rPr>
          <w:t>3::</w:t>
        </w:r>
        <w:proofErr w:type="gramEnd"/>
        <w:r w:rsidRPr="00331E42">
          <w:rPr>
            <w:i/>
            <w:rPrChange w:id="1181" w:author="Common, Jack" w:date="2019-10-23T11:58:00Z">
              <w:rPr>
                <w:b/>
                <w:i/>
                <w:color w:val="000000" w:themeColor="text1"/>
              </w:rPr>
            </w:rPrChange>
          </w:rPr>
          <w:t xml:space="preserve">lacZ </w:t>
        </w:r>
        <w:r w:rsidRPr="00331E42">
          <w:rPr>
            <w:rPrChange w:id="1182" w:author="Common, Jack" w:date="2019-10-23T11:58:00Z">
              <w:rPr>
                <w:b/>
                <w:color w:val="000000" w:themeColor="text1"/>
              </w:rPr>
            </w:rPrChange>
          </w:rPr>
          <w:t xml:space="preserve">overnight in LB, at 37˚C and shaking at 180rpm. Phage were extracted using chloroform, and then diluted 1000-fold. Samples of each phage were then applied on lawns of each of the 24 BIMs and WT PA14 </w:t>
        </w:r>
        <w:r w:rsidRPr="00331E42">
          <w:rPr>
            <w:i/>
            <w:iCs/>
            <w:rPrChange w:id="1183" w:author="Common, Jack" w:date="2019-10-23T11:58:00Z">
              <w:rPr>
                <w:b/>
                <w:i/>
                <w:iCs/>
                <w:color w:val="000000" w:themeColor="text1"/>
              </w:rPr>
            </w:rPrChange>
          </w:rPr>
          <w:t>csy</w:t>
        </w:r>
        <w:proofErr w:type="gramStart"/>
        <w:r w:rsidRPr="00331E42">
          <w:rPr>
            <w:i/>
            <w:iCs/>
            <w:rPrChange w:id="1184" w:author="Common, Jack" w:date="2019-10-23T11:58:00Z">
              <w:rPr>
                <w:b/>
                <w:i/>
                <w:iCs/>
                <w:color w:val="000000" w:themeColor="text1"/>
              </w:rPr>
            </w:rPrChange>
          </w:rPr>
          <w:t>3::</w:t>
        </w:r>
        <w:proofErr w:type="gramEnd"/>
        <w:r w:rsidRPr="00331E42">
          <w:rPr>
            <w:i/>
            <w:iCs/>
            <w:rPrChange w:id="1185" w:author="Common, Jack" w:date="2019-10-23T11:58:00Z">
              <w:rPr>
                <w:b/>
                <w:i/>
                <w:iCs/>
                <w:color w:val="000000" w:themeColor="text1"/>
              </w:rPr>
            </w:rPrChange>
          </w:rPr>
          <w:t>lacZ</w:t>
        </w:r>
        <w:r w:rsidRPr="00331E42">
          <w:rPr>
            <w:rPrChange w:id="1186" w:author="Common, Jack" w:date="2019-10-23T11:58:00Z">
              <w:rPr>
                <w:b/>
                <w:color w:val="000000" w:themeColor="text1"/>
              </w:rPr>
            </w:rPrChange>
          </w:rPr>
          <w:t xml:space="preserve">. A successful infection was indicated by a clear lysis zone on the top lawn. Phage were classified according to whether they had expanded their infectivity range (could infect the original susceptible clone and a new clone in the BIM library). Of the </w:t>
        </w:r>
        <w:proofErr w:type="spellStart"/>
        <w:r w:rsidRPr="00331E42">
          <w:rPr>
            <w:rPrChange w:id="1187" w:author="Common, Jack" w:date="2019-10-23T11:58:00Z">
              <w:rPr>
                <w:b/>
                <w:color w:val="000000" w:themeColor="text1"/>
              </w:rPr>
            </w:rPrChange>
          </w:rPr>
          <w:t>phages</w:t>
        </w:r>
        <w:proofErr w:type="spellEnd"/>
        <w:r w:rsidRPr="00331E42">
          <w:rPr>
            <w:rPrChange w:id="1188" w:author="Common, Jack" w:date="2019-10-23T11:58:00Z">
              <w:rPr>
                <w:b/>
                <w:color w:val="000000" w:themeColor="text1"/>
              </w:rPr>
            </w:rPrChange>
          </w:rPr>
          <w:t xml:space="preserve"> that had undergone a host shift (lost infectivity to the original clone and could only infect a new clone), we confirmed their expanded infectivity range by sequencing the old and new protospacers on the evolved phage genome (</w:t>
        </w:r>
        <w:proofErr w:type="spellStart"/>
        <w:r w:rsidRPr="00331E42">
          <w:rPr>
            <w:rPrChange w:id="1189" w:author="Common, Jack" w:date="2019-10-23T11:58:00Z">
              <w:rPr>
                <w:b/>
                <w:color w:val="000000" w:themeColor="text1"/>
              </w:rPr>
            </w:rPrChange>
          </w:rPr>
          <w:t>SourceBioscience</w:t>
        </w:r>
        <w:proofErr w:type="spellEnd"/>
        <w:r w:rsidRPr="00331E42">
          <w:rPr>
            <w:rPrChange w:id="1190" w:author="Common, Jack" w:date="2019-10-23T11:58:00Z">
              <w:rPr>
                <w:b/>
                <w:color w:val="000000" w:themeColor="text1"/>
              </w:rPr>
            </w:rPrChange>
          </w:rPr>
          <w:t xml:space="preserve">, UK). We also sequenced the relevant protospacers of the pre-evolved escape phage from the BIM-phage library and ancestral DMS3vir. Primers are given in Table S3. </w:t>
        </w:r>
      </w:ins>
    </w:p>
    <w:p w14:paraId="0D77D911" w14:textId="77777777" w:rsidR="00331E42" w:rsidRPr="003B3CCE" w:rsidRDefault="00331E42">
      <w:pPr>
        <w:rPr>
          <w:ins w:id="1191" w:author="Common, Jack" w:date="2019-10-23T11:58:00Z"/>
        </w:rPr>
        <w:pPrChange w:id="1192" w:author="Common, Jack" w:date="2019-10-23T12:01:00Z">
          <w:pPr>
            <w:pStyle w:val="Heading1"/>
          </w:pPr>
        </w:pPrChange>
      </w:pPr>
    </w:p>
    <w:p w14:paraId="49CF11A7" w14:textId="2CFA2522" w:rsidR="00331E42" w:rsidRDefault="00331E42">
      <w:pPr>
        <w:pStyle w:val="Heading2"/>
        <w:rPr>
          <w:ins w:id="1193" w:author="Common, Jack" w:date="2019-10-23T12:01:00Z"/>
        </w:rPr>
      </w:pPr>
      <w:ins w:id="1194" w:author="Common, Jack" w:date="2019-10-23T11:58:00Z">
        <w:r w:rsidRPr="003B3CCE">
          <w:t>Statistical analyses</w:t>
        </w:r>
      </w:ins>
    </w:p>
    <w:p w14:paraId="136F5029" w14:textId="77777777" w:rsidR="003D57CF" w:rsidRPr="003D57CF" w:rsidRDefault="003D57CF">
      <w:pPr>
        <w:rPr>
          <w:ins w:id="1195" w:author="Common, Jack" w:date="2019-10-23T11:58:00Z"/>
          <w:rPrChange w:id="1196" w:author="Common, Jack" w:date="2019-10-23T12:01:00Z">
            <w:rPr>
              <w:ins w:id="1197" w:author="Common, Jack" w:date="2019-10-23T11:58:00Z"/>
              <w:i/>
              <w:iCs/>
            </w:rPr>
          </w:rPrChange>
        </w:rPr>
        <w:pPrChange w:id="1198" w:author="Common, Jack" w:date="2019-10-23T12:01:00Z">
          <w:pPr>
            <w:pStyle w:val="Heading1"/>
          </w:pPr>
        </w:pPrChange>
      </w:pPr>
    </w:p>
    <w:p w14:paraId="4D66BDC2" w14:textId="32AF52FE" w:rsidR="007F22AF" w:rsidRPr="007F22AF" w:rsidRDefault="00331E42">
      <w:pPr>
        <w:rPr>
          <w:ins w:id="1199" w:author="Common, Jack" w:date="2019-10-23T14:29:00Z"/>
          <w:lang w:val="en-US"/>
          <w:rPrChange w:id="1200" w:author="Common, Jack" w:date="2019-10-23T14:29:00Z">
            <w:rPr>
              <w:ins w:id="1201" w:author="Common, Jack" w:date="2019-10-23T14:29:00Z"/>
              <w:rFonts w:eastAsiaTheme="majorEastAsia" w:cs="Arial"/>
              <w:b/>
              <w:bCs/>
              <w:lang w:val="en-US"/>
            </w:rPr>
          </w:rPrChange>
        </w:rPr>
      </w:pPr>
      <w:ins w:id="1202" w:author="Common, Jack" w:date="2019-10-23T11:58:00Z">
        <w:r w:rsidRPr="00331E42">
          <w:t xml:space="preserve">All statistical analyses were carried out in R v3.5.3 </w:t>
        </w:r>
        <w:r w:rsidRPr="003B3CCE">
          <w:fldChar w:fldCharType="begin"/>
        </w:r>
      </w:ins>
      <w:r w:rsidR="00820E6F">
        <w:instrText xml:space="preserve"> ADDIN EN.CITE &lt;EndNote&gt;&lt;Cite&gt;&lt;Author&gt;R Core Team&lt;/Author&gt;&lt;Year&gt;2018&lt;/Year&gt;&lt;RecNum&gt;320&lt;/RecNum&gt;&lt;DisplayText&gt;(69)&lt;/DisplayText&gt;&lt;record&gt;&lt;rec-number&gt;320&lt;/rec-number&gt;&lt;foreign-keys&gt;&lt;key app="EN" db-id="xrr2swwexa2rd8ed2d6xfwf20r9v5devt2e2" timestamp="1556229289" guid="8f939d7d-fa08-453b-8f19-e33afbaa06c6"&gt;320&lt;/key&gt;&lt;/foreign-keys&gt;&lt;ref-type name="Computer Program"&gt;9&lt;/ref-type&gt;&lt;contributors&gt;&lt;authors&gt;&lt;author&gt;R Core Team,&lt;/author&gt;&lt;/authors&gt;&lt;/contributors&gt;&lt;titles&gt;&lt;title&gt;R: A language and environment for statistical computing&lt;/title&gt;&lt;/titles&gt;&lt;edition&gt;3.5.2 &amp;quot;Eggshell Igloo&amp;quot;&lt;/edition&gt;&lt;dates&gt;&lt;year&gt;2018&lt;/year&gt;&lt;/dates&gt;&lt;pub-location&gt;Vienna, Austria&lt;/pub-location&gt;&lt;publisher&gt;R Foundation for Statistical Computing&lt;/publisher&gt;&lt;urls&gt;&lt;related-urls&gt;&lt;url&gt;http://www.R-project.org/&lt;/url&gt;&lt;/related-urls&gt;&lt;/urls&gt;&lt;/record&gt;&lt;/Cite&gt;&lt;/EndNote&gt;</w:instrText>
      </w:r>
      <w:ins w:id="1203" w:author="Common, Jack" w:date="2019-10-23T11:58:00Z">
        <w:r w:rsidRPr="003B3CCE">
          <w:rPr>
            <w:rPrChange w:id="1204" w:author="Common, Jack" w:date="2019-10-23T11:58:00Z">
              <w:rPr>
                <w:lang w:val="en-US"/>
              </w:rPr>
            </w:rPrChange>
          </w:rPr>
          <w:fldChar w:fldCharType="separate"/>
        </w:r>
      </w:ins>
      <w:r w:rsidR="00820E6F">
        <w:rPr>
          <w:noProof/>
        </w:rPr>
        <w:t>(69)</w:t>
      </w:r>
      <w:ins w:id="1205" w:author="Common, Jack" w:date="2019-10-23T11:58:00Z">
        <w:r w:rsidRPr="003B3CCE">
          <w:rPr>
            <w:lang w:val="en-US"/>
          </w:rPr>
          <w:fldChar w:fldCharType="end"/>
        </w:r>
        <w:r w:rsidRPr="00331E42">
          <w:t xml:space="preserve">. The packages </w:t>
        </w:r>
        <w:proofErr w:type="spellStart"/>
        <w:r w:rsidRPr="00331E42">
          <w:t>dplyr</w:t>
        </w:r>
        <w:proofErr w:type="spellEnd"/>
        <w:r w:rsidRPr="00331E42">
          <w:t xml:space="preserve"> </w:t>
        </w:r>
        <w:r w:rsidRPr="003B3CCE">
          <w:fldChar w:fldCharType="begin"/>
        </w:r>
      </w:ins>
      <w:r w:rsidR="00820E6F">
        <w:instrText xml:space="preserve"> ADDIN EN.CITE &lt;EndNote&gt;&lt;Cite&gt;&lt;Author&gt;Wickham&lt;/Author&gt;&lt;Year&gt;2018&lt;/Year&gt;&lt;RecNum&gt;321&lt;/RecNum&gt;&lt;DisplayText&gt;(70)&lt;/DisplayText&gt;&lt;record&gt;&lt;rec-number&gt;321&lt;/rec-number&gt;&lt;foreign-keys&gt;&lt;key app="EN" db-id="xrr2swwexa2rd8ed2d6xfwf20r9v5devt2e2" timestamp="1556229289" guid="fe0e1cd8-0330-423e-9fc5-f423f549e5ae"&gt;321&lt;/key&gt;&lt;/foreign-keys&gt;&lt;ref-type name="Computer Program"&gt;9&lt;/ref-type&gt;&lt;contributors&gt;&lt;authors&gt;&lt;author&gt;Wickham, H.&lt;/author&gt;&lt;author&gt;François, R.&lt;/author&gt;&lt;author&gt;Henry, L.&lt;/author&gt;&lt;author&gt;Mûller, Kirill&lt;/author&gt;&lt;/authors&gt;&lt;/contributors&gt;&lt;titles&gt;&lt;title&gt;dplyr: A Grammar of Data Manipulation&lt;/title&gt;&lt;/titles&gt;&lt;edition&gt;0.7.8&lt;/edition&gt;&lt;dates&gt;&lt;year&gt;2018&lt;/year&gt;&lt;/dates&gt;&lt;urls&gt;&lt;related-urls&gt;&lt;url&gt;https://CRAN.R-project.org/package=dplyr&lt;/url&gt;&lt;/related-urls&gt;&lt;/urls&gt;&lt;/record&gt;&lt;/Cite&gt;&lt;/EndNote&gt;</w:instrText>
      </w:r>
      <w:ins w:id="1206" w:author="Common, Jack" w:date="2019-10-23T11:58:00Z">
        <w:r w:rsidRPr="003B3CCE">
          <w:rPr>
            <w:rPrChange w:id="1207" w:author="Common, Jack" w:date="2019-10-23T11:58:00Z">
              <w:rPr>
                <w:lang w:val="en-US"/>
              </w:rPr>
            </w:rPrChange>
          </w:rPr>
          <w:fldChar w:fldCharType="separate"/>
        </w:r>
      </w:ins>
      <w:r w:rsidR="00820E6F">
        <w:rPr>
          <w:noProof/>
        </w:rPr>
        <w:t>(70)</w:t>
      </w:r>
      <w:ins w:id="1208" w:author="Common, Jack" w:date="2019-10-23T11:58:00Z">
        <w:r w:rsidRPr="003B3CCE">
          <w:rPr>
            <w:lang w:val="en-US"/>
          </w:rPr>
          <w:fldChar w:fldCharType="end"/>
        </w:r>
        <w:r w:rsidRPr="00331E42">
          <w:t xml:space="preserve">, </w:t>
        </w:r>
        <w:proofErr w:type="spellStart"/>
        <w:r w:rsidRPr="00331E42">
          <w:t>tidyr</w:t>
        </w:r>
        <w:proofErr w:type="spellEnd"/>
        <w:r w:rsidRPr="00331E42">
          <w:t xml:space="preserve"> </w:t>
        </w:r>
        <w:r w:rsidRPr="003B3CCE">
          <w:fldChar w:fldCharType="begin"/>
        </w:r>
      </w:ins>
      <w:r w:rsidR="00820E6F">
        <w:instrText xml:space="preserve"> ADDIN EN.CITE &lt;EndNote&gt;&lt;Cite&gt;&lt;Author&gt;Henry&lt;/Author&gt;&lt;Year&gt;2018&lt;/Year&gt;&lt;RecNum&gt;323&lt;/RecNum&gt;&lt;DisplayText&gt;(71)&lt;/DisplayText&gt;&lt;record&gt;&lt;rec-number&gt;323&lt;/rec-number&gt;&lt;foreign-keys&gt;&lt;key app="EN" db-id="xrr2swwexa2rd8ed2d6xfwf20r9v5devt2e2" timestamp="1556229289" guid="91d9e5ac-1738-4f7d-bc42-250a734a400f"&gt;323&lt;/key&gt;&lt;/foreign-keys&gt;&lt;ref-type name="Computer Program"&gt;9&lt;/ref-type&gt;&lt;contributors&gt;&lt;authors&gt;&lt;author&gt;Henry, L.&lt;/author&gt;&lt;author&gt;Wickham, H.&lt;/author&gt;&lt;/authors&gt;&lt;/contributors&gt;&lt;titles&gt;&lt;title&gt;tidyr: Easily Tidy Data with &amp;apos;spread()&amp;apos; and &amp;apos;gather()&amp;apos; Functions&lt;/title&gt;&lt;/titles&gt;&lt;dates&gt;&lt;year&gt;2018&lt;/year&gt;&lt;/dates&gt;&lt;work-type&gt;0.8.2&lt;/work-type&gt;&lt;urls&gt;&lt;related-urls&gt;&lt;url&gt;https://CRAN.R-project.org/package=tidyr&lt;/url&gt;&lt;/related-urls&gt;&lt;/urls&gt;&lt;/record&gt;&lt;/Cite&gt;&lt;/EndNote&gt;</w:instrText>
      </w:r>
      <w:ins w:id="1209" w:author="Common, Jack" w:date="2019-10-23T11:58:00Z">
        <w:r w:rsidRPr="003B3CCE">
          <w:rPr>
            <w:rPrChange w:id="1210" w:author="Common, Jack" w:date="2019-10-23T11:58:00Z">
              <w:rPr>
                <w:lang w:val="en-US"/>
              </w:rPr>
            </w:rPrChange>
          </w:rPr>
          <w:fldChar w:fldCharType="separate"/>
        </w:r>
      </w:ins>
      <w:r w:rsidR="00820E6F">
        <w:rPr>
          <w:noProof/>
        </w:rPr>
        <w:t>(71)</w:t>
      </w:r>
      <w:ins w:id="1211" w:author="Common, Jack" w:date="2019-10-23T11:58:00Z">
        <w:r w:rsidRPr="003B3CCE">
          <w:rPr>
            <w:lang w:val="en-US"/>
          </w:rPr>
          <w:fldChar w:fldCharType="end"/>
        </w:r>
        <w:r w:rsidRPr="00331E42">
          <w:t xml:space="preserve"> and </w:t>
        </w:r>
        <w:proofErr w:type="spellStart"/>
        <w:r w:rsidRPr="00331E42">
          <w:t>magrittr</w:t>
        </w:r>
        <w:proofErr w:type="spellEnd"/>
        <w:r w:rsidRPr="00331E42">
          <w:t xml:space="preserve"> </w:t>
        </w:r>
        <w:r w:rsidRPr="003B3CCE">
          <w:fldChar w:fldCharType="begin"/>
        </w:r>
      </w:ins>
      <w:r w:rsidR="00820E6F">
        <w:instrText xml:space="preserve"> ADDIN EN.CITE &lt;EndNote&gt;&lt;Cite&gt;&lt;Author&gt;Bache&lt;/Author&gt;&lt;Year&gt;2014&lt;/Year&gt;&lt;RecNum&gt;322&lt;/RecNum&gt;&lt;DisplayText&gt;(72)&lt;/DisplayText&gt;&lt;record&gt;&lt;rec-number&gt;322&lt;/rec-number&gt;&lt;foreign-keys&gt;&lt;key app="EN" db-id="xrr2swwexa2rd8ed2d6xfwf20r9v5devt2e2" timestamp="1556229289" guid="31ba38a3-bd16-40cf-9647-e301ec66f38c"&gt;322&lt;/key&gt;&lt;/foreign-keys&gt;&lt;ref-type name="Computer Program"&gt;9&lt;/ref-type&gt;&lt;contributors&gt;&lt;authors&gt;&lt;author&gt;Bache, S. M.&lt;/author&gt;&lt;author&gt;Wickham, H.&lt;/author&gt;&lt;/authors&gt;&lt;/contributors&gt;&lt;titles&gt;&lt;title&gt;magrittr: A Forward-Pipe Operator for R&lt;/title&gt;&lt;/titles&gt;&lt;edition&gt;1.5&lt;/edition&gt;&lt;dates&gt;&lt;year&gt;2014&lt;/year&gt;&lt;/dates&gt;&lt;urls&gt;&lt;related-urls&gt;&lt;url&gt;https://CRAN.R-project.org/package=magrittr&lt;/url&gt;&lt;/related-urls&gt;&lt;/urls&gt;&lt;/record&gt;&lt;/Cite&gt;&lt;/EndNote&gt;</w:instrText>
      </w:r>
      <w:ins w:id="1212" w:author="Common, Jack" w:date="2019-10-23T11:58:00Z">
        <w:r w:rsidRPr="003B3CCE">
          <w:rPr>
            <w:rPrChange w:id="1213" w:author="Common, Jack" w:date="2019-10-23T11:58:00Z">
              <w:rPr>
                <w:lang w:val="en-US"/>
              </w:rPr>
            </w:rPrChange>
          </w:rPr>
          <w:fldChar w:fldCharType="separate"/>
        </w:r>
      </w:ins>
      <w:r w:rsidR="00820E6F">
        <w:rPr>
          <w:noProof/>
        </w:rPr>
        <w:t>(72)</w:t>
      </w:r>
      <w:ins w:id="1214" w:author="Common, Jack" w:date="2019-10-23T11:58:00Z">
        <w:r w:rsidRPr="003B3CCE">
          <w:rPr>
            <w:lang w:val="en-US"/>
          </w:rPr>
          <w:fldChar w:fldCharType="end"/>
        </w:r>
        <w:r w:rsidRPr="00331E42">
          <w:t xml:space="preserve"> were used for data handling. Generalised linear mixed models (GLMMs) were used throughout, and replicate was treated as a random effect in all models. </w:t>
        </w:r>
      </w:ins>
      <w:ins w:id="1215" w:author="Common, Jack" w:date="2019-10-24T10:58:00Z">
        <w:r w:rsidR="005B7980">
          <w:t>D</w:t>
        </w:r>
      </w:ins>
      <w:ins w:id="1216" w:author="Common, Jack" w:date="2019-10-23T14:24:00Z">
        <w:r w:rsidR="00E028ED">
          <w:t xml:space="preserve">ays post-infection </w:t>
        </w:r>
      </w:ins>
      <w:ins w:id="1217" w:author="Common, Jack" w:date="2019-10-23T14:25:00Z">
        <w:r w:rsidR="008058AE">
          <w:t xml:space="preserve">(dpi) </w:t>
        </w:r>
      </w:ins>
      <w:ins w:id="1218" w:author="Common, Jack" w:date="2019-10-23T14:24:00Z">
        <w:r w:rsidR="00E028ED">
          <w:t xml:space="preserve">was treated as </w:t>
        </w:r>
      </w:ins>
      <w:ins w:id="1219" w:author="Common, Jack" w:date="2019-10-24T10:58:00Z">
        <w:r w:rsidR="005B7980">
          <w:t xml:space="preserve">a </w:t>
        </w:r>
      </w:ins>
      <w:ins w:id="1220" w:author="Common, Jack" w:date="2019-10-24T10:28:00Z">
        <w:r w:rsidR="00F77436">
          <w:t>continuous</w:t>
        </w:r>
      </w:ins>
      <w:ins w:id="1221" w:author="Common, Jack" w:date="2019-10-24T10:58:00Z">
        <w:r w:rsidR="005B7980">
          <w:t xml:space="preserve"> variable and CRISPR allele diversity as a </w:t>
        </w:r>
        <w:r w:rsidR="00EB014B">
          <w:t>categorical variable</w:t>
        </w:r>
      </w:ins>
      <w:ins w:id="1222" w:author="Common, Jack" w:date="2019-10-24T10:26:00Z">
        <w:r w:rsidR="00D949A6">
          <w:t xml:space="preserve">. </w:t>
        </w:r>
      </w:ins>
      <w:ins w:id="1223" w:author="Common, Jack" w:date="2019-10-23T11:58:00Z">
        <w:r w:rsidRPr="00331E42">
          <w:t xml:space="preserve">Model selection followed a nested approach, where full versus reduced models were compared using information criteria </w:t>
        </w:r>
        <w:r w:rsidRPr="003B3CCE">
          <w:fldChar w:fldCharType="begin"/>
        </w:r>
      </w:ins>
      <w:r w:rsidR="00820E6F">
        <w:instrText xml:space="preserve"> ADDIN EN.CITE &lt;EndNote&gt;&lt;Cite&gt;&lt;Author&gt;Burnham&lt;/Author&gt;&lt;Year&gt;2004&lt;/Year&gt;&lt;RecNum&gt;258&lt;/RecNum&gt;&lt;DisplayText&gt;(73, 74)&lt;/DisplayText&gt;&lt;record&gt;&lt;rec-number&gt;258&lt;/rec-number&gt;&lt;foreign-keys&gt;&lt;key app="EN" db-id="es529ptxovvregexae9v20vfwwzddw2zv59z" timestamp="1536149973"&gt;258&lt;/key&gt;&lt;/foreign-keys&gt;&lt;ref-type name="Journal Article"&gt;17&lt;/ref-type&gt;&lt;contributors&gt;&lt;authors&gt;&lt;author&gt;Burnham, Kenneth P&lt;/author&gt;&lt;author&gt;Anderson, David R&lt;/author&gt;&lt;/authors&gt;&lt;/contributors&gt;&lt;titles&gt;&lt;title&gt;Multimodel inference: understanding AIC and BIC in model selection&lt;/title&gt;&lt;secondary-title&gt;Sociological Methods &amp;amp; Research&lt;/secondary-title&gt;&lt;/titles&gt;&lt;periodical&gt;&lt;full-title&gt;Sociological Methods &amp;amp; Research&lt;/full-title&gt;&lt;abbr-1&gt;Sociol. Methods Res.&lt;/abbr-1&gt;&lt;/periodical&gt;&lt;pages&gt;261-304&lt;/pages&gt;&lt;volume&gt;33&lt;/volume&gt;&lt;number&gt;2&lt;/number&gt;&lt;dates&gt;&lt;year&gt;2004&lt;/year&gt;&lt;/dates&gt;&lt;isbn&gt;0049-1241&lt;/isbn&gt;&lt;urls&gt;&lt;/urls&gt;&lt;/record&gt;&lt;/Cite&gt;&lt;Cite&gt;&lt;Author&gt;Burnham&lt;/Author&gt;&lt;Year&gt;2003&lt;/Year&gt;&lt;RecNum&gt;324&lt;/RecNum&gt;&lt;record&gt;&lt;rec-number&gt;324&lt;/rec-number&gt;&lt;foreign-keys&gt;&lt;key app="EN" db-id="xrr2swwexa2rd8ed2d6xfwf20r9v5devt2e2" timestamp="1556229290" guid="0c96e3eb-1280-423a-bbf2-20213f3219da"&gt;324&lt;/key&gt;&lt;/foreign-keys&gt;&lt;ref-type name="Book"&gt;6&lt;/ref-type&gt;&lt;contributors&gt;&lt;authors&gt;&lt;author&gt;Burnham, Kenneth P&lt;/author&gt;&lt;author&gt;Anderson, David R&lt;/author&gt;&lt;/authors&gt;&lt;/contributors&gt;&lt;titles&gt;&lt;title&gt;Model selection and multimodel inference: a practical information-theoretic approach&lt;/title&gt;&lt;/titles&gt;&lt;dates&gt;&lt;year&gt;2003&lt;/year&gt;&lt;/dates&gt;&lt;pub-location&gt;New York&lt;/pub-location&gt;&lt;publisher&gt;Springer&lt;/publisher&gt;&lt;isbn&gt;0387953647&lt;/isbn&gt;&lt;urls&gt;&lt;/urls&gt;&lt;/record&gt;&lt;/Cite&gt;&lt;/EndNote&gt;</w:instrText>
      </w:r>
      <w:ins w:id="1224" w:author="Common, Jack" w:date="2019-10-23T11:58:00Z">
        <w:r w:rsidRPr="003B3CCE">
          <w:rPr>
            <w:rPrChange w:id="1225" w:author="Common, Jack" w:date="2019-10-23T11:58:00Z">
              <w:rPr>
                <w:lang w:val="en-US"/>
              </w:rPr>
            </w:rPrChange>
          </w:rPr>
          <w:fldChar w:fldCharType="separate"/>
        </w:r>
      </w:ins>
      <w:r w:rsidR="00820E6F">
        <w:rPr>
          <w:noProof/>
        </w:rPr>
        <w:t>(73, 74)</w:t>
      </w:r>
      <w:ins w:id="1226" w:author="Common, Jack" w:date="2019-10-23T11:58:00Z">
        <w:r w:rsidRPr="003B3CCE">
          <w:rPr>
            <w:lang w:val="en-US"/>
          </w:rPr>
          <w:fldChar w:fldCharType="end"/>
        </w:r>
        <w:r w:rsidRPr="00331E42">
          <w:t xml:space="preserve">, and the similarity between observed and predicted values. The overall statistical significance of the single and interaction effects of fixed effects (that is, treatment and </w:t>
        </w:r>
      </w:ins>
      <w:ins w:id="1227" w:author="Common, Jack" w:date="2019-10-23T14:25:00Z">
        <w:r w:rsidR="008058AE">
          <w:t>dpi</w:t>
        </w:r>
      </w:ins>
      <w:ins w:id="1228" w:author="Common, Jack" w:date="2019-10-23T11:58:00Z">
        <w:r w:rsidRPr="00331E42">
          <w:t xml:space="preserve">) was assed using ANOVA, which gives an </w:t>
        </w:r>
        <w:r w:rsidRPr="00331E42">
          <w:rPr>
            <w:i/>
          </w:rPr>
          <w:t>F</w:t>
        </w:r>
        <w:r w:rsidRPr="00331E42">
          <w:t xml:space="preserve">- and associated </w:t>
        </w:r>
        <w:r w:rsidRPr="00331E42">
          <w:rPr>
            <w:i/>
          </w:rPr>
          <w:t>p</w:t>
        </w:r>
        <w:r w:rsidRPr="00331E42">
          <w:t xml:space="preserve">-value. Simple Bayesian GLMMs from the </w:t>
        </w:r>
        <w:proofErr w:type="spellStart"/>
        <w:r w:rsidRPr="00331E42">
          <w:t>MCMCglmm</w:t>
        </w:r>
        <w:proofErr w:type="spellEnd"/>
        <w:r w:rsidRPr="00331E42">
          <w:t xml:space="preserve"> </w:t>
        </w:r>
        <w:r w:rsidRPr="003B3CCE">
          <w:fldChar w:fldCharType="begin"/>
        </w:r>
      </w:ins>
      <w:r w:rsidR="00820E6F">
        <w:instrText xml:space="preserve"> ADDIN EN.CITE &lt;EndNote&gt;&lt;Cite&gt;&lt;Author&gt;Hadfield&lt;/Author&gt;&lt;Year&gt;2010&lt;/Year&gt;&lt;RecNum&gt;1718&lt;/RecNum&gt;&lt;DisplayText&gt;(75)&lt;/DisplayText&gt;&lt;record&gt;&lt;rec-number&gt;1718&lt;/rec-number&gt;&lt;foreign-keys&gt;&lt;key app="EN" db-id="es529ptxovvregexae9v20vfwwzddw2zv59z" timestamp="1561735591"&gt;1718&lt;/key&gt;&lt;/foreign-keys&gt;&lt;ref-type name="Journal Article"&gt;17&lt;/ref-type&gt;&lt;contributors&gt;&lt;authors&gt;&lt;author&gt;Hadfield, Jarrod D&lt;/author&gt;&lt;/authors&gt;&lt;/contributors&gt;&lt;titles&gt;&lt;title&gt;MCMC Methods for Multi-Response Generalized Linear Mixed Models: The MCMCglmm R Package&lt;/title&gt;&lt;secondary-title&gt;Journal of Statistical Software&lt;/secondary-title&gt;&lt;/titles&gt;&lt;pages&gt;1-22&lt;/pages&gt;&lt;volume&gt;33&lt;/volume&gt;&lt;number&gt;2&lt;/number&gt;&lt;dates&gt;&lt;year&gt;2010&lt;/year&gt;&lt;/dates&gt;&lt;urls&gt;&lt;related-urls&gt;&lt;url&gt;http://www.jstatsoft.org/v33/i02/&lt;/url&gt;&lt;/related-urls&gt;&lt;/urls&gt;&lt;/record&gt;&lt;/Cite&gt;&lt;/EndNote&gt;</w:instrText>
      </w:r>
      <w:ins w:id="1229" w:author="Common, Jack" w:date="2019-10-23T11:58:00Z">
        <w:r w:rsidRPr="003B3CCE">
          <w:rPr>
            <w:rPrChange w:id="1230" w:author="Common, Jack" w:date="2019-10-23T11:58:00Z">
              <w:rPr>
                <w:lang w:val="en-US"/>
              </w:rPr>
            </w:rPrChange>
          </w:rPr>
          <w:fldChar w:fldCharType="separate"/>
        </w:r>
      </w:ins>
      <w:r w:rsidR="00820E6F">
        <w:rPr>
          <w:noProof/>
        </w:rPr>
        <w:t>(75)</w:t>
      </w:r>
      <w:ins w:id="1231" w:author="Common, Jack" w:date="2019-10-23T11:58:00Z">
        <w:r w:rsidRPr="003B3CCE">
          <w:rPr>
            <w:lang w:val="en-US"/>
          </w:rPr>
          <w:fldChar w:fldCharType="end"/>
        </w:r>
        <w:r w:rsidRPr="00331E42">
          <w:t xml:space="preserve"> package were used to analyse phage evolution. These models used a probit transformation (the inverse standard normal distribution of the probability) and a flat prior. The overall statistical significance of the single and additive effects of fixed effects in these models was assessed using </w:t>
        </w:r>
      </w:ins>
      <w:ins w:id="1232" w:author="Common, Jack" w:date="2019-10-24T19:51:00Z">
        <w:r w:rsidR="00510694">
          <w:t>Likelihood Ratio (LR)</w:t>
        </w:r>
      </w:ins>
      <w:ins w:id="1233" w:author="Common, Jack" w:date="2019-10-23T11:58:00Z">
        <w:r w:rsidRPr="00331E42">
          <w:t xml:space="preserve"> tests and their associated </w:t>
        </w:r>
        <w:r w:rsidRPr="00331E42">
          <w:rPr>
            <w:i/>
          </w:rPr>
          <w:t>p</w:t>
        </w:r>
        <w:r w:rsidRPr="00331E42">
          <w:rPr>
            <w:iCs/>
          </w:rPr>
          <w:t>-</w:t>
        </w:r>
        <w:r w:rsidRPr="00331E42">
          <w:t xml:space="preserve">values using the </w:t>
        </w:r>
        <w:proofErr w:type="spellStart"/>
        <w:r w:rsidRPr="00331E42">
          <w:t>VCVglmm</w:t>
        </w:r>
        <w:proofErr w:type="spellEnd"/>
        <w:r w:rsidRPr="00331E42">
          <w:t xml:space="preserve"> package </w:t>
        </w:r>
        <w:r w:rsidRPr="003B3CCE">
          <w:fldChar w:fldCharType="begin"/>
        </w:r>
      </w:ins>
      <w:r w:rsidR="00820E6F">
        <w:instrText xml:space="preserve"> ADDIN EN.CITE &lt;EndNote&gt;&lt;Cite&gt;&lt;Author&gt;Brown&lt;/Author&gt;&lt;Year&gt;2019&lt;/Year&gt;&lt;RecNum&gt;1719&lt;/RecNum&gt;&lt;DisplayText&gt;(76)&lt;/DisplayText&gt;&lt;record&gt;&lt;rec-number&gt;1719&lt;/rec-number&gt;&lt;foreign-keys&gt;&lt;key app="EN" db-id="es529ptxovvregexae9v20vfwwzddw2zv59z" timestamp="1561735788"&gt;1719&lt;/key&gt;&lt;/foreign-keys&gt;&lt;ref-type name="Computer Program"&gt;9&lt;/ref-type&gt;&lt;contributors&gt;&lt;authors&gt;&lt;author&gt;Brown, Max&lt;/author&gt;&lt;/authors&gt;&lt;/contributors&gt;&lt;titles&gt;&lt;title&gt;VCVglmm: Manipulating model outputs from MCMCglmm and lme4 objects, usually involving variance-covariance matrices&lt;/title&gt;&lt;/titles&gt;&lt;edition&gt;0.0.0.9&lt;/edition&gt;&lt;dates&gt;&lt;year&gt;2019&lt;/year&gt;&lt;/dates&gt;&lt;urls&gt;&lt;related-urls&gt;&lt;url&gt;https://github.com/Euphrasiologist/VCVglmm&lt;/url&gt;&lt;/related-urls&gt;&lt;/urls&gt;&lt;/record&gt;&lt;/Cite&gt;&lt;/EndNote&gt;</w:instrText>
      </w:r>
      <w:ins w:id="1234" w:author="Common, Jack" w:date="2019-10-23T11:58:00Z">
        <w:r w:rsidRPr="003B3CCE">
          <w:rPr>
            <w:rPrChange w:id="1235" w:author="Common, Jack" w:date="2019-10-23T11:58:00Z">
              <w:rPr>
                <w:lang w:val="en-US"/>
              </w:rPr>
            </w:rPrChange>
          </w:rPr>
          <w:fldChar w:fldCharType="separate"/>
        </w:r>
      </w:ins>
      <w:r w:rsidR="00820E6F">
        <w:rPr>
          <w:noProof/>
        </w:rPr>
        <w:t>(76)</w:t>
      </w:r>
      <w:ins w:id="1236" w:author="Common, Jack" w:date="2019-10-23T11:58:00Z">
        <w:r w:rsidRPr="003B3CCE">
          <w:rPr>
            <w:lang w:val="en-US"/>
          </w:rPr>
          <w:fldChar w:fldCharType="end"/>
        </w:r>
        <w:r w:rsidRPr="00331E42">
          <w:t xml:space="preserve">. Where possible, exact </w:t>
        </w:r>
        <w:r w:rsidRPr="00331E42">
          <w:rPr>
            <w:i/>
            <w:iCs/>
          </w:rPr>
          <w:t>p</w:t>
        </w:r>
        <w:r w:rsidRPr="00331E42">
          <w:t>-values are given</w:t>
        </w:r>
      </w:ins>
      <w:ins w:id="1237" w:author="Common, Jack" w:date="2019-10-23T14:29:00Z">
        <w:r w:rsidR="009D7C4D">
          <w:t xml:space="preserve">, </w:t>
        </w:r>
      </w:ins>
      <w:ins w:id="1238" w:author="Common, Jack" w:date="2019-10-23T11:58:00Z">
        <w:r w:rsidRPr="00331E42">
          <w:t xml:space="preserve">but R is unable to give exact values when </w:t>
        </w:r>
        <w:r w:rsidRPr="00331E42">
          <w:rPr>
            <w:i/>
            <w:iCs/>
          </w:rPr>
          <w:t>p</w:t>
        </w:r>
        <w:r w:rsidRPr="00331E42">
          <w:t xml:space="preserve"> &lt; 2.2 x 10</w:t>
        </w:r>
        <w:r w:rsidRPr="00331E42">
          <w:rPr>
            <w:vertAlign w:val="subscript"/>
          </w:rPr>
          <w:softHyphen/>
        </w:r>
        <w:r w:rsidRPr="00331E42">
          <w:rPr>
            <w:vertAlign w:val="subscript"/>
          </w:rPr>
          <w:softHyphen/>
        </w:r>
        <w:r w:rsidRPr="00331E42">
          <w:rPr>
            <w:vertAlign w:val="superscript"/>
          </w:rPr>
          <w:t>-16</w:t>
        </w:r>
        <w:r w:rsidRPr="00331E42">
          <w:t>. When phage titre was considered as the response variable, data was log-transformed to improve model fit. Credibility intervals around model coefficients and predict</w:t>
        </w:r>
      </w:ins>
      <w:ins w:id="1239" w:author="Common, Jack" w:date="2019-10-24T15:11:00Z">
        <w:r w:rsidR="008C2100">
          <w:t xml:space="preserve">ions </w:t>
        </w:r>
      </w:ins>
      <w:ins w:id="1240" w:author="Common, Jack" w:date="2019-10-23T11:58:00Z">
        <w:r w:rsidRPr="00331E42">
          <w:t xml:space="preserve">were calculated to the 95%, 89% and 67% level to give the reader a clearer indication of effect size. The package ggplot2 </w:t>
        </w:r>
        <w:r w:rsidRPr="003B3CCE">
          <w:fldChar w:fldCharType="begin"/>
        </w:r>
      </w:ins>
      <w:r w:rsidR="00820E6F">
        <w:instrText xml:space="preserve"> ADDIN EN.CITE &lt;EndNote&gt;&lt;Cite&gt;&lt;Author&gt;Wickham&lt;/Author&gt;&lt;Year&gt;2009&lt;/Year&gt;&lt;RecNum&gt;275&lt;/RecNum&gt;&lt;DisplayText&gt;(77)&lt;/DisplayText&gt;&lt;record&gt;&lt;rec-number&gt;275&lt;/rec-number&gt;&lt;foreign-keys&gt;&lt;key app="EN" db-id="xrr2swwexa2rd8ed2d6xfwf20r9v5devt2e2" timestamp="1556229282" guid="f1235755-b524-4934-9847-8152ae5aaff6"&gt;275&lt;/key&gt;&lt;/foreign-keys&gt;&lt;ref-type name="Computer Program"&gt;9&lt;/ref-type&gt;&lt;contributors&gt;&lt;authors&gt;&lt;author&gt;Wickham, H.&lt;/author&gt;&lt;/authors&gt;&lt;/contributors&gt;&lt;titles&gt;&lt;title&gt;ggplot2: Elegant Graphics for Data Analysis&lt;/title&gt;&lt;/titles&gt;&lt;dates&gt;&lt;year&gt;2009&lt;/year&gt;&lt;/dates&gt;&lt;publisher&gt;Springer-Verlag New York&lt;/publisher&gt;&lt;urls&gt;&lt;related-urls&gt;&lt;url&gt;http://ggplot2.org&lt;/url&gt;&lt;/related-urls&gt;&lt;/urls&gt;&lt;/record&gt;&lt;/Cite&gt;&lt;/EndNote&gt;</w:instrText>
      </w:r>
      <w:ins w:id="1241" w:author="Common, Jack" w:date="2019-10-23T11:58:00Z">
        <w:r w:rsidRPr="003B3CCE">
          <w:rPr>
            <w:rPrChange w:id="1242" w:author="Common, Jack" w:date="2019-10-23T11:58:00Z">
              <w:rPr>
                <w:lang w:val="en-US"/>
              </w:rPr>
            </w:rPrChange>
          </w:rPr>
          <w:fldChar w:fldCharType="separate"/>
        </w:r>
      </w:ins>
      <w:r w:rsidR="00820E6F">
        <w:rPr>
          <w:noProof/>
        </w:rPr>
        <w:t>(77)</w:t>
      </w:r>
      <w:ins w:id="1243" w:author="Common, Jack" w:date="2019-10-23T11:58:00Z">
        <w:r w:rsidRPr="003B3CCE">
          <w:rPr>
            <w:lang w:val="en-US"/>
          </w:rPr>
          <w:fldChar w:fldCharType="end"/>
        </w:r>
        <w:r w:rsidRPr="00331E42">
          <w:t xml:space="preserve"> was used to generate figures. All R code used for analyses and figures is available at this manuscript’s GitHub page.</w:t>
        </w:r>
      </w:ins>
      <w:ins w:id="1244" w:author="Common, Jack" w:date="2019-10-23T14:29:00Z">
        <w:r w:rsidR="007F22AF">
          <w:rPr>
            <w:rFonts w:cs="Arial"/>
            <w:bCs/>
            <w:lang w:val="en-US"/>
          </w:rPr>
          <w:br w:type="page"/>
        </w:r>
      </w:ins>
    </w:p>
    <w:p w14:paraId="047C2DE4" w14:textId="77B7488A" w:rsidR="586358AE" w:rsidRPr="009C0FC6" w:rsidRDefault="586358AE">
      <w:pPr>
        <w:pStyle w:val="Heading1"/>
        <w:jc w:val="both"/>
        <w:rPr>
          <w:rFonts w:cs="Arial"/>
          <w:b w:val="0"/>
          <w:bCs/>
          <w:color w:val="auto"/>
          <w:szCs w:val="24"/>
          <w:lang w:val="en-US"/>
        </w:rPr>
        <w:pPrChange w:id="1245" w:author="Common, Jack" w:date="2019-10-23T10:58:00Z">
          <w:pPr>
            <w:pStyle w:val="Heading1"/>
            <w:spacing w:line="480" w:lineRule="auto"/>
            <w:jc w:val="both"/>
          </w:pPr>
        </w:pPrChange>
      </w:pPr>
      <w:r w:rsidRPr="009C0FC6">
        <w:rPr>
          <w:rFonts w:cs="Arial"/>
          <w:bCs/>
          <w:color w:val="auto"/>
          <w:szCs w:val="24"/>
          <w:lang w:val="en-US"/>
        </w:rPr>
        <w:t>Acknowledgements</w:t>
      </w:r>
    </w:p>
    <w:p w14:paraId="477C27A1" w14:textId="650C1E42" w:rsidR="586358AE" w:rsidRPr="009C0FC6" w:rsidRDefault="586358AE">
      <w:pPr>
        <w:jc w:val="both"/>
        <w:rPr>
          <w:rFonts w:cs="Arial"/>
          <w:color w:val="000000" w:themeColor="text1"/>
        </w:rPr>
        <w:pPrChange w:id="1246" w:author="Common, Jack" w:date="2019-10-23T10:58:00Z">
          <w:pPr>
            <w:spacing w:line="480" w:lineRule="auto"/>
            <w:jc w:val="both"/>
          </w:pPr>
        </w:pPrChange>
      </w:pPr>
    </w:p>
    <w:p w14:paraId="0DF3EA0D" w14:textId="12C2DF68" w:rsidR="006F263F" w:rsidRDefault="00CD4A4D">
      <w:pPr>
        <w:jc w:val="both"/>
        <w:rPr>
          <w:ins w:id="1247" w:author="Common, Jack" w:date="2019-10-24T16:32:00Z"/>
          <w:rFonts w:cs="Arial"/>
          <w:color w:val="000000" w:themeColor="text1"/>
        </w:rPr>
        <w:pPrChange w:id="1248" w:author="Common, Jack" w:date="2019-10-24T16:32:00Z">
          <w:pPr/>
        </w:pPrChange>
      </w:pPr>
      <w:r w:rsidRPr="00831DB0">
        <w:rPr>
          <w:rFonts w:cs="Arial"/>
          <w:color w:val="000000" w:themeColor="text1"/>
        </w:rPr>
        <w:t xml:space="preserve">We </w:t>
      </w:r>
      <w:r w:rsidR="009E693A">
        <w:rPr>
          <w:rFonts w:cs="Arial"/>
          <w:color w:val="000000" w:themeColor="text1"/>
        </w:rPr>
        <w:t xml:space="preserve">thank </w:t>
      </w:r>
      <w:r w:rsidRPr="00831DB0">
        <w:rPr>
          <w:rFonts w:cs="Arial"/>
          <w:color w:val="000000" w:themeColor="text1"/>
        </w:rPr>
        <w:t xml:space="preserve">Meaghan Castledine for </w:t>
      </w:r>
      <w:r w:rsidR="009E693A">
        <w:rPr>
          <w:rFonts w:cs="Arial"/>
          <w:color w:val="000000" w:themeColor="text1"/>
        </w:rPr>
        <w:t xml:space="preserve">help </w:t>
      </w:r>
      <w:r w:rsidR="00AC7525">
        <w:rPr>
          <w:rFonts w:cs="Arial"/>
          <w:color w:val="000000" w:themeColor="text1"/>
        </w:rPr>
        <w:t>constructing</w:t>
      </w:r>
      <w:r w:rsidR="009E693A" w:rsidRPr="00831DB0">
        <w:rPr>
          <w:rFonts w:cs="Arial"/>
          <w:color w:val="000000" w:themeColor="text1"/>
        </w:rPr>
        <w:t xml:space="preserve"> </w:t>
      </w:r>
      <w:r w:rsidRPr="00831DB0">
        <w:rPr>
          <w:rFonts w:cs="Arial"/>
          <w:color w:val="000000" w:themeColor="text1"/>
        </w:rPr>
        <w:t>the pBAM1(Gm)_lacZ plasmid</w:t>
      </w:r>
      <w:r w:rsidR="00B47C89">
        <w:rPr>
          <w:rFonts w:cs="Arial"/>
          <w:color w:val="000000" w:themeColor="text1"/>
        </w:rPr>
        <w:t>.</w:t>
      </w:r>
      <w:ins w:id="1249" w:author="Common, Jack" w:date="2019-10-24T16:32:00Z">
        <w:r w:rsidR="006F263F">
          <w:rPr>
            <w:rFonts w:cs="Arial"/>
            <w:color w:val="000000" w:themeColor="text1"/>
          </w:rPr>
          <w:br w:type="page"/>
        </w:r>
      </w:ins>
    </w:p>
    <w:p w14:paraId="12A0C2D4" w14:textId="065BD378" w:rsidR="006F263F" w:rsidRDefault="006F263F">
      <w:pPr>
        <w:pStyle w:val="Heading1"/>
        <w:rPr>
          <w:ins w:id="1250" w:author="Common, Jack" w:date="2019-10-24T16:32:00Z"/>
        </w:rPr>
        <w:pPrChange w:id="1251" w:author="Common, Jack" w:date="2019-10-24T16:32:00Z">
          <w:pPr>
            <w:jc w:val="both"/>
          </w:pPr>
        </w:pPrChange>
      </w:pPr>
      <w:ins w:id="1252" w:author="Common, Jack" w:date="2019-10-24T16:32:00Z">
        <w:r>
          <w:t>Funding</w:t>
        </w:r>
      </w:ins>
    </w:p>
    <w:p w14:paraId="0BCC44B1" w14:textId="77777777" w:rsidR="006F263F" w:rsidRDefault="006F263F">
      <w:pPr>
        <w:jc w:val="both"/>
        <w:rPr>
          <w:ins w:id="1253" w:author="Common, Jack" w:date="2019-10-24T16:32:00Z"/>
          <w:rFonts w:cs="Arial"/>
          <w:color w:val="000000" w:themeColor="text1"/>
        </w:rPr>
      </w:pPr>
    </w:p>
    <w:p w14:paraId="413FE38E" w14:textId="0EC76600" w:rsidR="00FB4B31" w:rsidRPr="00FB4B31" w:rsidRDefault="00F40497">
      <w:pPr>
        <w:jc w:val="both"/>
        <w:rPr>
          <w:rFonts w:cs="Arial"/>
          <w:color w:val="000000" w:themeColor="text1"/>
        </w:rPr>
        <w:pPrChange w:id="1254" w:author="Common, Jack" w:date="2019-10-23T10:58:00Z">
          <w:pPr>
            <w:spacing w:line="480" w:lineRule="auto"/>
            <w:jc w:val="both"/>
          </w:pPr>
        </w:pPrChange>
      </w:pPr>
      <w:del w:id="1255" w:author="Common, Jack" w:date="2019-10-24T16:32:00Z">
        <w:r w:rsidDel="006F263F">
          <w:rPr>
            <w:rFonts w:cs="Arial"/>
            <w:color w:val="000000" w:themeColor="text1"/>
          </w:rPr>
          <w:delText xml:space="preserve"> </w:delText>
        </w:r>
      </w:del>
      <w:r w:rsidR="00FB4B31" w:rsidRPr="00FB4B31">
        <w:rPr>
          <w:rFonts w:cs="Arial"/>
          <w:color w:val="000000" w:themeColor="text1"/>
        </w:rPr>
        <w:t>J</w:t>
      </w:r>
      <w:r w:rsidR="00FB4B31">
        <w:rPr>
          <w:rFonts w:cs="Arial"/>
          <w:color w:val="000000" w:themeColor="text1"/>
        </w:rPr>
        <w:t>C</w:t>
      </w:r>
      <w:r w:rsidR="00FB4B31" w:rsidRPr="00FB4B31">
        <w:rPr>
          <w:rFonts w:cs="Arial"/>
          <w:color w:val="000000" w:themeColor="text1"/>
        </w:rPr>
        <w:t xml:space="preserve"> acknowledges </w:t>
      </w:r>
      <w:r w:rsidR="00D15FA2">
        <w:rPr>
          <w:rFonts w:cs="Arial"/>
          <w:color w:val="000000" w:themeColor="text1"/>
        </w:rPr>
        <w:t xml:space="preserve">funding from </w:t>
      </w:r>
      <w:r w:rsidR="00FB4B31" w:rsidRPr="00FB4B31">
        <w:rPr>
          <w:rFonts w:cs="Arial"/>
          <w:color w:val="000000" w:themeColor="text1"/>
        </w:rPr>
        <w:t>the Biotechnology and Biological Sciences Research Council</w:t>
      </w:r>
      <w:r w:rsidR="00962420">
        <w:rPr>
          <w:rFonts w:cs="Arial"/>
          <w:color w:val="000000" w:themeColor="text1"/>
        </w:rPr>
        <w:t xml:space="preserve"> </w:t>
      </w:r>
      <w:r w:rsidR="00FB4B31" w:rsidRPr="00FB4B31">
        <w:rPr>
          <w:rFonts w:cs="Arial"/>
          <w:color w:val="000000" w:themeColor="text1"/>
        </w:rPr>
        <w:t xml:space="preserve">(bbsrc.ac.uk/) (BB/J014400/1 and BB/M009122/1). </w:t>
      </w:r>
      <w:r w:rsidR="002264FD">
        <w:rPr>
          <w:rFonts w:cs="Arial"/>
          <w:color w:val="000000" w:themeColor="text1"/>
        </w:rPr>
        <w:t>DWS acknowledges funding from the Medical Research Council (</w:t>
      </w:r>
      <w:r w:rsidR="0062188E" w:rsidRPr="0062188E">
        <w:rPr>
          <w:rFonts w:cs="Arial"/>
          <w:color w:val="000000" w:themeColor="text1"/>
        </w:rPr>
        <w:t>mrc.ukri.org</w:t>
      </w:r>
      <w:r w:rsidR="008E08E6">
        <w:rPr>
          <w:rFonts w:cs="Arial"/>
          <w:color w:val="000000" w:themeColor="text1"/>
        </w:rPr>
        <w:t>) (</w:t>
      </w:r>
      <w:r w:rsidR="008E08E6" w:rsidRPr="008E08E6">
        <w:rPr>
          <w:rFonts w:cs="Arial"/>
          <w:color w:val="000000" w:themeColor="text1"/>
        </w:rPr>
        <w:t>MR/N013794/</w:t>
      </w:r>
      <w:r w:rsidR="008E08E6">
        <w:rPr>
          <w:rFonts w:cs="Arial"/>
          <w:color w:val="000000" w:themeColor="text1"/>
        </w:rPr>
        <w:t xml:space="preserve">1). </w:t>
      </w:r>
      <w:r w:rsidR="00962420" w:rsidRPr="00FB4B31">
        <w:rPr>
          <w:rFonts w:cs="Arial"/>
          <w:color w:val="000000" w:themeColor="text1"/>
        </w:rPr>
        <w:t>SVH acknowledges funding from the BBSRC (BB/R010781/1) and from the People Programme (Marie Curie Actions; ec.europa.eu/research/</w:t>
      </w:r>
      <w:proofErr w:type="spellStart"/>
      <w:r w:rsidR="00962420" w:rsidRPr="00FB4B31">
        <w:rPr>
          <w:rFonts w:cs="Arial"/>
          <w:color w:val="000000" w:themeColor="text1"/>
        </w:rPr>
        <w:t>mariecurieactions</w:t>
      </w:r>
      <w:proofErr w:type="spellEnd"/>
      <w:r w:rsidR="00962420" w:rsidRPr="00FB4B31">
        <w:rPr>
          <w:rFonts w:cs="Arial"/>
          <w:color w:val="000000" w:themeColor="text1"/>
        </w:rPr>
        <w:t>/) of the European Union’s Horizon 2020 (REA grant agreement no. 660039)</w:t>
      </w:r>
      <w:r w:rsidR="0065530B">
        <w:rPr>
          <w:rFonts w:cs="Arial"/>
          <w:color w:val="000000" w:themeColor="text1"/>
        </w:rPr>
        <w:t xml:space="preserve">. </w:t>
      </w:r>
      <w:r w:rsidR="00FB4B31" w:rsidRPr="00FB4B31">
        <w:rPr>
          <w:rFonts w:cs="Arial"/>
          <w:color w:val="000000" w:themeColor="text1"/>
        </w:rPr>
        <w:t xml:space="preserve">ERW acknowledges funding from the Natural Environment Research Council (nerc.ac.uk) (NE/M018350/1), the European Research Council (erc.europa.eu) (ERC-STG-2016-714478 – EVOIMMECH) and the </w:t>
      </w:r>
      <w:r w:rsidR="0065530B">
        <w:rPr>
          <w:rFonts w:cs="Arial"/>
          <w:color w:val="000000" w:themeColor="text1"/>
        </w:rPr>
        <w:t>BBSRC</w:t>
      </w:r>
      <w:r w:rsidR="00FB4B31" w:rsidRPr="00FB4B31">
        <w:rPr>
          <w:rFonts w:cs="Arial"/>
          <w:color w:val="000000" w:themeColor="text1"/>
        </w:rPr>
        <w:t xml:space="preserve"> (BB/N017412/1). </w:t>
      </w:r>
    </w:p>
    <w:p w14:paraId="7F42DA96" w14:textId="4B09A457" w:rsidR="00062AE4" w:rsidRPr="009C0FC6" w:rsidRDefault="00FB4B31">
      <w:pPr>
        <w:jc w:val="both"/>
        <w:rPr>
          <w:rFonts w:cs="Arial"/>
          <w:color w:val="000000" w:themeColor="text1"/>
        </w:rPr>
        <w:pPrChange w:id="1256" w:author="Common, Jack" w:date="2019-10-23T10:58:00Z">
          <w:pPr>
            <w:spacing w:line="480" w:lineRule="auto"/>
            <w:jc w:val="both"/>
          </w:pPr>
        </w:pPrChange>
      </w:pPr>
      <w:r w:rsidRPr="00FB4B31">
        <w:rPr>
          <w:rFonts w:cs="Arial"/>
          <w:color w:val="000000" w:themeColor="text1"/>
        </w:rPr>
        <w:t xml:space="preserve"> </w:t>
      </w:r>
      <w:r w:rsidR="00F00984">
        <w:rPr>
          <w:rFonts w:cs="Arial"/>
          <w:color w:val="000000" w:themeColor="text1"/>
        </w:rPr>
        <w:br w:type="page"/>
      </w:r>
    </w:p>
    <w:p w14:paraId="3B23103C" w14:textId="4FD2D162" w:rsidR="00132219" w:rsidRPr="009C0FC6" w:rsidRDefault="005C7161">
      <w:pPr>
        <w:pStyle w:val="Heading1"/>
        <w:jc w:val="both"/>
        <w:rPr>
          <w:rFonts w:cs="Arial"/>
          <w:b w:val="0"/>
          <w:bCs/>
          <w:color w:val="auto"/>
          <w:szCs w:val="24"/>
          <w:lang w:val="en-US"/>
        </w:rPr>
        <w:pPrChange w:id="1257" w:author="Common, Jack" w:date="2019-10-23T10:58:00Z">
          <w:pPr>
            <w:pStyle w:val="Heading1"/>
            <w:spacing w:line="480" w:lineRule="auto"/>
            <w:jc w:val="both"/>
          </w:pPr>
        </w:pPrChange>
      </w:pPr>
      <w:r w:rsidRPr="009C0FC6">
        <w:rPr>
          <w:rFonts w:cs="Arial"/>
          <w:bCs/>
          <w:color w:val="auto"/>
          <w:szCs w:val="24"/>
          <w:lang w:val="en-US"/>
        </w:rPr>
        <w:t>Figure c</w:t>
      </w:r>
      <w:r w:rsidR="00132219" w:rsidRPr="009C0FC6">
        <w:rPr>
          <w:rFonts w:cs="Arial"/>
          <w:bCs/>
          <w:color w:val="auto"/>
          <w:szCs w:val="24"/>
          <w:lang w:val="en-US"/>
        </w:rPr>
        <w:t>aptions</w:t>
      </w:r>
    </w:p>
    <w:p w14:paraId="4B329F52" w14:textId="77777777" w:rsidR="005C7161" w:rsidRPr="009C0FC6" w:rsidRDefault="005C7161">
      <w:pPr>
        <w:jc w:val="both"/>
        <w:rPr>
          <w:rFonts w:cs="Arial"/>
          <w:color w:val="000000" w:themeColor="text1"/>
        </w:rPr>
        <w:pPrChange w:id="1258" w:author="Common, Jack" w:date="2019-10-23T10:58:00Z">
          <w:pPr>
            <w:spacing w:line="480" w:lineRule="auto"/>
            <w:jc w:val="both"/>
          </w:pPr>
        </w:pPrChange>
      </w:pPr>
    </w:p>
    <w:p w14:paraId="7016D83D" w14:textId="70200128" w:rsidR="00B24BB3" w:rsidRPr="00AA4FA9" w:rsidRDefault="00B24BB3">
      <w:pPr>
        <w:jc w:val="both"/>
        <w:rPr>
          <w:rFonts w:cs="Arial"/>
          <w:color w:val="000000" w:themeColor="text1"/>
        </w:rPr>
        <w:pPrChange w:id="1259" w:author="Common, Jack" w:date="2019-10-23T10:58:00Z">
          <w:pPr>
            <w:spacing w:line="480" w:lineRule="auto"/>
            <w:jc w:val="both"/>
          </w:pPr>
        </w:pPrChange>
      </w:pPr>
      <w:r w:rsidRPr="00831DB0">
        <w:rPr>
          <w:rFonts w:cs="Arial"/>
          <w:b/>
          <w:color w:val="000000" w:themeColor="text1"/>
        </w:rPr>
        <w:t xml:space="preserve">Figure 1 </w:t>
      </w:r>
      <w:ins w:id="1260" w:author="Common, Jack" w:date="2019-10-23T14:51:00Z">
        <w:r w:rsidR="00863B13" w:rsidRPr="00863B13">
          <w:rPr>
            <w:rFonts w:cs="Arial"/>
            <w:b/>
            <w:bCs/>
            <w:color w:val="000000" w:themeColor="text1"/>
          </w:rPr>
          <w:t>A</w:t>
        </w:r>
      </w:ins>
      <w:ins w:id="1261" w:author="Common, Jack" w:date="2019-10-24T20:09:00Z">
        <w:r w:rsidR="009371C5">
          <w:rPr>
            <w:rFonts w:cs="Arial"/>
            <w:color w:val="000000" w:themeColor="text1"/>
          </w:rPr>
          <w:t xml:space="preserve"> </w:t>
        </w:r>
      </w:ins>
      <w:r w:rsidR="00605763" w:rsidRPr="00863B13">
        <w:rPr>
          <w:rFonts w:cs="Arial"/>
          <w:color w:val="000000" w:themeColor="text1"/>
        </w:rPr>
        <w:t>Population</w:t>
      </w:r>
      <w:r w:rsidR="00605763" w:rsidRPr="00831DB0">
        <w:rPr>
          <w:rFonts w:cs="Arial"/>
          <w:color w:val="000000" w:themeColor="text1"/>
        </w:rPr>
        <w:t xml:space="preserve"> dynamics of phage </w:t>
      </w:r>
      <w:r w:rsidR="00BC5456">
        <w:rPr>
          <w:rFonts w:cs="Arial"/>
          <w:color w:val="000000" w:themeColor="text1"/>
        </w:rPr>
        <w:t>at different levels of</w:t>
      </w:r>
      <w:r w:rsidR="006E5D5E" w:rsidRPr="00831DB0">
        <w:rPr>
          <w:rFonts w:cs="Arial"/>
          <w:color w:val="000000" w:themeColor="text1"/>
        </w:rPr>
        <w:t xml:space="preserve"> </w:t>
      </w:r>
      <w:r w:rsidR="007B4E8D">
        <w:rPr>
          <w:rFonts w:cs="Arial"/>
          <w:color w:val="000000" w:themeColor="text1"/>
        </w:rPr>
        <w:t xml:space="preserve">CRISPR allele </w:t>
      </w:r>
      <w:r w:rsidR="006E5D5E" w:rsidRPr="00831DB0">
        <w:rPr>
          <w:rFonts w:cs="Arial"/>
          <w:color w:val="000000" w:themeColor="text1"/>
        </w:rPr>
        <w:t xml:space="preserve">diversity </w:t>
      </w:r>
      <w:r w:rsidR="00BC5456">
        <w:rPr>
          <w:rFonts w:cs="Arial"/>
          <w:color w:val="000000" w:themeColor="text1"/>
        </w:rPr>
        <w:t>in the host population</w:t>
      </w:r>
      <w:ins w:id="1262" w:author="Common, Jack" w:date="2019-10-23T16:05:00Z">
        <w:r w:rsidR="006A5454">
          <w:rPr>
            <w:rFonts w:cs="Arial"/>
            <w:color w:val="000000" w:themeColor="text1"/>
          </w:rPr>
          <w:t xml:space="preserve"> (panel</w:t>
        </w:r>
        <w:r w:rsidR="006A1979">
          <w:rPr>
            <w:rFonts w:cs="Arial"/>
            <w:color w:val="000000" w:themeColor="text1"/>
          </w:rPr>
          <w:t>s)</w:t>
        </w:r>
      </w:ins>
      <w:r w:rsidR="006E5D5E" w:rsidRPr="00831DB0">
        <w:rPr>
          <w:rFonts w:cs="Arial"/>
          <w:color w:val="000000" w:themeColor="text1"/>
        </w:rPr>
        <w:t xml:space="preserve">. Black lines show the </w:t>
      </w:r>
      <w:ins w:id="1263" w:author="Common, Jack" w:date="2019-10-23T14:52:00Z">
        <w:r w:rsidR="00AA4FA9">
          <w:rPr>
            <w:rFonts w:cs="Arial"/>
            <w:color w:val="000000" w:themeColor="text1"/>
          </w:rPr>
          <w:t xml:space="preserve">phage density expressed as </w:t>
        </w:r>
      </w:ins>
      <w:r w:rsidR="006E5D5E" w:rsidRPr="00831DB0">
        <w:rPr>
          <w:rFonts w:cs="Arial"/>
          <w:color w:val="000000" w:themeColor="text1"/>
        </w:rPr>
        <w:t>plaque-forming units (pfu)</w:t>
      </w:r>
      <w:r w:rsidR="007C00A9" w:rsidRPr="00831DB0">
        <w:rPr>
          <w:rFonts w:cs="Arial"/>
          <w:color w:val="000000" w:themeColor="text1"/>
        </w:rPr>
        <w:t xml:space="preserve"> ml</w:t>
      </w:r>
      <w:r w:rsidR="007C00A9" w:rsidRPr="00831DB0">
        <w:rPr>
          <w:rFonts w:cs="Arial"/>
          <w:color w:val="000000" w:themeColor="text1"/>
          <w:vertAlign w:val="superscript"/>
        </w:rPr>
        <w:t>-1</w:t>
      </w:r>
      <w:r w:rsidR="006E5D5E" w:rsidRPr="00831DB0">
        <w:rPr>
          <w:rFonts w:cs="Arial"/>
          <w:color w:val="000000" w:themeColor="text1"/>
        </w:rPr>
        <w:t xml:space="preserve"> in </w:t>
      </w:r>
      <w:r w:rsidR="00BC5456">
        <w:rPr>
          <w:rFonts w:cs="Arial"/>
          <w:color w:val="000000" w:themeColor="text1"/>
        </w:rPr>
        <w:t>individual</w:t>
      </w:r>
      <w:r w:rsidR="00BC5456" w:rsidRPr="00831DB0">
        <w:rPr>
          <w:rFonts w:cs="Arial"/>
          <w:color w:val="000000" w:themeColor="text1"/>
        </w:rPr>
        <w:t xml:space="preserve"> </w:t>
      </w:r>
      <w:r w:rsidR="006E5D5E" w:rsidRPr="00831DB0">
        <w:rPr>
          <w:rFonts w:cs="Arial"/>
          <w:color w:val="000000" w:themeColor="text1"/>
        </w:rPr>
        <w:t>replicate</w:t>
      </w:r>
      <w:r w:rsidR="00116D55">
        <w:rPr>
          <w:rFonts w:cs="Arial"/>
          <w:color w:val="000000" w:themeColor="text1"/>
        </w:rPr>
        <w:t xml:space="preserve">s </w:t>
      </w:r>
      <w:del w:id="1264" w:author="Common, Jack" w:date="2019-10-23T14:52:00Z">
        <w:r w:rsidR="00BC5456" w:rsidDel="00AA4FA9">
          <w:rPr>
            <w:rFonts w:cs="Arial"/>
            <w:color w:val="000000" w:themeColor="text1"/>
          </w:rPr>
          <w:delText xml:space="preserve">over </w:delText>
        </w:r>
      </w:del>
      <w:ins w:id="1265" w:author="Common, Jack" w:date="2019-10-23T14:52:00Z">
        <w:r w:rsidR="00AA4FA9">
          <w:rPr>
            <w:rFonts w:cs="Arial"/>
            <w:color w:val="000000" w:themeColor="text1"/>
          </w:rPr>
          <w:t>at each day post-infection</w:t>
        </w:r>
      </w:ins>
      <w:ins w:id="1266" w:author="Common, Jack" w:date="2019-10-23T16:05:00Z">
        <w:r w:rsidR="006A1979">
          <w:rPr>
            <w:rFonts w:cs="Arial"/>
            <w:color w:val="000000" w:themeColor="text1"/>
          </w:rPr>
          <w:t xml:space="preserve"> (x-axis)</w:t>
        </w:r>
      </w:ins>
      <w:del w:id="1267" w:author="Common, Jack" w:date="2019-10-23T14:52:00Z">
        <w:r w:rsidR="00BC5456" w:rsidDel="00AA4FA9">
          <w:rPr>
            <w:rFonts w:cs="Arial"/>
            <w:color w:val="000000" w:themeColor="text1"/>
          </w:rPr>
          <w:delText>time</w:delText>
        </w:r>
      </w:del>
      <w:r w:rsidR="006E5D5E" w:rsidRPr="00831DB0">
        <w:rPr>
          <w:rFonts w:cs="Arial"/>
          <w:color w:val="000000" w:themeColor="text1"/>
        </w:rPr>
        <w:t xml:space="preserve">. The limit of phage detection is 200 pfu </w:t>
      </w:r>
      <w:proofErr w:type="gramStart"/>
      <w:r w:rsidR="006E5D5E" w:rsidRPr="00831DB0">
        <w:rPr>
          <w:rFonts w:cs="Arial"/>
          <w:color w:val="000000" w:themeColor="text1"/>
        </w:rPr>
        <w:t>ml</w:t>
      </w:r>
      <w:r w:rsidR="006E5D5E" w:rsidRPr="00831DB0">
        <w:rPr>
          <w:rFonts w:cs="Arial"/>
          <w:color w:val="000000" w:themeColor="text1"/>
          <w:vertAlign w:val="superscript"/>
        </w:rPr>
        <w:t>-1</w:t>
      </w:r>
      <w:proofErr w:type="gramEnd"/>
      <w:r w:rsidR="006E5D5E" w:rsidRPr="00831DB0">
        <w:rPr>
          <w:rFonts w:cs="Arial"/>
          <w:color w:val="000000" w:themeColor="text1"/>
        </w:rPr>
        <w:t>.</w:t>
      </w:r>
      <w:ins w:id="1268" w:author="Common, Jack" w:date="2019-10-23T14:52:00Z">
        <w:r w:rsidR="00AA4FA9">
          <w:rPr>
            <w:rFonts w:cs="Arial"/>
            <w:color w:val="000000" w:themeColor="text1"/>
          </w:rPr>
          <w:t xml:space="preserve"> </w:t>
        </w:r>
        <w:r w:rsidR="00AA4FA9">
          <w:rPr>
            <w:rFonts w:cs="Arial"/>
            <w:b/>
            <w:bCs/>
            <w:color w:val="000000" w:themeColor="text1"/>
          </w:rPr>
          <w:t xml:space="preserve">B </w:t>
        </w:r>
        <w:r w:rsidR="007777C6" w:rsidRPr="00997DDD">
          <w:rPr>
            <w:rFonts w:cs="Arial"/>
          </w:rPr>
          <w:t xml:space="preserve">Coefficients from a GLMM of </w:t>
        </w:r>
        <w:r w:rsidR="007777C6">
          <w:rPr>
            <w:rFonts w:cs="Arial"/>
          </w:rPr>
          <w:t>the natural log of</w:t>
        </w:r>
        <w:r w:rsidR="007777C6" w:rsidRPr="00997DDD">
          <w:rPr>
            <w:rFonts w:cs="Arial"/>
          </w:rPr>
          <w:t xml:space="preserve"> </w:t>
        </w:r>
      </w:ins>
      <w:ins w:id="1269" w:author="Common, Jack" w:date="2019-10-23T14:53:00Z">
        <w:r w:rsidR="00D92D73">
          <w:rPr>
            <w:rFonts w:cs="Arial"/>
          </w:rPr>
          <w:t>phage density (</w:t>
        </w:r>
        <w:proofErr w:type="gramStart"/>
        <w:r w:rsidR="00D92D73">
          <w:rPr>
            <w:rFonts w:cs="Arial"/>
          </w:rPr>
          <w:t>ln[</w:t>
        </w:r>
      </w:ins>
      <w:proofErr w:type="gramEnd"/>
      <w:ins w:id="1270" w:author="Common, Jack" w:date="2019-10-23T14:52:00Z">
        <w:r w:rsidR="007777C6">
          <w:rPr>
            <w:rFonts w:cs="Arial"/>
          </w:rPr>
          <w:t>pfu ml</w:t>
        </w:r>
        <w:r w:rsidR="007777C6">
          <w:rPr>
            <w:rFonts w:cs="Arial"/>
            <w:vertAlign w:val="superscript"/>
          </w:rPr>
          <w:t>-1</w:t>
        </w:r>
      </w:ins>
      <w:ins w:id="1271" w:author="Common, Jack" w:date="2019-10-23T14:53:00Z">
        <w:r w:rsidR="00D92D73">
          <w:rPr>
            <w:rFonts w:cs="Arial"/>
          </w:rPr>
          <w:t>]</w:t>
        </w:r>
      </w:ins>
      <w:ins w:id="1272" w:author="Common, Jack" w:date="2019-10-23T14:52:00Z">
        <w:r w:rsidR="007777C6">
          <w:rPr>
            <w:rFonts w:cs="Arial"/>
          </w:rPr>
          <w:t>)</w:t>
        </w:r>
        <w:r w:rsidR="007777C6" w:rsidRPr="00997DDD">
          <w:rPr>
            <w:rFonts w:cs="Arial"/>
          </w:rPr>
          <w:t xml:space="preserve">, with </w:t>
        </w:r>
        <w:r w:rsidR="007777C6">
          <w:rPr>
            <w:rFonts w:cs="Arial"/>
          </w:rPr>
          <w:t xml:space="preserve">CRISPR allele </w:t>
        </w:r>
        <w:r w:rsidR="007777C6" w:rsidRPr="00997DDD">
          <w:rPr>
            <w:rFonts w:cs="Arial"/>
          </w:rPr>
          <w:t xml:space="preserve">diversity treatment and days post-infection (dpi) as fixed effects. </w:t>
        </w:r>
        <w:r w:rsidR="007777C6">
          <w:rPr>
            <w:rFonts w:cs="Arial"/>
          </w:rPr>
          <w:t>The i</w:t>
        </w:r>
        <w:r w:rsidR="007777C6" w:rsidRPr="00997DDD">
          <w:rPr>
            <w:rFonts w:cs="Arial"/>
          </w:rPr>
          <w:t>ntercept is the mean</w:t>
        </w:r>
        <w:r w:rsidR="007777C6">
          <w:rPr>
            <w:rFonts w:cs="Arial"/>
          </w:rPr>
          <w:t xml:space="preserve"> phage titre</w:t>
        </w:r>
        <w:r w:rsidR="007777C6" w:rsidRPr="00997DDD">
          <w:rPr>
            <w:rFonts w:cs="Arial"/>
          </w:rPr>
          <w:t xml:space="preserve"> </w:t>
        </w:r>
        <w:r w:rsidR="007777C6">
          <w:rPr>
            <w:rFonts w:cs="Arial"/>
          </w:rPr>
          <w:t>in</w:t>
        </w:r>
        <w:r w:rsidR="007777C6" w:rsidRPr="00997DDD">
          <w:rPr>
            <w:rFonts w:cs="Arial"/>
          </w:rPr>
          <w:t xml:space="preserve"> the 1-clone treatment at 0 dpi</w:t>
        </w:r>
        <w:r w:rsidR="007777C6">
          <w:rPr>
            <w:rFonts w:cs="Arial"/>
          </w:rPr>
          <w:t>. T</w:t>
        </w:r>
        <w:r w:rsidR="007777C6" w:rsidRPr="00997DDD">
          <w:rPr>
            <w:rFonts w:cs="Arial"/>
          </w:rPr>
          <w:t xml:space="preserve">he </w:t>
        </w:r>
        <w:r w:rsidR="007777C6" w:rsidRPr="00997DDD">
          <w:rPr>
            <w:rFonts w:cs="Arial"/>
            <w:i/>
            <w:iCs/>
          </w:rPr>
          <w:sym w:font="Symbol" w:char="F062"/>
        </w:r>
        <w:r w:rsidR="007777C6" w:rsidRPr="00997DDD">
          <w:rPr>
            <w:rFonts w:cs="Arial"/>
            <w:i/>
            <w:iCs/>
          </w:rPr>
          <w:t xml:space="preserve"> </w:t>
        </w:r>
        <w:r w:rsidR="007777C6" w:rsidRPr="00997DDD">
          <w:rPr>
            <w:rFonts w:cs="Arial"/>
          </w:rPr>
          <w:t xml:space="preserve">differences from the intercept are shown for the remaining levels of both fixed effects. </w:t>
        </w:r>
        <w:r w:rsidR="007777C6">
          <w:rPr>
            <w:rFonts w:cs="Arial"/>
          </w:rPr>
          <w:t xml:space="preserve">The dotted line at zero indicates no difference from the intercept. </w:t>
        </w:r>
        <w:r w:rsidR="007777C6" w:rsidRPr="00997DDD">
          <w:rPr>
            <w:rFonts w:cs="Arial"/>
          </w:rPr>
          <w:t xml:space="preserve">Means are shown as white points with 67, 89% and 95% </w:t>
        </w:r>
      </w:ins>
      <w:ins w:id="1273" w:author="Common, Jack" w:date="2019-10-23T15:10:00Z">
        <w:r w:rsidR="00281820">
          <w:rPr>
            <w:rFonts w:cs="Arial"/>
          </w:rPr>
          <w:t>credibility</w:t>
        </w:r>
      </w:ins>
      <w:ins w:id="1274" w:author="Common, Jack" w:date="2019-10-23T14:52:00Z">
        <w:r w:rsidR="007777C6" w:rsidRPr="00997DDD">
          <w:rPr>
            <w:rFonts w:cs="Arial"/>
          </w:rPr>
          <w:t xml:space="preserve"> intervals given in decreasing width.</w:t>
        </w:r>
      </w:ins>
    </w:p>
    <w:p w14:paraId="0FC71D48" w14:textId="38B98958" w:rsidR="001631BE" w:rsidRPr="00831DB0" w:rsidRDefault="001631BE">
      <w:pPr>
        <w:jc w:val="both"/>
        <w:rPr>
          <w:rFonts w:cs="Arial"/>
          <w:color w:val="000000" w:themeColor="text1"/>
        </w:rPr>
        <w:pPrChange w:id="1275" w:author="Common, Jack" w:date="2019-10-23T10:58:00Z">
          <w:pPr>
            <w:spacing w:line="480" w:lineRule="auto"/>
            <w:jc w:val="both"/>
          </w:pPr>
        </w:pPrChange>
      </w:pPr>
    </w:p>
    <w:p w14:paraId="40D6CBBC" w14:textId="60FF9B5A" w:rsidR="001631BE" w:rsidRDefault="001631BE">
      <w:pPr>
        <w:jc w:val="both"/>
        <w:rPr>
          <w:rFonts w:cs="Arial"/>
          <w:color w:val="000000" w:themeColor="text1"/>
        </w:rPr>
        <w:pPrChange w:id="1276" w:author="Common, Jack" w:date="2019-10-23T10:58:00Z">
          <w:pPr>
            <w:spacing w:line="480" w:lineRule="auto"/>
            <w:jc w:val="both"/>
          </w:pPr>
        </w:pPrChange>
      </w:pPr>
      <w:r w:rsidRPr="00831DB0">
        <w:rPr>
          <w:rFonts w:cs="Arial"/>
          <w:b/>
          <w:bCs/>
          <w:color w:val="000000" w:themeColor="text1"/>
        </w:rPr>
        <w:t xml:space="preserve">Figure 2 </w:t>
      </w:r>
      <w:ins w:id="1277" w:author="Common, Jack" w:date="2019-10-23T15:11:00Z">
        <w:r w:rsidR="00CE129F">
          <w:rPr>
            <w:rFonts w:cs="Arial"/>
            <w:color w:val="000000" w:themeColor="text1"/>
          </w:rPr>
          <w:t>Estimated p</w:t>
        </w:r>
      </w:ins>
      <w:del w:id="1278" w:author="Common, Jack" w:date="2019-10-23T15:11:00Z">
        <w:r w:rsidR="002F2A9F" w:rsidRPr="00831DB0" w:rsidDel="00CE129F">
          <w:rPr>
            <w:rFonts w:cs="Arial"/>
            <w:color w:val="000000" w:themeColor="text1"/>
          </w:rPr>
          <w:delText>P</w:delText>
        </w:r>
      </w:del>
      <w:r w:rsidR="002F2A9F" w:rsidRPr="00831DB0">
        <w:rPr>
          <w:rFonts w:cs="Arial"/>
          <w:color w:val="000000" w:themeColor="text1"/>
        </w:rPr>
        <w:t xml:space="preserve">roportion of phage that had evolved </w:t>
      </w:r>
      <w:ins w:id="1279" w:author="Common, Jack" w:date="2019-10-23T15:08:00Z">
        <w:r w:rsidR="006009B5">
          <w:rPr>
            <w:rFonts w:cs="Arial"/>
            <w:color w:val="000000" w:themeColor="text1"/>
          </w:rPr>
          <w:t xml:space="preserve">to </w:t>
        </w:r>
      </w:ins>
      <w:del w:id="1280" w:author="Common, Jack" w:date="2019-10-23T15:08:00Z">
        <w:r w:rsidR="00254C77" w:rsidRPr="00831DB0" w:rsidDel="006009B5">
          <w:rPr>
            <w:rFonts w:cs="Arial"/>
            <w:color w:val="000000" w:themeColor="text1"/>
          </w:rPr>
          <w:delText>an expanded infectivity range</w:delText>
        </w:r>
      </w:del>
      <w:del w:id="1281" w:author="Common, Jack" w:date="2019-10-23T15:06:00Z">
        <w:r w:rsidR="003E3A76" w:rsidDel="00C72A71">
          <w:rPr>
            <w:rFonts w:cs="Arial"/>
            <w:color w:val="000000" w:themeColor="text1"/>
          </w:rPr>
          <w:delText>,</w:delText>
        </w:r>
        <w:r w:rsidR="00254C77" w:rsidRPr="00831DB0" w:rsidDel="00C72A71">
          <w:rPr>
            <w:rFonts w:cs="Arial"/>
            <w:color w:val="000000" w:themeColor="text1"/>
          </w:rPr>
          <w:delText xml:space="preserve"> i.e. </w:delText>
        </w:r>
        <w:r w:rsidR="003E3A76" w:rsidDel="00C72A71">
          <w:rPr>
            <w:rFonts w:cs="Arial"/>
            <w:color w:val="000000" w:themeColor="text1"/>
          </w:rPr>
          <w:delText xml:space="preserve">phage that </w:delText>
        </w:r>
      </w:del>
      <w:del w:id="1282" w:author="Common, Jack" w:date="2019-10-23T15:08:00Z">
        <w:r w:rsidR="00254C77" w:rsidRPr="00831DB0" w:rsidDel="006009B5">
          <w:rPr>
            <w:rFonts w:cs="Arial"/>
            <w:color w:val="000000" w:themeColor="text1"/>
          </w:rPr>
          <w:delText xml:space="preserve">could </w:delText>
        </w:r>
      </w:del>
      <w:r w:rsidR="00254C77" w:rsidRPr="00831DB0">
        <w:rPr>
          <w:rFonts w:cs="Arial"/>
          <w:color w:val="000000" w:themeColor="text1"/>
        </w:rPr>
        <w:t xml:space="preserve">infect a </w:t>
      </w:r>
      <w:r w:rsidR="003E3A76">
        <w:rPr>
          <w:rFonts w:cs="Arial"/>
          <w:color w:val="000000" w:themeColor="text1"/>
        </w:rPr>
        <w:t>second CRISPR</w:t>
      </w:r>
      <w:del w:id="1283" w:author="Common, Jack" w:date="2019-10-23T15:06:00Z">
        <w:r w:rsidR="003E3A76" w:rsidDel="00C72A71">
          <w:rPr>
            <w:rFonts w:cs="Arial"/>
            <w:color w:val="000000" w:themeColor="text1"/>
          </w:rPr>
          <w:delText>-resistant</w:delText>
        </w:r>
      </w:del>
      <w:r w:rsidR="003E3A76">
        <w:rPr>
          <w:rFonts w:cs="Arial"/>
          <w:color w:val="000000" w:themeColor="text1"/>
        </w:rPr>
        <w:t xml:space="preserve"> </w:t>
      </w:r>
      <w:r w:rsidR="00B30F40" w:rsidRPr="00831DB0">
        <w:rPr>
          <w:rFonts w:cs="Arial"/>
          <w:color w:val="000000" w:themeColor="text1"/>
        </w:rPr>
        <w:t>clone</w:t>
      </w:r>
      <w:r w:rsidR="00B8413C" w:rsidRPr="00831DB0">
        <w:rPr>
          <w:rFonts w:cs="Arial"/>
          <w:color w:val="000000" w:themeColor="text1"/>
        </w:rPr>
        <w:t xml:space="preserve"> </w:t>
      </w:r>
      <w:r w:rsidR="003E3A76">
        <w:rPr>
          <w:rFonts w:cs="Arial"/>
          <w:color w:val="000000" w:themeColor="text1"/>
        </w:rPr>
        <w:t xml:space="preserve">in addition to the </w:t>
      </w:r>
      <w:r w:rsidR="003E3A76" w:rsidRPr="00FB25E6">
        <w:rPr>
          <w:rFonts w:cs="Arial"/>
          <w:color w:val="000000" w:themeColor="text1"/>
        </w:rPr>
        <w:t xml:space="preserve">original </w:t>
      </w:r>
      <w:r w:rsidR="003E3A76">
        <w:rPr>
          <w:rFonts w:cs="Arial"/>
          <w:color w:val="000000" w:themeColor="text1"/>
        </w:rPr>
        <w:t>CRISPR</w:t>
      </w:r>
      <w:r w:rsidR="003E3A76" w:rsidRPr="00FB25E6">
        <w:rPr>
          <w:rFonts w:cs="Arial"/>
          <w:color w:val="000000" w:themeColor="text1"/>
        </w:rPr>
        <w:t xml:space="preserve"> clone</w:t>
      </w:r>
      <w:r w:rsidR="003E3A76">
        <w:rPr>
          <w:rFonts w:cs="Arial"/>
          <w:color w:val="000000" w:themeColor="text1"/>
        </w:rPr>
        <w:t xml:space="preserve"> they were pre-evolved to infect</w:t>
      </w:r>
      <w:del w:id="1284" w:author="Common, Jack" w:date="2019-10-23T15:06:00Z">
        <w:r w:rsidR="003E3A76" w:rsidDel="00C72A71">
          <w:rPr>
            <w:rFonts w:cs="Arial"/>
            <w:color w:val="000000" w:themeColor="text1"/>
          </w:rPr>
          <w:delText xml:space="preserve">, shown in </w:delText>
        </w:r>
        <w:r w:rsidR="00FA09A3" w:rsidDel="00C72A71">
          <w:rPr>
            <w:rFonts w:cs="Arial"/>
            <w:color w:val="000000" w:themeColor="text1"/>
          </w:rPr>
          <w:delText>Fig</w:delText>
        </w:r>
        <w:r w:rsidR="001975B1" w:rsidDel="00C72A71">
          <w:rPr>
            <w:rFonts w:cs="Arial"/>
            <w:color w:val="000000" w:themeColor="text1"/>
          </w:rPr>
          <w:delText>.</w:delText>
        </w:r>
        <w:r w:rsidR="003E3A76" w:rsidDel="00C72A71">
          <w:rPr>
            <w:rFonts w:cs="Arial"/>
            <w:color w:val="000000" w:themeColor="text1"/>
          </w:rPr>
          <w:delText xml:space="preserve"> </w:delText>
        </w:r>
      </w:del>
      <w:ins w:id="1285" w:author="Common, Jack" w:date="2019-10-23T15:08:00Z">
        <w:r w:rsidR="006009B5">
          <w:rPr>
            <w:rFonts w:cs="Arial"/>
            <w:color w:val="000000" w:themeColor="text1"/>
          </w:rPr>
          <w:t xml:space="preserve"> </w:t>
        </w:r>
      </w:ins>
      <w:del w:id="1286" w:author="Common, Jack" w:date="2019-10-23T15:06:00Z">
        <w:r w:rsidR="003E3A76" w:rsidDel="00C72A71">
          <w:rPr>
            <w:rFonts w:cs="Arial"/>
            <w:color w:val="000000" w:themeColor="text1"/>
          </w:rPr>
          <w:delText>S1</w:delText>
        </w:r>
      </w:del>
      <w:ins w:id="1287" w:author="Common, Jack" w:date="2019-10-23T15:08:00Z">
        <w:r w:rsidR="00FB7B7A">
          <w:rPr>
            <w:rFonts w:cs="Arial"/>
            <w:color w:val="000000" w:themeColor="text1"/>
          </w:rPr>
          <w:t>at each day post-infection (</w:t>
        </w:r>
        <w:r w:rsidR="006009B5">
          <w:rPr>
            <w:rFonts w:cs="Arial"/>
            <w:color w:val="000000" w:themeColor="text1"/>
          </w:rPr>
          <w:t>panels; 1, 2, and 3 dpi)</w:t>
        </w:r>
      </w:ins>
      <w:del w:id="1288" w:author="Common, Jack" w:date="2019-10-23T15:08:00Z">
        <w:r w:rsidR="00275220" w:rsidRPr="00831DB0" w:rsidDel="00FB7B7A">
          <w:rPr>
            <w:rFonts w:cs="Arial"/>
            <w:color w:val="000000" w:themeColor="text1"/>
          </w:rPr>
          <w:delText>.</w:delText>
        </w:r>
      </w:del>
      <w:r w:rsidR="00275220" w:rsidRPr="00831DB0">
        <w:rPr>
          <w:rFonts w:cs="Arial"/>
          <w:color w:val="000000" w:themeColor="text1"/>
        </w:rPr>
        <w:t xml:space="preserve"> </w:t>
      </w:r>
      <w:ins w:id="1289" w:author="Common, Jack" w:date="2019-10-23T15:09:00Z">
        <w:r w:rsidR="00920AEF">
          <w:rPr>
            <w:rFonts w:cs="Arial"/>
            <w:color w:val="000000" w:themeColor="text1"/>
          </w:rPr>
          <w:t xml:space="preserve">in each polyclonal CRISPR allele diversity treatment (x-axis; 3-, 6-, 12- and 24-clone treatments). </w:t>
        </w:r>
      </w:ins>
      <w:ins w:id="1290" w:author="Common, Jack" w:date="2019-10-23T15:10:00Z">
        <w:r w:rsidR="00281820">
          <w:rPr>
            <w:rFonts w:cs="Arial"/>
            <w:color w:val="000000" w:themeColor="text1"/>
          </w:rPr>
          <w:t xml:space="preserve">Because these estimates are derived from a Bayesian GLMM, </w:t>
        </w:r>
      </w:ins>
      <w:ins w:id="1291" w:author="Common, Jack" w:date="2019-10-23T15:12:00Z">
        <w:r w:rsidR="00B231C3">
          <w:rPr>
            <w:rFonts w:cs="Arial"/>
            <w:color w:val="000000" w:themeColor="text1"/>
          </w:rPr>
          <w:t xml:space="preserve">they are posterior </w:t>
        </w:r>
      </w:ins>
      <w:ins w:id="1292" w:author="Common, Jack" w:date="2019-10-23T15:10:00Z">
        <w:r w:rsidR="00281820">
          <w:rPr>
            <w:rFonts w:cs="Arial"/>
            <w:color w:val="000000" w:themeColor="text1"/>
          </w:rPr>
          <w:t xml:space="preserve">modes </w:t>
        </w:r>
      </w:ins>
      <w:ins w:id="1293" w:author="Common, Jack" w:date="2019-10-23T15:11:00Z">
        <w:r w:rsidR="00CE129F">
          <w:rPr>
            <w:rFonts w:cs="Arial"/>
            <w:color w:val="000000" w:themeColor="text1"/>
          </w:rPr>
          <w:t xml:space="preserve">- </w:t>
        </w:r>
      </w:ins>
      <w:ins w:id="1294" w:author="Common, Jack" w:date="2019-10-23T15:10:00Z">
        <w:r w:rsidR="00281820">
          <w:rPr>
            <w:rFonts w:cs="Arial"/>
            <w:color w:val="000000" w:themeColor="text1"/>
          </w:rPr>
          <w:t>not means</w:t>
        </w:r>
      </w:ins>
      <w:ins w:id="1295" w:author="Common, Jack" w:date="2019-10-23T15:11:00Z">
        <w:r w:rsidR="00CE129F">
          <w:rPr>
            <w:rFonts w:cs="Arial"/>
            <w:color w:val="000000" w:themeColor="text1"/>
          </w:rPr>
          <w:t xml:space="preserve"> </w:t>
        </w:r>
      </w:ins>
      <w:ins w:id="1296" w:author="Common, Jack" w:date="2019-10-23T15:12:00Z">
        <w:r w:rsidR="00B231C3">
          <w:rPr>
            <w:rFonts w:cs="Arial"/>
            <w:color w:val="000000" w:themeColor="text1"/>
          </w:rPr>
          <w:t>–</w:t>
        </w:r>
      </w:ins>
      <w:ins w:id="1297" w:author="Common, Jack" w:date="2019-10-23T15:11:00Z">
        <w:r w:rsidR="00CE129F">
          <w:rPr>
            <w:rFonts w:cs="Arial"/>
            <w:color w:val="000000" w:themeColor="text1"/>
          </w:rPr>
          <w:t xml:space="preserve"> </w:t>
        </w:r>
      </w:ins>
      <w:ins w:id="1298" w:author="Common, Jack" w:date="2019-10-23T15:12:00Z">
        <w:r w:rsidR="00B231C3">
          <w:rPr>
            <w:rFonts w:cs="Arial"/>
            <w:color w:val="000000" w:themeColor="text1"/>
          </w:rPr>
          <w:t xml:space="preserve">and </w:t>
        </w:r>
      </w:ins>
      <w:del w:id="1299" w:author="Common, Jack" w:date="2019-10-23T15:10:00Z">
        <w:r w:rsidR="00905A95" w:rsidDel="00281820">
          <w:rPr>
            <w:rFonts w:cs="Arial"/>
            <w:color w:val="000000" w:themeColor="text1"/>
          </w:rPr>
          <w:delText>Means</w:delText>
        </w:r>
        <w:r w:rsidR="00963CA6" w:rsidRPr="00831DB0" w:rsidDel="00281820">
          <w:rPr>
            <w:rFonts w:cs="Arial"/>
            <w:color w:val="000000" w:themeColor="text1"/>
          </w:rPr>
          <w:delText xml:space="preserve"> </w:delText>
        </w:r>
      </w:del>
      <w:r w:rsidR="00963CA6" w:rsidRPr="00831DB0">
        <w:rPr>
          <w:rFonts w:cs="Arial"/>
          <w:color w:val="000000" w:themeColor="text1"/>
        </w:rPr>
        <w:t>are shown as white points</w:t>
      </w:r>
      <w:ins w:id="1300" w:author="Common, Jack" w:date="2019-10-23T15:13:00Z">
        <w:r w:rsidR="00B231C3">
          <w:rPr>
            <w:rFonts w:cs="Arial"/>
            <w:color w:val="000000" w:themeColor="text1"/>
          </w:rPr>
          <w:t xml:space="preserve">. Similarly, </w:t>
        </w:r>
      </w:ins>
      <w:del w:id="1301" w:author="Common, Jack" w:date="2019-10-23T15:12:00Z">
        <w:r w:rsidR="00963CA6" w:rsidRPr="00831DB0" w:rsidDel="00B231C3">
          <w:rPr>
            <w:rFonts w:cs="Arial"/>
            <w:color w:val="000000" w:themeColor="text1"/>
          </w:rPr>
          <w:delText xml:space="preserve"> </w:delText>
        </w:r>
      </w:del>
      <w:del w:id="1302" w:author="Common, Jack" w:date="2019-10-23T15:11:00Z">
        <w:r w:rsidR="00963CA6" w:rsidRPr="00831DB0" w:rsidDel="00281820">
          <w:rPr>
            <w:rFonts w:cs="Arial"/>
            <w:color w:val="000000" w:themeColor="text1"/>
          </w:rPr>
          <w:delText xml:space="preserve">with </w:delText>
        </w:r>
      </w:del>
      <w:r w:rsidR="00963CA6" w:rsidRPr="00831DB0">
        <w:rPr>
          <w:rFonts w:cs="Arial"/>
          <w:color w:val="000000" w:themeColor="text1"/>
        </w:rPr>
        <w:t>67, 89 and 95%</w:t>
      </w:r>
      <w:r w:rsidR="00B30F40" w:rsidRPr="00831DB0">
        <w:rPr>
          <w:rFonts w:cs="Arial"/>
          <w:color w:val="000000" w:themeColor="text1"/>
        </w:rPr>
        <w:t xml:space="preserve"> </w:t>
      </w:r>
      <w:ins w:id="1303" w:author="Common, Jack" w:date="2019-10-23T15:12:00Z">
        <w:r w:rsidR="00711820">
          <w:rPr>
            <w:rFonts w:cs="Arial"/>
            <w:color w:val="000000" w:themeColor="text1"/>
          </w:rPr>
          <w:t xml:space="preserve">credibility intervals are </w:t>
        </w:r>
      </w:ins>
      <w:del w:id="1304" w:author="Common, Jack" w:date="2019-10-23T15:11:00Z">
        <w:r w:rsidR="00905A95" w:rsidDel="00281820">
          <w:rPr>
            <w:rFonts w:cs="Arial"/>
            <w:color w:val="000000" w:themeColor="text1"/>
          </w:rPr>
          <w:delText>confidence</w:delText>
        </w:r>
        <w:r w:rsidR="00963CA6" w:rsidRPr="00831DB0" w:rsidDel="00281820">
          <w:rPr>
            <w:rFonts w:cs="Arial"/>
            <w:color w:val="000000" w:themeColor="text1"/>
          </w:rPr>
          <w:delText xml:space="preserve"> </w:delText>
        </w:r>
      </w:del>
      <w:ins w:id="1305" w:author="Common, Jack" w:date="2019-10-23T15:11:00Z">
        <w:r w:rsidR="00281820">
          <w:rPr>
            <w:rFonts w:cs="Arial"/>
            <w:color w:val="000000" w:themeColor="text1"/>
          </w:rPr>
          <w:t>highest probability density</w:t>
        </w:r>
        <w:r w:rsidR="00281820" w:rsidRPr="00831DB0">
          <w:rPr>
            <w:rFonts w:cs="Arial"/>
            <w:color w:val="000000" w:themeColor="text1"/>
          </w:rPr>
          <w:t xml:space="preserve"> </w:t>
        </w:r>
      </w:ins>
      <w:proofErr w:type="gramStart"/>
      <w:r w:rsidR="00963CA6" w:rsidRPr="00831DB0">
        <w:rPr>
          <w:rFonts w:cs="Arial"/>
          <w:color w:val="000000" w:themeColor="text1"/>
        </w:rPr>
        <w:t>intervals</w:t>
      </w:r>
      <w:ins w:id="1306" w:author="Common, Jack" w:date="2019-10-23T15:13:00Z">
        <w:r w:rsidR="00B231C3">
          <w:rPr>
            <w:rFonts w:cs="Arial"/>
            <w:color w:val="000000" w:themeColor="text1"/>
          </w:rPr>
          <w:t>, and</w:t>
        </w:r>
        <w:proofErr w:type="gramEnd"/>
        <w:r w:rsidR="00B231C3">
          <w:rPr>
            <w:rFonts w:cs="Arial"/>
            <w:color w:val="000000" w:themeColor="text1"/>
          </w:rPr>
          <w:t xml:space="preserve"> are </w:t>
        </w:r>
      </w:ins>
      <w:del w:id="1307" w:author="Common, Jack" w:date="2019-10-23T15:13:00Z">
        <w:r w:rsidR="00963CA6" w:rsidRPr="00831DB0" w:rsidDel="00B231C3">
          <w:rPr>
            <w:rFonts w:cs="Arial"/>
            <w:color w:val="000000" w:themeColor="text1"/>
          </w:rPr>
          <w:delText xml:space="preserve"> </w:delText>
        </w:r>
      </w:del>
      <w:r w:rsidR="00010A8A" w:rsidRPr="00831DB0">
        <w:rPr>
          <w:rFonts w:cs="Arial"/>
          <w:color w:val="000000" w:themeColor="text1"/>
        </w:rPr>
        <w:t>given in decreasing width</w:t>
      </w:r>
      <w:ins w:id="1308" w:author="Common, Jack" w:date="2019-10-23T15:13:00Z">
        <w:r w:rsidR="00B231C3">
          <w:rPr>
            <w:rFonts w:cs="Arial"/>
            <w:color w:val="000000" w:themeColor="text1"/>
          </w:rPr>
          <w:t xml:space="preserve"> around mode estimates</w:t>
        </w:r>
      </w:ins>
      <w:r w:rsidR="00010A8A" w:rsidRPr="00831DB0">
        <w:rPr>
          <w:rFonts w:cs="Arial"/>
          <w:color w:val="000000" w:themeColor="text1"/>
        </w:rPr>
        <w:t>.</w:t>
      </w:r>
      <w:r w:rsidR="00963CA6" w:rsidRPr="00831DB0">
        <w:rPr>
          <w:rFonts w:cs="Arial"/>
          <w:color w:val="000000" w:themeColor="text1"/>
        </w:rPr>
        <w:t xml:space="preserve"> </w:t>
      </w:r>
    </w:p>
    <w:p w14:paraId="5890A022" w14:textId="7E2CDC31" w:rsidR="006C37BF" w:rsidRDefault="006C37BF">
      <w:pPr>
        <w:jc w:val="both"/>
        <w:rPr>
          <w:rFonts w:cs="Arial"/>
          <w:color w:val="000000" w:themeColor="text1"/>
        </w:rPr>
        <w:pPrChange w:id="1309" w:author="Common, Jack" w:date="2019-10-23T10:58:00Z">
          <w:pPr>
            <w:spacing w:line="480" w:lineRule="auto"/>
            <w:jc w:val="both"/>
          </w:pPr>
        </w:pPrChange>
      </w:pPr>
    </w:p>
    <w:p w14:paraId="580DE249" w14:textId="04F75559" w:rsidR="00691113" w:rsidRPr="009C0FC6" w:rsidRDefault="006C37BF">
      <w:pPr>
        <w:jc w:val="both"/>
        <w:rPr>
          <w:rFonts w:cs="Arial"/>
          <w:color w:val="000000" w:themeColor="text1"/>
        </w:rPr>
        <w:pPrChange w:id="1310" w:author="Common, Jack" w:date="2019-10-23T10:58:00Z">
          <w:pPr>
            <w:spacing w:line="480" w:lineRule="auto"/>
            <w:jc w:val="both"/>
          </w:pPr>
        </w:pPrChange>
      </w:pPr>
      <w:r>
        <w:rPr>
          <w:rFonts w:cs="Arial"/>
          <w:b/>
          <w:color w:val="000000" w:themeColor="text1"/>
        </w:rPr>
        <w:t>Figure 3</w:t>
      </w:r>
      <w:r>
        <w:rPr>
          <w:rFonts w:cs="Arial"/>
          <w:color w:val="000000" w:themeColor="text1"/>
        </w:rPr>
        <w:t xml:space="preserve"> Selection rate</w:t>
      </w:r>
      <w:r w:rsidR="000D523F">
        <w:rPr>
          <w:rFonts w:cs="Arial"/>
          <w:color w:val="000000" w:themeColor="text1"/>
        </w:rPr>
        <w:t xml:space="preserve"> </w:t>
      </w:r>
      <w:r w:rsidR="00247E44">
        <w:rPr>
          <w:rFonts w:cs="Arial"/>
          <w:color w:val="000000" w:themeColor="text1"/>
        </w:rPr>
        <w:t xml:space="preserve">of </w:t>
      </w:r>
      <w:r w:rsidR="00247E44" w:rsidRPr="00831DB0">
        <w:rPr>
          <w:rFonts w:cs="Arial"/>
          <w:b/>
          <w:color w:val="000000" w:themeColor="text1"/>
        </w:rPr>
        <w:t>A</w:t>
      </w:r>
      <w:del w:id="1311" w:author="Common, Jack" w:date="2019-10-24T20:09:00Z">
        <w:r w:rsidR="00247E44" w:rsidDel="009371C5">
          <w:rPr>
            <w:rFonts w:cs="Arial"/>
            <w:color w:val="000000" w:themeColor="text1"/>
          </w:rPr>
          <w:delText>)</w:delText>
        </w:r>
      </w:del>
      <w:r w:rsidR="00247E44">
        <w:rPr>
          <w:rFonts w:cs="Arial"/>
          <w:color w:val="000000" w:themeColor="text1"/>
        </w:rPr>
        <w:t xml:space="preserve"> </w:t>
      </w:r>
      <w:del w:id="1312" w:author="Common, Jack" w:date="2019-10-23T15:05:00Z">
        <w:r w:rsidR="00C734B8" w:rsidDel="00DE6449">
          <w:rPr>
            <w:rFonts w:cs="Arial"/>
            <w:color w:val="000000" w:themeColor="text1"/>
          </w:rPr>
          <w:delText xml:space="preserve">all </w:delText>
        </w:r>
      </w:del>
      <w:ins w:id="1313" w:author="Common, Jack" w:date="2019-10-23T15:05:00Z">
        <w:r w:rsidR="00DE6449">
          <w:rPr>
            <w:rFonts w:cs="Arial"/>
            <w:color w:val="000000" w:themeColor="text1"/>
          </w:rPr>
          <w:t xml:space="preserve">resistant </w:t>
        </w:r>
      </w:ins>
      <w:r w:rsidR="00247E44">
        <w:rPr>
          <w:rFonts w:cs="Arial"/>
          <w:color w:val="000000" w:themeColor="text1"/>
        </w:rPr>
        <w:t xml:space="preserve">CRISPR clones relative to surface mutants and </w:t>
      </w:r>
      <w:r w:rsidR="00247E44" w:rsidRPr="00831DB0">
        <w:rPr>
          <w:rFonts w:cs="Arial"/>
          <w:b/>
          <w:color w:val="000000" w:themeColor="text1"/>
        </w:rPr>
        <w:t>B</w:t>
      </w:r>
      <w:del w:id="1314" w:author="Common, Jack" w:date="2019-10-24T20:09:00Z">
        <w:r w:rsidR="00247E44" w:rsidDel="009371C5">
          <w:rPr>
            <w:rFonts w:cs="Arial"/>
            <w:color w:val="000000" w:themeColor="text1"/>
          </w:rPr>
          <w:delText>)</w:delText>
        </w:r>
      </w:del>
      <w:r w:rsidR="00247E44">
        <w:rPr>
          <w:rFonts w:cs="Arial"/>
          <w:color w:val="000000" w:themeColor="text1"/>
        </w:rPr>
        <w:t xml:space="preserve"> the susceptible </w:t>
      </w:r>
      <w:r w:rsidR="00C734B8">
        <w:rPr>
          <w:rFonts w:cs="Arial"/>
          <w:color w:val="000000" w:themeColor="text1"/>
        </w:rPr>
        <w:t>CRISPR clone</w:t>
      </w:r>
      <w:del w:id="1315" w:author="Common, Jack" w:date="2019-10-23T15:12:00Z">
        <w:r w:rsidR="00C734B8" w:rsidDel="00711820">
          <w:rPr>
            <w:rFonts w:cs="Arial"/>
            <w:color w:val="000000" w:themeColor="text1"/>
          </w:rPr>
          <w:delText>s</w:delText>
        </w:r>
      </w:del>
      <w:r w:rsidR="00247E44">
        <w:rPr>
          <w:rFonts w:cs="Arial"/>
          <w:color w:val="000000" w:themeColor="text1"/>
        </w:rPr>
        <w:t xml:space="preserve"> relative to </w:t>
      </w:r>
      <w:r w:rsidR="00C734B8">
        <w:rPr>
          <w:rFonts w:cs="Arial"/>
          <w:color w:val="000000" w:themeColor="text1"/>
        </w:rPr>
        <w:t xml:space="preserve">resistant </w:t>
      </w:r>
      <w:r w:rsidR="00247E44">
        <w:rPr>
          <w:rFonts w:cs="Arial"/>
          <w:color w:val="000000" w:themeColor="text1"/>
        </w:rPr>
        <w:t xml:space="preserve">CRISPR clones in </w:t>
      </w:r>
      <w:r w:rsidR="003E3A76">
        <w:rPr>
          <w:rFonts w:cs="Arial"/>
          <w:color w:val="000000" w:themeColor="text1"/>
        </w:rPr>
        <w:t xml:space="preserve">the population for </w:t>
      </w:r>
      <w:r w:rsidR="00247E44">
        <w:rPr>
          <w:rFonts w:cs="Arial"/>
          <w:color w:val="000000" w:themeColor="text1"/>
        </w:rPr>
        <w:t xml:space="preserve">each CRISPR allele diversity treatment. </w:t>
      </w:r>
      <w:r w:rsidR="001638E4">
        <w:rPr>
          <w:rFonts w:cs="Arial"/>
          <w:color w:val="000000" w:themeColor="text1"/>
        </w:rPr>
        <w:t>Select</w:t>
      </w:r>
      <w:r w:rsidR="00BF2AF3">
        <w:rPr>
          <w:rFonts w:cs="Arial"/>
          <w:color w:val="000000" w:themeColor="text1"/>
        </w:rPr>
        <w:t>i</w:t>
      </w:r>
      <w:r w:rsidR="001638E4">
        <w:rPr>
          <w:rFonts w:cs="Arial"/>
          <w:color w:val="000000" w:themeColor="text1"/>
        </w:rPr>
        <w:t>on rate is the natural log of the relative change in density of one competitor against another</w:t>
      </w:r>
      <w:r w:rsidR="007B4E8D">
        <w:rPr>
          <w:rFonts w:cs="Arial"/>
          <w:color w:val="000000" w:themeColor="text1"/>
        </w:rPr>
        <w:t xml:space="preserve">. The dotted line at zero indicates no difference in density change i.e. </w:t>
      </w:r>
      <w:r w:rsidR="003E3A76">
        <w:rPr>
          <w:rFonts w:cs="Arial"/>
          <w:color w:val="000000" w:themeColor="text1"/>
        </w:rPr>
        <w:t>the susceptib</w:t>
      </w:r>
      <w:r w:rsidR="00116D55">
        <w:rPr>
          <w:rFonts w:cs="Arial"/>
          <w:color w:val="000000" w:themeColor="text1"/>
        </w:rPr>
        <w:t>l</w:t>
      </w:r>
      <w:r w:rsidR="003E3A76">
        <w:rPr>
          <w:rFonts w:cs="Arial"/>
          <w:color w:val="000000" w:themeColor="text1"/>
        </w:rPr>
        <w:t>e and resistant CRISPR clones</w:t>
      </w:r>
      <w:r w:rsidR="007B4E8D">
        <w:rPr>
          <w:rFonts w:cs="Arial"/>
          <w:color w:val="000000" w:themeColor="text1"/>
        </w:rPr>
        <w:t xml:space="preserve"> are equally fit. </w:t>
      </w:r>
      <w:r w:rsidR="00247E44">
        <w:rPr>
          <w:rFonts w:cs="Arial"/>
          <w:color w:val="000000" w:themeColor="text1"/>
        </w:rPr>
        <w:t xml:space="preserve">Means are derived from a </w:t>
      </w:r>
      <w:del w:id="1316" w:author="Common, Jack" w:date="2019-10-23T15:12:00Z">
        <w:r w:rsidR="00247E44" w:rsidDel="00711820">
          <w:rPr>
            <w:rFonts w:cs="Arial"/>
            <w:color w:val="000000" w:themeColor="text1"/>
          </w:rPr>
          <w:delText>generalised linear mixed model</w:delText>
        </w:r>
      </w:del>
      <w:ins w:id="1317" w:author="Common, Jack" w:date="2019-10-23T15:12:00Z">
        <w:r w:rsidR="00711820">
          <w:rPr>
            <w:rFonts w:cs="Arial"/>
            <w:color w:val="000000" w:themeColor="text1"/>
          </w:rPr>
          <w:t>GLMM</w:t>
        </w:r>
      </w:ins>
      <w:r w:rsidR="00247E44">
        <w:rPr>
          <w:rFonts w:cs="Arial"/>
          <w:color w:val="000000" w:themeColor="text1"/>
        </w:rPr>
        <w:t xml:space="preserve"> that </w:t>
      </w:r>
      <w:r w:rsidR="007B4E8D">
        <w:rPr>
          <w:rFonts w:cs="Arial"/>
          <w:color w:val="000000" w:themeColor="text1"/>
        </w:rPr>
        <w:t>statistically controls</w:t>
      </w:r>
      <w:r w:rsidR="00247E44">
        <w:rPr>
          <w:rFonts w:cs="Arial"/>
          <w:color w:val="000000" w:themeColor="text1"/>
        </w:rPr>
        <w:t xml:space="preserve"> for the effect of time. Means are shown as white points with </w:t>
      </w:r>
      <w:r w:rsidR="00247E44" w:rsidRPr="001E3B5F">
        <w:rPr>
          <w:rFonts w:cs="Arial"/>
          <w:color w:val="000000" w:themeColor="text1"/>
        </w:rPr>
        <w:t xml:space="preserve">67, 89 and 95% </w:t>
      </w:r>
      <w:del w:id="1318" w:author="Common, Jack" w:date="2019-10-23T15:12:00Z">
        <w:r w:rsidR="00247E44" w:rsidDel="00711820">
          <w:rPr>
            <w:rFonts w:cs="Arial"/>
            <w:color w:val="000000" w:themeColor="text1"/>
          </w:rPr>
          <w:delText>confidence</w:delText>
        </w:r>
        <w:r w:rsidR="00247E44" w:rsidRPr="001E3B5F" w:rsidDel="00711820">
          <w:rPr>
            <w:rFonts w:cs="Arial"/>
            <w:color w:val="000000" w:themeColor="text1"/>
          </w:rPr>
          <w:delText xml:space="preserve"> </w:delText>
        </w:r>
      </w:del>
      <w:ins w:id="1319" w:author="Common, Jack" w:date="2019-10-23T15:12:00Z">
        <w:r w:rsidR="00711820">
          <w:rPr>
            <w:rFonts w:cs="Arial"/>
            <w:color w:val="000000" w:themeColor="text1"/>
          </w:rPr>
          <w:t>credibility</w:t>
        </w:r>
        <w:r w:rsidR="00711820" w:rsidRPr="001E3B5F">
          <w:rPr>
            <w:rFonts w:cs="Arial"/>
            <w:color w:val="000000" w:themeColor="text1"/>
          </w:rPr>
          <w:t xml:space="preserve"> </w:t>
        </w:r>
      </w:ins>
      <w:r w:rsidR="00247E44" w:rsidRPr="001E3B5F">
        <w:rPr>
          <w:rFonts w:cs="Arial"/>
          <w:color w:val="000000" w:themeColor="text1"/>
        </w:rPr>
        <w:t>intervals given in decreasing width</w:t>
      </w:r>
      <w:r w:rsidR="00247E44">
        <w:rPr>
          <w:rFonts w:cs="Arial"/>
          <w:color w:val="000000" w:themeColor="text1"/>
        </w:rPr>
        <w:t>.</w:t>
      </w:r>
      <w:r w:rsidR="00691113" w:rsidRPr="009C0FC6">
        <w:rPr>
          <w:rFonts w:cs="Arial"/>
          <w:b/>
          <w:color w:val="000000" w:themeColor="text1"/>
        </w:rPr>
        <w:br w:type="page"/>
      </w:r>
    </w:p>
    <w:p w14:paraId="6CC8F9AA" w14:textId="50DDE6ED" w:rsidR="009C549E" w:rsidRPr="0032245F" w:rsidDel="00B97802" w:rsidRDefault="009C549E">
      <w:pPr>
        <w:pStyle w:val="Heading1"/>
        <w:rPr>
          <w:del w:id="1320" w:author="Common, Jack" w:date="2019-10-23T15:13:00Z"/>
        </w:rPr>
        <w:pPrChange w:id="1321" w:author="Common, Jack" w:date="2019-10-24T16:37:00Z">
          <w:pPr>
            <w:pStyle w:val="Heading1"/>
            <w:spacing w:line="480" w:lineRule="auto"/>
            <w:jc w:val="both"/>
          </w:pPr>
        </w:pPrChange>
      </w:pPr>
      <w:r w:rsidRPr="0032245F">
        <w:rPr>
          <w:b w:val="0"/>
          <w:rPrChange w:id="1322" w:author="Common, Jack" w:date="2019-10-24T16:37:00Z">
            <w:rPr>
              <w:rFonts w:cs="Arial"/>
              <w:b/>
              <w:bCs/>
              <w:color w:val="000000" w:themeColor="text1"/>
              <w:lang w:val="en-US"/>
            </w:rPr>
          </w:rPrChange>
        </w:rPr>
        <w:t>Figures</w:t>
      </w:r>
    </w:p>
    <w:p w14:paraId="6BF0F35A" w14:textId="44F8BA63" w:rsidR="00EE5609" w:rsidRDefault="00EE5609">
      <w:pPr>
        <w:pStyle w:val="Heading1"/>
        <w:pPrChange w:id="1323" w:author="Common, Jack" w:date="2019-10-24T16:37:00Z">
          <w:pPr>
            <w:spacing w:line="480" w:lineRule="auto"/>
          </w:pPr>
        </w:pPrChange>
      </w:pPr>
    </w:p>
    <w:p w14:paraId="15134481" w14:textId="2A7EFDE4" w:rsidR="00EE5609" w:rsidRPr="00831DB0" w:rsidRDefault="00EE5609">
      <w:pPr>
        <w:rPr>
          <w:rFonts w:cs="Arial"/>
          <w:iCs/>
        </w:rPr>
        <w:pPrChange w:id="1324" w:author="Common, Jack" w:date="2019-10-23T10:58:00Z">
          <w:pPr>
            <w:spacing w:line="480" w:lineRule="auto"/>
          </w:pPr>
        </w:pPrChange>
      </w:pPr>
      <w:r>
        <w:rPr>
          <w:rFonts w:cs="Arial"/>
          <w:iCs/>
        </w:rPr>
        <w:t>Figure 1</w:t>
      </w:r>
    </w:p>
    <w:p w14:paraId="22BB4F5A" w14:textId="77777777" w:rsidR="00691113" w:rsidRPr="009C0FC6" w:rsidRDefault="00691113">
      <w:pPr>
        <w:jc w:val="both"/>
        <w:rPr>
          <w:rFonts w:cs="Arial"/>
          <w:color w:val="000000" w:themeColor="text1"/>
        </w:rPr>
        <w:pPrChange w:id="1325" w:author="Common, Jack" w:date="2019-10-23T10:58:00Z">
          <w:pPr>
            <w:spacing w:line="480" w:lineRule="auto"/>
            <w:jc w:val="both"/>
          </w:pPr>
        </w:pPrChange>
      </w:pPr>
    </w:p>
    <w:p w14:paraId="4DE20248" w14:textId="23D12943" w:rsidR="00FD0F65" w:rsidRPr="009C0FC6" w:rsidRDefault="002E1341">
      <w:pPr>
        <w:jc w:val="both"/>
        <w:rPr>
          <w:rFonts w:cs="Arial"/>
          <w:b/>
          <w:color w:val="000000" w:themeColor="text1"/>
        </w:rPr>
        <w:pPrChange w:id="1326" w:author="Common, Jack" w:date="2019-10-23T10:58:00Z">
          <w:pPr>
            <w:spacing w:line="480" w:lineRule="auto"/>
            <w:jc w:val="both"/>
          </w:pPr>
        </w:pPrChange>
      </w:pPr>
      <w:r w:rsidRPr="009C0FC6">
        <w:rPr>
          <w:rFonts w:cs="Arial"/>
          <w:b/>
          <w:noProof/>
          <w:color w:val="000000" w:themeColor="text1"/>
          <w:lang w:val="en-US"/>
        </w:rPr>
        <w:drawing>
          <wp:inline distT="0" distB="0" distL="0" distR="0" wp14:anchorId="1DA84E99" wp14:editId="6C4839D5">
            <wp:extent cx="5890586" cy="7606145"/>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png"/>
                    <pic:cNvPicPr/>
                  </pic:nvPicPr>
                  <pic:blipFill>
                    <a:blip r:embed="rId16"/>
                    <a:stretch>
                      <a:fillRect/>
                    </a:stretch>
                  </pic:blipFill>
                  <pic:spPr>
                    <a:xfrm>
                      <a:off x="0" y="0"/>
                      <a:ext cx="5895583" cy="7612598"/>
                    </a:xfrm>
                    <a:prstGeom prst="rect">
                      <a:avLst/>
                    </a:prstGeom>
                  </pic:spPr>
                </pic:pic>
              </a:graphicData>
            </a:graphic>
          </wp:inline>
        </w:drawing>
      </w:r>
      <w:r w:rsidR="00FD0F65" w:rsidRPr="009C0FC6">
        <w:rPr>
          <w:rFonts w:cs="Arial"/>
          <w:b/>
          <w:color w:val="000000" w:themeColor="text1"/>
        </w:rPr>
        <w:br w:type="page"/>
      </w:r>
    </w:p>
    <w:p w14:paraId="093BA7B2" w14:textId="3A7E46A0" w:rsidR="00EE5609" w:rsidRPr="002D0655" w:rsidRDefault="00EE5609">
      <w:pPr>
        <w:pPrChange w:id="1327" w:author="Common, Jack" w:date="2019-10-23T10:58:00Z">
          <w:pPr>
            <w:spacing w:line="480" w:lineRule="auto"/>
          </w:pPr>
        </w:pPrChange>
      </w:pPr>
      <w:r w:rsidRPr="002D0655">
        <w:t>Figure 2</w:t>
      </w:r>
    </w:p>
    <w:p w14:paraId="3C00F9D0" w14:textId="77777777" w:rsidR="00EE5609" w:rsidRPr="009C0FC6" w:rsidRDefault="00EE5609">
      <w:pPr>
        <w:pPrChange w:id="1328" w:author="Common, Jack" w:date="2019-10-23T10:58:00Z">
          <w:pPr>
            <w:spacing w:line="480" w:lineRule="auto"/>
          </w:pPr>
        </w:pPrChange>
      </w:pPr>
    </w:p>
    <w:p w14:paraId="7C58C219" w14:textId="6043F130" w:rsidR="00492676" w:rsidRPr="009C0FC6" w:rsidRDefault="002E1341">
      <w:pPr>
        <w:jc w:val="both"/>
        <w:rPr>
          <w:rFonts w:cs="Arial"/>
          <w:b/>
          <w:color w:val="000000" w:themeColor="text1"/>
        </w:rPr>
        <w:pPrChange w:id="1329" w:author="Common, Jack" w:date="2019-10-23T10:58:00Z">
          <w:pPr>
            <w:spacing w:line="480" w:lineRule="auto"/>
            <w:jc w:val="both"/>
          </w:pPr>
        </w:pPrChange>
      </w:pPr>
      <w:r w:rsidRPr="009C0FC6">
        <w:rPr>
          <w:rFonts w:cs="Arial"/>
          <w:b/>
          <w:noProof/>
          <w:color w:val="000000" w:themeColor="text1"/>
          <w:lang w:val="en-US"/>
        </w:rPr>
        <w:drawing>
          <wp:inline distT="0" distB="0" distL="0" distR="0" wp14:anchorId="15AA869B" wp14:editId="787BB070">
            <wp:extent cx="6757130" cy="270330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2.png"/>
                    <pic:cNvPicPr/>
                  </pic:nvPicPr>
                  <pic:blipFill>
                    <a:blip r:embed="rId17"/>
                    <a:stretch>
                      <a:fillRect/>
                    </a:stretch>
                  </pic:blipFill>
                  <pic:spPr>
                    <a:xfrm>
                      <a:off x="0" y="0"/>
                      <a:ext cx="6757130" cy="2703309"/>
                    </a:xfrm>
                    <a:prstGeom prst="rect">
                      <a:avLst/>
                    </a:prstGeom>
                  </pic:spPr>
                </pic:pic>
              </a:graphicData>
            </a:graphic>
          </wp:inline>
        </w:drawing>
      </w:r>
      <w:r w:rsidR="00492676" w:rsidRPr="009C0FC6">
        <w:rPr>
          <w:rFonts w:cs="Arial"/>
          <w:b/>
          <w:color w:val="000000" w:themeColor="text1"/>
        </w:rPr>
        <w:br w:type="page"/>
      </w:r>
    </w:p>
    <w:p w14:paraId="16CAB3FF" w14:textId="3134A6D2" w:rsidR="00EE5609" w:rsidRPr="009C0FC6" w:rsidRDefault="00EE5609">
      <w:pPr>
        <w:jc w:val="both"/>
        <w:rPr>
          <w:rFonts w:cs="Arial"/>
          <w:bCs/>
          <w:color w:val="000000" w:themeColor="text1"/>
        </w:rPr>
        <w:pPrChange w:id="1330" w:author="Common, Jack" w:date="2019-10-23T10:58:00Z">
          <w:pPr>
            <w:spacing w:line="480" w:lineRule="auto"/>
            <w:jc w:val="both"/>
          </w:pPr>
        </w:pPrChange>
      </w:pPr>
      <w:r w:rsidRPr="009C0FC6">
        <w:rPr>
          <w:rFonts w:cs="Arial"/>
          <w:bCs/>
          <w:color w:val="000000" w:themeColor="text1"/>
        </w:rPr>
        <w:t>Figure 3</w:t>
      </w:r>
    </w:p>
    <w:p w14:paraId="36C1B547" w14:textId="77777777" w:rsidR="00F82904" w:rsidRDefault="00F82904">
      <w:pPr>
        <w:jc w:val="both"/>
        <w:rPr>
          <w:rFonts w:cs="Arial"/>
          <w:b/>
          <w:color w:val="000000" w:themeColor="text1"/>
        </w:rPr>
        <w:pPrChange w:id="1331" w:author="Common, Jack" w:date="2019-10-23T10:58:00Z">
          <w:pPr>
            <w:spacing w:line="480" w:lineRule="auto"/>
            <w:jc w:val="both"/>
          </w:pPr>
        </w:pPrChange>
      </w:pPr>
    </w:p>
    <w:p w14:paraId="2BBD0B0B" w14:textId="75D390B1" w:rsidR="00D42302" w:rsidRPr="009C0FC6" w:rsidRDefault="00F82904">
      <w:pPr>
        <w:jc w:val="both"/>
        <w:rPr>
          <w:rFonts w:cs="Arial"/>
          <w:b/>
          <w:color w:val="000000" w:themeColor="text1"/>
        </w:rPr>
        <w:pPrChange w:id="1332" w:author="Common, Jack" w:date="2019-10-23T10:58:00Z">
          <w:pPr>
            <w:spacing w:line="480" w:lineRule="auto"/>
            <w:jc w:val="both"/>
          </w:pPr>
        </w:pPrChange>
      </w:pPr>
      <w:r w:rsidRPr="009C0FC6">
        <w:rPr>
          <w:rFonts w:cs="Arial"/>
          <w:b/>
          <w:noProof/>
          <w:color w:val="000000" w:themeColor="text1"/>
          <w:lang w:val="en-US"/>
        </w:rPr>
        <w:drawing>
          <wp:inline distT="0" distB="0" distL="0" distR="0" wp14:anchorId="4F6777CD" wp14:editId="29CBB0BF">
            <wp:extent cx="6302484" cy="562592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3.png"/>
                    <pic:cNvPicPr/>
                  </pic:nvPicPr>
                  <pic:blipFill>
                    <a:blip r:embed="rId18"/>
                    <a:stretch>
                      <a:fillRect/>
                    </a:stretch>
                  </pic:blipFill>
                  <pic:spPr>
                    <a:xfrm>
                      <a:off x="0" y="0"/>
                      <a:ext cx="6302484" cy="5625924"/>
                    </a:xfrm>
                    <a:prstGeom prst="rect">
                      <a:avLst/>
                    </a:prstGeom>
                  </pic:spPr>
                </pic:pic>
              </a:graphicData>
            </a:graphic>
          </wp:inline>
        </w:drawing>
      </w:r>
    </w:p>
    <w:p w14:paraId="5C404428" w14:textId="558A36D5" w:rsidR="0051543D" w:rsidRPr="009C0FC6" w:rsidRDefault="0039797C">
      <w:pPr>
        <w:pStyle w:val="Heading1"/>
        <w:jc w:val="both"/>
        <w:rPr>
          <w:rFonts w:cs="Arial"/>
          <w:b w:val="0"/>
          <w:bCs/>
          <w:lang w:val="en-US"/>
        </w:rPr>
        <w:pPrChange w:id="1333" w:author="Common, Jack" w:date="2019-10-23T10:58:00Z">
          <w:pPr>
            <w:pStyle w:val="Heading1"/>
            <w:spacing w:line="480" w:lineRule="auto"/>
            <w:jc w:val="both"/>
          </w:pPr>
        </w:pPrChange>
      </w:pPr>
      <w:r w:rsidRPr="007D3B6B">
        <w:br w:type="page"/>
      </w:r>
      <w:r w:rsidR="0051543D" w:rsidRPr="009C0FC6">
        <w:rPr>
          <w:rFonts w:cs="Arial"/>
          <w:bCs/>
          <w:color w:val="auto"/>
          <w:szCs w:val="24"/>
          <w:lang w:val="en-US"/>
        </w:rPr>
        <w:t>Re</w:t>
      </w:r>
      <w:r w:rsidR="009C549E" w:rsidRPr="009C0FC6">
        <w:rPr>
          <w:rFonts w:cs="Arial"/>
          <w:bCs/>
          <w:color w:val="auto"/>
          <w:szCs w:val="24"/>
          <w:lang w:val="en-US"/>
        </w:rPr>
        <w:t>ferences</w:t>
      </w:r>
    </w:p>
    <w:p w14:paraId="7D5B797E" w14:textId="77777777" w:rsidR="0051543D" w:rsidRPr="009C0FC6" w:rsidRDefault="0051543D">
      <w:pPr>
        <w:jc w:val="both"/>
        <w:rPr>
          <w:rFonts w:cs="Arial"/>
          <w:b/>
          <w:color w:val="000000" w:themeColor="text1"/>
        </w:rPr>
        <w:pPrChange w:id="1334" w:author="Common, Jack" w:date="2019-10-23T10:58:00Z">
          <w:pPr>
            <w:spacing w:line="480" w:lineRule="auto"/>
            <w:jc w:val="both"/>
          </w:pPr>
        </w:pPrChange>
      </w:pPr>
    </w:p>
    <w:p w14:paraId="56927223" w14:textId="77777777" w:rsidR="005E706D" w:rsidRPr="005E706D" w:rsidRDefault="0051543D" w:rsidP="005E706D">
      <w:pPr>
        <w:pStyle w:val="EndNoteBibliography"/>
        <w:spacing w:after="240"/>
        <w:rPr>
          <w:noProof/>
        </w:rPr>
      </w:pPr>
      <w:r w:rsidRPr="009C0FC6">
        <w:rPr>
          <w:color w:val="000000" w:themeColor="text1"/>
        </w:rPr>
        <w:fldChar w:fldCharType="begin"/>
      </w:r>
      <w:r w:rsidRPr="009C0FC6">
        <w:rPr>
          <w:color w:val="000000" w:themeColor="text1"/>
        </w:rPr>
        <w:instrText xml:space="preserve"> ADDIN EN.REFLIST </w:instrText>
      </w:r>
      <w:r w:rsidRPr="009C0FC6">
        <w:rPr>
          <w:color w:val="000000" w:themeColor="text1"/>
        </w:rPr>
        <w:fldChar w:fldCharType="separate"/>
      </w:r>
      <w:r w:rsidR="005E706D" w:rsidRPr="005E706D">
        <w:rPr>
          <w:noProof/>
        </w:rPr>
        <w:t>1.</w:t>
      </w:r>
      <w:r w:rsidR="005E706D" w:rsidRPr="005E706D">
        <w:rPr>
          <w:noProof/>
        </w:rPr>
        <w:tab/>
        <w:t>O'Brien SJ, Roelke ME, Marker L, Newman A, Winkler C, Meltzer D, et al. Genetic basis for species vulnerability in the cheetah. Science. 1985;227(4693):1428-34.</w:t>
      </w:r>
    </w:p>
    <w:p w14:paraId="7CCDEFE8" w14:textId="77777777" w:rsidR="005E706D" w:rsidRPr="005E706D" w:rsidRDefault="005E706D" w:rsidP="005E706D">
      <w:pPr>
        <w:pStyle w:val="EndNoteBibliography"/>
        <w:spacing w:after="240"/>
        <w:rPr>
          <w:noProof/>
        </w:rPr>
      </w:pPr>
      <w:r w:rsidRPr="005E706D">
        <w:rPr>
          <w:noProof/>
        </w:rPr>
        <w:t>2.</w:t>
      </w:r>
      <w:r w:rsidRPr="005E706D">
        <w:rPr>
          <w:noProof/>
        </w:rPr>
        <w:tab/>
        <w:t>Pearman PB, Garner TW. Susceptibility of Italian agile frog populations to an emerging strain of Ranavirus parallels population genetic diversity. Ecology Letters. 2005;8(4):401-8.</w:t>
      </w:r>
    </w:p>
    <w:p w14:paraId="44688D97" w14:textId="77777777" w:rsidR="005E706D" w:rsidRPr="005E706D" w:rsidRDefault="005E706D" w:rsidP="005E706D">
      <w:pPr>
        <w:pStyle w:val="EndNoteBibliography"/>
        <w:spacing w:after="240"/>
        <w:rPr>
          <w:noProof/>
        </w:rPr>
      </w:pPr>
      <w:r w:rsidRPr="005E706D">
        <w:rPr>
          <w:noProof/>
        </w:rPr>
        <w:t>3.</w:t>
      </w:r>
      <w:r w:rsidRPr="005E706D">
        <w:rPr>
          <w:noProof/>
        </w:rPr>
        <w:tab/>
        <w:t>Eastwood JR, Ribot RF, Rollins LA, Buchanan KL, Walder K, Bennett AT, et al. Host heterozygosity and genotype rarity affect viral dynamics in an avian subspecies complex. Scientific reports. 2017;7(1):13310.</w:t>
      </w:r>
    </w:p>
    <w:p w14:paraId="549002C0" w14:textId="77777777" w:rsidR="005E706D" w:rsidRPr="005E706D" w:rsidRDefault="005E706D" w:rsidP="005E706D">
      <w:pPr>
        <w:pStyle w:val="EndNoteBibliography"/>
        <w:spacing w:after="240"/>
        <w:rPr>
          <w:noProof/>
        </w:rPr>
      </w:pPr>
      <w:r w:rsidRPr="005E706D">
        <w:rPr>
          <w:noProof/>
        </w:rPr>
        <w:t>4.</w:t>
      </w:r>
      <w:r w:rsidRPr="005E706D">
        <w:rPr>
          <w:noProof/>
        </w:rPr>
        <w:tab/>
        <w:t>Spielman D, Brook BW, Briscoe DA, Frankham R. Does inbreeding and loss of genetic diversity decrease disease resistance? Conservation Genetics. 2004;5(4):439-48.</w:t>
      </w:r>
    </w:p>
    <w:p w14:paraId="415D482E" w14:textId="77777777" w:rsidR="005E706D" w:rsidRPr="005E706D" w:rsidRDefault="005E706D" w:rsidP="005E706D">
      <w:pPr>
        <w:pStyle w:val="EndNoteBibliography"/>
        <w:spacing w:after="240"/>
        <w:rPr>
          <w:noProof/>
        </w:rPr>
      </w:pPr>
      <w:r w:rsidRPr="005E706D">
        <w:rPr>
          <w:noProof/>
        </w:rPr>
        <w:t>5.</w:t>
      </w:r>
      <w:r w:rsidRPr="005E706D">
        <w:rPr>
          <w:noProof/>
        </w:rPr>
        <w:tab/>
        <w:t>Ebert D, Altermatt F, Lass S. A short term benefit for outcrossing in a Daphnia metapopulation in relation to parasitism. Journal of the Royal Society Interface. 2007;4(16):777-85.</w:t>
      </w:r>
    </w:p>
    <w:p w14:paraId="1174E149" w14:textId="77777777" w:rsidR="005E706D" w:rsidRPr="005E706D" w:rsidRDefault="005E706D" w:rsidP="005E706D">
      <w:pPr>
        <w:pStyle w:val="EndNoteBibliography"/>
        <w:spacing w:after="240"/>
        <w:rPr>
          <w:noProof/>
        </w:rPr>
      </w:pPr>
      <w:r w:rsidRPr="005E706D">
        <w:rPr>
          <w:noProof/>
        </w:rPr>
        <w:t>6.</w:t>
      </w:r>
      <w:r w:rsidRPr="005E706D">
        <w:rPr>
          <w:noProof/>
        </w:rPr>
        <w:tab/>
        <w:t>Kerstes NA, Wegner KM. The effect of inbreeding and outcrossing of Tribolium castaneum on resistance to the parasite Nosema whitei. Evolutionary Ecology Research. 2011;13(7):681-96.</w:t>
      </w:r>
    </w:p>
    <w:p w14:paraId="547515F2" w14:textId="77777777" w:rsidR="005E706D" w:rsidRPr="005E706D" w:rsidRDefault="005E706D" w:rsidP="005E706D">
      <w:pPr>
        <w:pStyle w:val="EndNoteBibliography"/>
        <w:spacing w:after="240"/>
        <w:rPr>
          <w:noProof/>
        </w:rPr>
      </w:pPr>
      <w:r w:rsidRPr="005E706D">
        <w:rPr>
          <w:noProof/>
        </w:rPr>
        <w:t>7.</w:t>
      </w:r>
      <w:r w:rsidRPr="005E706D">
        <w:rPr>
          <w:noProof/>
        </w:rPr>
        <w:tab/>
        <w:t>Ellison AM, Adamec L. Ecophysiological traits of terrestrial and aquatic carnivorous plants: are the costs and benefits the same? Oikos. 2011;120(11):1721-31.</w:t>
      </w:r>
    </w:p>
    <w:p w14:paraId="42A48E47" w14:textId="77777777" w:rsidR="005E706D" w:rsidRPr="005E706D" w:rsidRDefault="005E706D" w:rsidP="005E706D">
      <w:pPr>
        <w:pStyle w:val="EndNoteBibliography"/>
        <w:spacing w:after="240"/>
        <w:rPr>
          <w:noProof/>
        </w:rPr>
      </w:pPr>
      <w:r w:rsidRPr="005E706D">
        <w:rPr>
          <w:noProof/>
        </w:rPr>
        <w:t>8.</w:t>
      </w:r>
      <w:r w:rsidRPr="005E706D">
        <w:rPr>
          <w:noProof/>
        </w:rPr>
        <w:tab/>
        <w:t>Thorne ET, Williams ES. Disease and endangered species: the black</w:t>
      </w:r>
      <w:r w:rsidRPr="005E706D">
        <w:rPr>
          <w:rFonts w:ascii="Cambria Math" w:hAnsi="Cambria Math" w:cs="Cambria Math"/>
          <w:noProof/>
        </w:rPr>
        <w:t>‐</w:t>
      </w:r>
      <w:r w:rsidRPr="005E706D">
        <w:rPr>
          <w:noProof/>
        </w:rPr>
        <w:t>footed ferret as a recent example. Conservation Biology. 1988;2(1):66-74.</w:t>
      </w:r>
    </w:p>
    <w:p w14:paraId="2907BE68" w14:textId="77777777" w:rsidR="005E706D" w:rsidRPr="005E706D" w:rsidRDefault="005E706D" w:rsidP="005E706D">
      <w:pPr>
        <w:pStyle w:val="EndNoteBibliography"/>
        <w:spacing w:after="240"/>
        <w:rPr>
          <w:noProof/>
        </w:rPr>
      </w:pPr>
      <w:r w:rsidRPr="005E706D">
        <w:rPr>
          <w:noProof/>
        </w:rPr>
        <w:t>9.</w:t>
      </w:r>
      <w:r w:rsidRPr="005E706D">
        <w:rPr>
          <w:noProof/>
        </w:rPr>
        <w:tab/>
        <w:t>Acevedo-Whitehouse K, Gulland F, Greig D, Amos W. Inbreeding: disease susceptibility in California sea lions. Nature. 2003;422(6927):35.</w:t>
      </w:r>
    </w:p>
    <w:p w14:paraId="5AAC84B2" w14:textId="77777777" w:rsidR="005E706D" w:rsidRPr="005E706D" w:rsidRDefault="005E706D" w:rsidP="005E706D">
      <w:pPr>
        <w:pStyle w:val="EndNoteBibliography"/>
        <w:spacing w:after="240"/>
        <w:rPr>
          <w:noProof/>
        </w:rPr>
      </w:pPr>
      <w:r w:rsidRPr="005E706D">
        <w:rPr>
          <w:noProof/>
        </w:rPr>
        <w:t>10.</w:t>
      </w:r>
      <w:r w:rsidRPr="005E706D">
        <w:rPr>
          <w:noProof/>
        </w:rPr>
        <w:tab/>
        <w:t>Meagher S. Genetic diversity and Capillaria hepatica (Nematoda) prevalence in Michigan deer mouse populations. Evolution. 1999;53(4):1318-24.</w:t>
      </w:r>
    </w:p>
    <w:p w14:paraId="1F82722A" w14:textId="77777777" w:rsidR="005E706D" w:rsidRPr="005E706D" w:rsidRDefault="005E706D" w:rsidP="005E706D">
      <w:pPr>
        <w:pStyle w:val="EndNoteBibliography"/>
        <w:spacing w:after="240"/>
        <w:rPr>
          <w:noProof/>
        </w:rPr>
      </w:pPr>
      <w:r w:rsidRPr="005E706D">
        <w:rPr>
          <w:noProof/>
        </w:rPr>
        <w:t>11.</w:t>
      </w:r>
      <w:r w:rsidRPr="005E706D">
        <w:rPr>
          <w:noProof/>
        </w:rPr>
        <w:tab/>
        <w:t>Whiteman NK, Kimball RT, Parker PG. Co</w:t>
      </w:r>
      <w:r w:rsidRPr="005E706D">
        <w:rPr>
          <w:rFonts w:ascii="Cambria Math" w:hAnsi="Cambria Math" w:cs="Cambria Math"/>
          <w:noProof/>
        </w:rPr>
        <w:t>‐</w:t>
      </w:r>
      <w:r w:rsidRPr="005E706D">
        <w:rPr>
          <w:noProof/>
        </w:rPr>
        <w:t>phylogeography and comparative population genetics of the threatened Galápagos hawk and three ectoparasite species: ecology shapes population histories within parasite communities. Molecular Ecology. 2007;16(22):4759-73.</w:t>
      </w:r>
    </w:p>
    <w:p w14:paraId="5E3310A1" w14:textId="77777777" w:rsidR="005E706D" w:rsidRPr="005E706D" w:rsidRDefault="005E706D" w:rsidP="005E706D">
      <w:pPr>
        <w:pStyle w:val="EndNoteBibliography"/>
        <w:spacing w:after="240"/>
        <w:rPr>
          <w:noProof/>
        </w:rPr>
      </w:pPr>
      <w:r w:rsidRPr="005E706D">
        <w:rPr>
          <w:noProof/>
        </w:rPr>
        <w:t>12.</w:t>
      </w:r>
      <w:r w:rsidRPr="005E706D">
        <w:rPr>
          <w:noProof/>
        </w:rPr>
        <w:tab/>
        <w:t>Elton CS. The ecology of invasions by animals and plants. London: Methuen &amp; Co.; 1958.</w:t>
      </w:r>
    </w:p>
    <w:p w14:paraId="6DFA4410" w14:textId="77777777" w:rsidR="005E706D" w:rsidRPr="005E706D" w:rsidRDefault="005E706D" w:rsidP="005E706D">
      <w:pPr>
        <w:pStyle w:val="EndNoteBibliography"/>
        <w:spacing w:after="240"/>
        <w:rPr>
          <w:noProof/>
        </w:rPr>
      </w:pPr>
      <w:r w:rsidRPr="005E706D">
        <w:rPr>
          <w:noProof/>
        </w:rPr>
        <w:t>13.</w:t>
      </w:r>
      <w:r w:rsidRPr="005E706D">
        <w:rPr>
          <w:noProof/>
        </w:rPr>
        <w:tab/>
        <w:t>Zhu Y, Chen H, Fan J, Wang Y. Genetic diversity and disease control in rice. Nature. 2000;406(6797):718.</w:t>
      </w:r>
    </w:p>
    <w:p w14:paraId="4D721D03" w14:textId="77777777" w:rsidR="005E706D" w:rsidRPr="005E706D" w:rsidRDefault="005E706D" w:rsidP="005E706D">
      <w:pPr>
        <w:pStyle w:val="EndNoteBibliography"/>
        <w:spacing w:after="240"/>
        <w:rPr>
          <w:noProof/>
        </w:rPr>
      </w:pPr>
      <w:r w:rsidRPr="005E706D">
        <w:rPr>
          <w:noProof/>
        </w:rPr>
        <w:t>14.</w:t>
      </w:r>
      <w:r w:rsidRPr="005E706D">
        <w:rPr>
          <w:noProof/>
        </w:rPr>
        <w:tab/>
        <w:t>López-Uribe MM, Appler RH, Youngsteadt E, Dunn RR, Frank SD, Tarpy DR. Higher immunocompetence is associated with higher genetic diversity in feral honey bee colonies (Apis mellifera). Conservation Genetics. 2017;18(3):659-66.</w:t>
      </w:r>
    </w:p>
    <w:p w14:paraId="1766331F" w14:textId="77777777" w:rsidR="005E706D" w:rsidRPr="005E706D" w:rsidRDefault="005E706D" w:rsidP="005E706D">
      <w:pPr>
        <w:pStyle w:val="EndNoteBibliography"/>
        <w:spacing w:after="240"/>
        <w:rPr>
          <w:noProof/>
        </w:rPr>
      </w:pPr>
      <w:r w:rsidRPr="005E706D">
        <w:rPr>
          <w:noProof/>
        </w:rPr>
        <w:t>15.</w:t>
      </w:r>
      <w:r w:rsidRPr="005E706D">
        <w:rPr>
          <w:noProof/>
        </w:rPr>
        <w:tab/>
        <w:t>Altermatt F, Ebert D. Genetic diversity of Daphnia magna populations enhances resistance to parasites. Ecology Letters. 2008;11(9):918-28.</w:t>
      </w:r>
    </w:p>
    <w:p w14:paraId="4405B346" w14:textId="77777777" w:rsidR="005E706D" w:rsidRPr="005E706D" w:rsidRDefault="005E706D" w:rsidP="005E706D">
      <w:pPr>
        <w:pStyle w:val="EndNoteBibliography"/>
        <w:spacing w:after="240"/>
        <w:rPr>
          <w:noProof/>
        </w:rPr>
      </w:pPr>
      <w:r w:rsidRPr="005E706D">
        <w:rPr>
          <w:noProof/>
        </w:rPr>
        <w:t>16.</w:t>
      </w:r>
      <w:r w:rsidRPr="005E706D">
        <w:rPr>
          <w:noProof/>
        </w:rPr>
        <w:tab/>
        <w:t>Luijckx P, Fienberg H, Duneau D, Ebert D. A Matching-Allele Model Explains Host Resistance to Parasites. Current Biology. 2013.</w:t>
      </w:r>
    </w:p>
    <w:p w14:paraId="7B985700" w14:textId="77777777" w:rsidR="005E706D" w:rsidRPr="005E706D" w:rsidRDefault="005E706D" w:rsidP="005E706D">
      <w:pPr>
        <w:pStyle w:val="EndNoteBibliography"/>
        <w:spacing w:after="240"/>
        <w:rPr>
          <w:noProof/>
        </w:rPr>
      </w:pPr>
      <w:r w:rsidRPr="005E706D">
        <w:rPr>
          <w:noProof/>
        </w:rPr>
        <w:t>17.</w:t>
      </w:r>
      <w:r w:rsidRPr="005E706D">
        <w:rPr>
          <w:noProof/>
        </w:rPr>
        <w:tab/>
        <w:t>van Houte S, Ekroth AKE, Broniewski JM, Chabas H, Ashby B, Bondy-Denomy J, et al. The diversity-generating benefits of a prokaryotic adaptive immune system. Nature. 2016;532(7599):385-8.</w:t>
      </w:r>
    </w:p>
    <w:p w14:paraId="45635124" w14:textId="77777777" w:rsidR="005E706D" w:rsidRPr="005E706D" w:rsidRDefault="005E706D" w:rsidP="005E706D">
      <w:pPr>
        <w:pStyle w:val="EndNoteBibliography"/>
        <w:spacing w:after="240"/>
        <w:rPr>
          <w:noProof/>
        </w:rPr>
      </w:pPr>
      <w:r w:rsidRPr="005E706D">
        <w:rPr>
          <w:noProof/>
        </w:rPr>
        <w:t>18.</w:t>
      </w:r>
      <w:r w:rsidRPr="005E706D">
        <w:rPr>
          <w:noProof/>
        </w:rPr>
        <w:tab/>
        <w:t>Morley D, Broniewski JM, Westra ER, Buckling A, van Houte S. Host diversity limits the evolution of parasite local adaptation. Molecular ecology. 2017;26(7):1756-63.</w:t>
      </w:r>
    </w:p>
    <w:p w14:paraId="608B4758" w14:textId="77777777" w:rsidR="005E706D" w:rsidRPr="005E706D" w:rsidRDefault="005E706D" w:rsidP="005E706D">
      <w:pPr>
        <w:pStyle w:val="EndNoteBibliography"/>
        <w:spacing w:after="240"/>
        <w:rPr>
          <w:noProof/>
        </w:rPr>
      </w:pPr>
      <w:r w:rsidRPr="005E706D">
        <w:rPr>
          <w:noProof/>
        </w:rPr>
        <w:t>19.</w:t>
      </w:r>
      <w:r w:rsidRPr="005E706D">
        <w:rPr>
          <w:noProof/>
        </w:rPr>
        <w:tab/>
        <w:t>Ostfeld RS, Keesing F. Effects of host diversity on infectious disease. Annual review of ecology, evolution, and systematics. 2012;43.</w:t>
      </w:r>
    </w:p>
    <w:p w14:paraId="799AD11F" w14:textId="77777777" w:rsidR="005E706D" w:rsidRPr="005E706D" w:rsidRDefault="005E706D" w:rsidP="005E706D">
      <w:pPr>
        <w:pStyle w:val="EndNoteBibliography"/>
        <w:spacing w:after="240"/>
        <w:rPr>
          <w:noProof/>
        </w:rPr>
      </w:pPr>
      <w:r w:rsidRPr="005E706D">
        <w:rPr>
          <w:noProof/>
        </w:rPr>
        <w:t>20.</w:t>
      </w:r>
      <w:r w:rsidRPr="005E706D">
        <w:rPr>
          <w:noProof/>
        </w:rPr>
        <w:tab/>
        <w:t>Civitello DJ, Cohen J, Fatima H, Halstead NT, Liriano J, McMahon TA, et al. Biodiversity inhibits parasites: broad evidence for the dilution effect. Proceedings of the National Academy of Sciences. 2015;112(28):8667-71.</w:t>
      </w:r>
    </w:p>
    <w:p w14:paraId="464520F1" w14:textId="77777777" w:rsidR="005E706D" w:rsidRPr="005E706D" w:rsidRDefault="005E706D" w:rsidP="005E706D">
      <w:pPr>
        <w:pStyle w:val="EndNoteBibliography"/>
        <w:spacing w:after="240"/>
        <w:rPr>
          <w:noProof/>
        </w:rPr>
      </w:pPr>
      <w:r w:rsidRPr="005E706D">
        <w:rPr>
          <w:noProof/>
        </w:rPr>
        <w:t>21.</w:t>
      </w:r>
      <w:r w:rsidRPr="005E706D">
        <w:rPr>
          <w:noProof/>
        </w:rPr>
        <w:tab/>
        <w:t>Lively CM. The Effect of Host Genetic Diversity on Disease Spread. The American Naturalist. 2010;175(6):E149-E52.</w:t>
      </w:r>
    </w:p>
    <w:p w14:paraId="72B364CE" w14:textId="77777777" w:rsidR="005E706D" w:rsidRPr="005E706D" w:rsidRDefault="005E706D" w:rsidP="005E706D">
      <w:pPr>
        <w:pStyle w:val="EndNoteBibliography"/>
        <w:spacing w:after="240"/>
        <w:rPr>
          <w:noProof/>
        </w:rPr>
      </w:pPr>
      <w:r w:rsidRPr="005E706D">
        <w:rPr>
          <w:noProof/>
        </w:rPr>
        <w:t>22.</w:t>
      </w:r>
      <w:r w:rsidRPr="005E706D">
        <w:rPr>
          <w:noProof/>
        </w:rPr>
        <w:tab/>
        <w:t>Dobson A. Population dynamics of pathogens with multiple host species. the american naturalist. 2004;164(S5):S64-S78.</w:t>
      </w:r>
    </w:p>
    <w:p w14:paraId="18755C01" w14:textId="77777777" w:rsidR="005E706D" w:rsidRPr="005E706D" w:rsidRDefault="005E706D" w:rsidP="005E706D">
      <w:pPr>
        <w:pStyle w:val="EndNoteBibliography"/>
        <w:spacing w:after="240"/>
        <w:rPr>
          <w:noProof/>
        </w:rPr>
      </w:pPr>
      <w:r w:rsidRPr="005E706D">
        <w:rPr>
          <w:noProof/>
        </w:rPr>
        <w:t>23.</w:t>
      </w:r>
      <w:r w:rsidRPr="005E706D">
        <w:rPr>
          <w:noProof/>
        </w:rPr>
        <w:tab/>
        <w:t>Gandon S. Evolution of multihost parasites. Evolution. 2004;58(3):455-69.</w:t>
      </w:r>
    </w:p>
    <w:p w14:paraId="7B5AC1BB" w14:textId="77777777" w:rsidR="005E706D" w:rsidRPr="005E706D" w:rsidRDefault="005E706D" w:rsidP="005E706D">
      <w:pPr>
        <w:pStyle w:val="EndNoteBibliography"/>
        <w:spacing w:after="240"/>
        <w:rPr>
          <w:noProof/>
        </w:rPr>
      </w:pPr>
      <w:r w:rsidRPr="005E706D">
        <w:rPr>
          <w:noProof/>
        </w:rPr>
        <w:t>24.</w:t>
      </w:r>
      <w:r w:rsidRPr="005E706D">
        <w:rPr>
          <w:noProof/>
        </w:rPr>
        <w:tab/>
        <w:t>Dennehy JJ, Friedenberg NA, Yang YW, Turner PE. Virus population extinction via ecological traps. Ecology letters. 2007;10(3):230-40.</w:t>
      </w:r>
    </w:p>
    <w:p w14:paraId="673A62E0" w14:textId="77777777" w:rsidR="005E706D" w:rsidRPr="005E706D" w:rsidRDefault="005E706D" w:rsidP="005E706D">
      <w:pPr>
        <w:pStyle w:val="EndNoteBibliography"/>
        <w:spacing w:after="240"/>
        <w:rPr>
          <w:noProof/>
        </w:rPr>
      </w:pPr>
      <w:r w:rsidRPr="005E706D">
        <w:rPr>
          <w:noProof/>
        </w:rPr>
        <w:t>25.</w:t>
      </w:r>
      <w:r w:rsidRPr="005E706D">
        <w:rPr>
          <w:noProof/>
        </w:rPr>
        <w:tab/>
        <w:t>Common J, Westra ER. CRISPR evolution and bacteriophage persistence in the context of population bottlenecks. RNA Biology. 2019.</w:t>
      </w:r>
    </w:p>
    <w:p w14:paraId="7905093F" w14:textId="77777777" w:rsidR="005E706D" w:rsidRPr="005E706D" w:rsidRDefault="005E706D" w:rsidP="005E706D">
      <w:pPr>
        <w:pStyle w:val="EndNoteBibliography"/>
        <w:spacing w:after="240"/>
        <w:rPr>
          <w:noProof/>
        </w:rPr>
      </w:pPr>
      <w:r w:rsidRPr="005E706D">
        <w:rPr>
          <w:noProof/>
        </w:rPr>
        <w:t>26.</w:t>
      </w:r>
      <w:r w:rsidRPr="005E706D">
        <w:rPr>
          <w:noProof/>
        </w:rPr>
        <w:tab/>
        <w:t>Ohtsuki A, Sasaki A. Epidemiology and disease-control under gene-for-gene plant–pathogen interaction. Journal of theoretical biology. 2006;238(4):780-94.</w:t>
      </w:r>
    </w:p>
    <w:p w14:paraId="373808E7" w14:textId="77777777" w:rsidR="005E706D" w:rsidRPr="005E706D" w:rsidRDefault="005E706D" w:rsidP="005E706D">
      <w:pPr>
        <w:pStyle w:val="EndNoteBibliography"/>
        <w:spacing w:after="240"/>
        <w:rPr>
          <w:noProof/>
        </w:rPr>
      </w:pPr>
      <w:r w:rsidRPr="005E706D">
        <w:rPr>
          <w:noProof/>
        </w:rPr>
        <w:t>27.</w:t>
      </w:r>
      <w:r w:rsidRPr="005E706D">
        <w:rPr>
          <w:noProof/>
        </w:rPr>
        <w:tab/>
        <w:t>Sasaki A. Host-parasite coevolution in a multilocus gene-for-gene system. Proceedings of the Royal Society B: Biological Sciences. 2000;267(1458):2183-8.</w:t>
      </w:r>
    </w:p>
    <w:p w14:paraId="349C260E" w14:textId="77777777" w:rsidR="005E706D" w:rsidRPr="005E706D" w:rsidRDefault="005E706D" w:rsidP="005E706D">
      <w:pPr>
        <w:pStyle w:val="EndNoteBibliography"/>
        <w:spacing w:after="240"/>
        <w:rPr>
          <w:noProof/>
        </w:rPr>
      </w:pPr>
      <w:r w:rsidRPr="005E706D">
        <w:rPr>
          <w:noProof/>
        </w:rPr>
        <w:t>28.</w:t>
      </w:r>
      <w:r w:rsidRPr="005E706D">
        <w:rPr>
          <w:noProof/>
        </w:rPr>
        <w:tab/>
        <w:t>Dennehy JJ, Friedenberg NA, Holt RD, Turner PE. Viral ecology and the maintenance of novel host use. The American Naturalist. 2006;167(3):429-39.</w:t>
      </w:r>
    </w:p>
    <w:p w14:paraId="1765FEF4" w14:textId="77777777" w:rsidR="005E706D" w:rsidRPr="005E706D" w:rsidRDefault="005E706D" w:rsidP="005E706D">
      <w:pPr>
        <w:pStyle w:val="EndNoteBibliography"/>
        <w:spacing w:after="240"/>
        <w:rPr>
          <w:noProof/>
        </w:rPr>
      </w:pPr>
      <w:r w:rsidRPr="005E706D">
        <w:rPr>
          <w:noProof/>
        </w:rPr>
        <w:t>29.</w:t>
      </w:r>
      <w:r w:rsidRPr="005E706D">
        <w:rPr>
          <w:noProof/>
        </w:rPr>
        <w:tab/>
        <w:t>Antia R, Regoes RR, Koella JC, Bergstrom CT. The role of evolution in the emergence of infectious diseases. Nature. 2003;426(6967):658.</w:t>
      </w:r>
    </w:p>
    <w:p w14:paraId="25416FFD" w14:textId="77777777" w:rsidR="005E706D" w:rsidRPr="005E706D" w:rsidRDefault="005E706D" w:rsidP="005E706D">
      <w:pPr>
        <w:pStyle w:val="EndNoteBibliography"/>
        <w:spacing w:after="240"/>
        <w:rPr>
          <w:noProof/>
        </w:rPr>
      </w:pPr>
      <w:r w:rsidRPr="005E706D">
        <w:rPr>
          <w:noProof/>
        </w:rPr>
        <w:t>30.</w:t>
      </w:r>
      <w:r w:rsidRPr="005E706D">
        <w:rPr>
          <w:noProof/>
        </w:rPr>
        <w:tab/>
        <w:t>Yates A, Antia R, Regoes RR. How do pathogen evolution and host heterogeneity interact in disease emergence? Proceedings of the Royal Society B: Biological Sciences. 2006;273(1605):3075-83.</w:t>
      </w:r>
    </w:p>
    <w:p w14:paraId="558C2E4E" w14:textId="77777777" w:rsidR="005E706D" w:rsidRPr="005E706D" w:rsidRDefault="005E706D" w:rsidP="005E706D">
      <w:pPr>
        <w:pStyle w:val="EndNoteBibliography"/>
        <w:spacing w:after="240"/>
        <w:rPr>
          <w:noProof/>
        </w:rPr>
      </w:pPr>
      <w:r w:rsidRPr="005E706D">
        <w:rPr>
          <w:noProof/>
        </w:rPr>
        <w:t>31.</w:t>
      </w:r>
      <w:r w:rsidRPr="005E706D">
        <w:rPr>
          <w:noProof/>
        </w:rPr>
        <w:tab/>
        <w:t>Chabas H, Lion S, Nicot A, Meaden S, van Houte S, Moineau S, et al. Evolutionary emergence of infectious diseases in heterogeneous host populations. PLOS Biology. 2018;16(9):e2006738.</w:t>
      </w:r>
    </w:p>
    <w:p w14:paraId="15BE8AA6" w14:textId="77777777" w:rsidR="005E706D" w:rsidRPr="005E706D" w:rsidRDefault="005E706D" w:rsidP="005E706D">
      <w:pPr>
        <w:pStyle w:val="EndNoteBibliography"/>
        <w:spacing w:after="240"/>
        <w:rPr>
          <w:noProof/>
        </w:rPr>
      </w:pPr>
      <w:r w:rsidRPr="005E706D">
        <w:rPr>
          <w:noProof/>
        </w:rPr>
        <w:t>32.</w:t>
      </w:r>
      <w:r w:rsidRPr="005E706D">
        <w:rPr>
          <w:noProof/>
        </w:rPr>
        <w:tab/>
        <w:t>Benmayor R, Hodgson DJ, Perron GG, Buckling A. Host mixing and disease emergence. Current Biology. 2009;19(9):764-7.</w:t>
      </w:r>
    </w:p>
    <w:p w14:paraId="057D59F8" w14:textId="77777777" w:rsidR="005E706D" w:rsidRPr="005E706D" w:rsidRDefault="005E706D" w:rsidP="005E706D">
      <w:pPr>
        <w:pStyle w:val="EndNoteBibliography"/>
        <w:spacing w:after="240"/>
        <w:rPr>
          <w:noProof/>
        </w:rPr>
      </w:pPr>
      <w:r w:rsidRPr="005E706D">
        <w:rPr>
          <w:noProof/>
        </w:rPr>
        <w:t>33.</w:t>
      </w:r>
      <w:r w:rsidRPr="005E706D">
        <w:rPr>
          <w:noProof/>
        </w:rPr>
        <w:tab/>
        <w:t>Westra ER, Sünderhauf D, Landsberger M, Buckling A. Mechanisms and consequences of diversity-generating immune strategies. Nature Reviews Immunology. 2017;17(11):719.</w:t>
      </w:r>
    </w:p>
    <w:p w14:paraId="0828CDC9" w14:textId="77777777" w:rsidR="005E706D" w:rsidRPr="005E706D" w:rsidRDefault="005E706D" w:rsidP="005E706D">
      <w:pPr>
        <w:pStyle w:val="EndNoteBibliography"/>
        <w:spacing w:after="240"/>
        <w:rPr>
          <w:noProof/>
        </w:rPr>
      </w:pPr>
      <w:r w:rsidRPr="005E706D">
        <w:rPr>
          <w:noProof/>
        </w:rPr>
        <w:t>34.</w:t>
      </w:r>
      <w:r w:rsidRPr="005E706D">
        <w:rPr>
          <w:noProof/>
        </w:rPr>
        <w:tab/>
        <w:t xml:space="preserve">Horvath P, Romero DA, Coute-Monvoisin AC, Richards M, Deveau H, Moineau S, et al. Diversity, activity, and evolution of CRISPR loci in </w:t>
      </w:r>
      <w:r w:rsidRPr="005E706D">
        <w:rPr>
          <w:i/>
          <w:noProof/>
        </w:rPr>
        <w:t>Streptococcus thermophilus</w:t>
      </w:r>
      <w:r w:rsidRPr="005E706D">
        <w:rPr>
          <w:noProof/>
        </w:rPr>
        <w:t>. Journal of Bacteriology. 2008;190(4):1401-12.</w:t>
      </w:r>
    </w:p>
    <w:p w14:paraId="51B5B4DE" w14:textId="77777777" w:rsidR="005E706D" w:rsidRPr="005E706D" w:rsidRDefault="005E706D" w:rsidP="005E706D">
      <w:pPr>
        <w:pStyle w:val="EndNoteBibliography"/>
        <w:spacing w:after="240"/>
        <w:rPr>
          <w:noProof/>
        </w:rPr>
      </w:pPr>
      <w:r w:rsidRPr="005E706D">
        <w:rPr>
          <w:noProof/>
        </w:rPr>
        <w:t>35.</w:t>
      </w:r>
      <w:r w:rsidRPr="005E706D">
        <w:rPr>
          <w:noProof/>
        </w:rPr>
        <w:tab/>
        <w:t>Brouns SJJ, Jore MM, Lundgren M, Westra ER, Slijkhuis RJH, Snijders APL, et al. Small CRISPR RNAs Guide Antiviral Defense in Prokaryotes. Science. 2008;321(5891):960-4.</w:t>
      </w:r>
    </w:p>
    <w:p w14:paraId="6B9DF5B2" w14:textId="77777777" w:rsidR="005E706D" w:rsidRPr="005E706D" w:rsidRDefault="005E706D" w:rsidP="005E706D">
      <w:pPr>
        <w:pStyle w:val="EndNoteBibliography"/>
        <w:spacing w:after="240"/>
        <w:rPr>
          <w:noProof/>
        </w:rPr>
      </w:pPr>
      <w:r w:rsidRPr="005E706D">
        <w:rPr>
          <w:noProof/>
        </w:rPr>
        <w:t>36.</w:t>
      </w:r>
      <w:r w:rsidRPr="005E706D">
        <w:rPr>
          <w:noProof/>
        </w:rPr>
        <w:tab/>
        <w:t>Garneau JE, Dupuis M-E, Villion M, Romero DA, Barrangou R, Boyaval P, et al. The CRISPR/Cas bacterial immune system cleaves bacteriophage and plasmid DNA. Nature. 2010;468(7320):67-71.</w:t>
      </w:r>
    </w:p>
    <w:p w14:paraId="25C8110E" w14:textId="77777777" w:rsidR="005E706D" w:rsidRPr="005E706D" w:rsidRDefault="005E706D" w:rsidP="005E706D">
      <w:pPr>
        <w:pStyle w:val="EndNoteBibliography"/>
        <w:spacing w:after="240"/>
        <w:rPr>
          <w:noProof/>
        </w:rPr>
      </w:pPr>
      <w:r w:rsidRPr="005E706D">
        <w:rPr>
          <w:noProof/>
        </w:rPr>
        <w:t>37.</w:t>
      </w:r>
      <w:r w:rsidRPr="005E706D">
        <w:rPr>
          <w:noProof/>
        </w:rPr>
        <w:tab/>
        <w:t>Datsenko KA, Pougach K, Tikhonov A, Wanner BL, Severinov K, Semenova E. Molecular memory of prior infections activates the CRISPR/Cas adaptive bacterial immunity system. Nat Commun. 2012;3:945.</w:t>
      </w:r>
    </w:p>
    <w:p w14:paraId="38DC205A" w14:textId="77777777" w:rsidR="005E706D" w:rsidRPr="005E706D" w:rsidRDefault="005E706D" w:rsidP="005E706D">
      <w:pPr>
        <w:pStyle w:val="EndNoteBibliography"/>
        <w:spacing w:after="240"/>
        <w:rPr>
          <w:noProof/>
        </w:rPr>
      </w:pPr>
      <w:r w:rsidRPr="005E706D">
        <w:rPr>
          <w:noProof/>
        </w:rPr>
        <w:t>38.</w:t>
      </w:r>
      <w:r w:rsidRPr="005E706D">
        <w:rPr>
          <w:noProof/>
        </w:rPr>
        <w:tab/>
        <w:t>Marraffini LA, Sontheimer EJ. CRISPR interference limits horizontal gene transfer in staphylococci by targeting DNA. Science. 2008;322(5909):1843-5.</w:t>
      </w:r>
    </w:p>
    <w:p w14:paraId="096B2D7E" w14:textId="77777777" w:rsidR="005E706D" w:rsidRPr="005E706D" w:rsidRDefault="005E706D" w:rsidP="005E706D">
      <w:pPr>
        <w:pStyle w:val="EndNoteBibliography"/>
        <w:spacing w:after="240"/>
        <w:rPr>
          <w:noProof/>
        </w:rPr>
      </w:pPr>
      <w:r w:rsidRPr="005E706D">
        <w:rPr>
          <w:noProof/>
        </w:rPr>
        <w:t>39.</w:t>
      </w:r>
      <w:r w:rsidRPr="005E706D">
        <w:rPr>
          <w:noProof/>
        </w:rPr>
        <w:tab/>
        <w:t>Semenova E, Jore MM, Datsenko KA, Semenova A, Westra ER, Wanner B, et al. Interference by clustered regularly interspaced short palindromic repeat (CRISPR) RNA is governed by a seed sequence. Proceedings of the National Academy of Sciences. 2011;108(25):10098-103.</w:t>
      </w:r>
    </w:p>
    <w:p w14:paraId="65C821E5" w14:textId="77777777" w:rsidR="005E706D" w:rsidRPr="005E706D" w:rsidRDefault="005E706D" w:rsidP="005E706D">
      <w:pPr>
        <w:pStyle w:val="EndNoteBibliography"/>
        <w:spacing w:after="240"/>
        <w:rPr>
          <w:noProof/>
        </w:rPr>
      </w:pPr>
      <w:r w:rsidRPr="005E706D">
        <w:rPr>
          <w:noProof/>
        </w:rPr>
        <w:t>40.</w:t>
      </w:r>
      <w:r w:rsidRPr="005E706D">
        <w:rPr>
          <w:noProof/>
        </w:rPr>
        <w:tab/>
        <w:t>Westra ER, Semenova E, Datsenko KA, Jackson RN, Wiedenheft B, Severinov K, et al. Type IE CRISPR-cas systems discriminate target from non-target DNA through base pairing-independent PAM recognition. PLoS genetics. 2013;9(9):e1003742.</w:t>
      </w:r>
    </w:p>
    <w:p w14:paraId="46451EBD" w14:textId="77777777" w:rsidR="005E706D" w:rsidRPr="005E706D" w:rsidRDefault="005E706D" w:rsidP="005E706D">
      <w:pPr>
        <w:pStyle w:val="EndNoteBibliography"/>
        <w:spacing w:after="240"/>
        <w:rPr>
          <w:noProof/>
        </w:rPr>
      </w:pPr>
      <w:r w:rsidRPr="005E706D">
        <w:rPr>
          <w:noProof/>
        </w:rPr>
        <w:t>41.</w:t>
      </w:r>
      <w:r w:rsidRPr="005E706D">
        <w:rPr>
          <w:noProof/>
        </w:rPr>
        <w:tab/>
        <w:t>Mojica FJ, Diez-Villasenor C, Garcia-Martinez J, Almendros C. Short motif sequences determine the targets of the prokaryotic CRISPR defence system. Microbiology. 2009;155(Pt 3):733-40.</w:t>
      </w:r>
    </w:p>
    <w:p w14:paraId="56E339B6" w14:textId="77777777" w:rsidR="005E706D" w:rsidRPr="005E706D" w:rsidRDefault="005E706D" w:rsidP="005E706D">
      <w:pPr>
        <w:pStyle w:val="EndNoteBibliography"/>
        <w:spacing w:after="240"/>
        <w:rPr>
          <w:noProof/>
        </w:rPr>
      </w:pPr>
      <w:r w:rsidRPr="005E706D">
        <w:rPr>
          <w:noProof/>
        </w:rPr>
        <w:t>42.</w:t>
      </w:r>
      <w:r w:rsidRPr="005E706D">
        <w:rPr>
          <w:noProof/>
        </w:rPr>
        <w:tab/>
        <w:t xml:space="preserve">Deveau H, Barrangou R, Garneau JE, Labonté J, Fremaux C, Boyaval P, et al. Phage Response to CRISPR-Encoded Resistance in </w:t>
      </w:r>
      <w:r w:rsidRPr="005E706D">
        <w:rPr>
          <w:i/>
          <w:noProof/>
        </w:rPr>
        <w:t>Streptococcus thermophilus</w:t>
      </w:r>
      <w:r w:rsidRPr="005E706D">
        <w:rPr>
          <w:noProof/>
        </w:rPr>
        <w:t>. Journal of Bacteriology. 2008;190(4):1390-400.</w:t>
      </w:r>
    </w:p>
    <w:p w14:paraId="265834D6" w14:textId="77777777" w:rsidR="005E706D" w:rsidRPr="005E706D" w:rsidRDefault="005E706D" w:rsidP="005E706D">
      <w:pPr>
        <w:pStyle w:val="EndNoteBibliography"/>
        <w:spacing w:after="240"/>
        <w:rPr>
          <w:noProof/>
        </w:rPr>
      </w:pPr>
      <w:r w:rsidRPr="005E706D">
        <w:rPr>
          <w:noProof/>
        </w:rPr>
        <w:t>43.</w:t>
      </w:r>
      <w:r w:rsidRPr="005E706D">
        <w:rPr>
          <w:noProof/>
        </w:rPr>
        <w:tab/>
        <w:t xml:space="preserve">Common J, Morley D, van Houte S, Westra ER. CRISPR-Cas immunity leads to a coevolutionary arms race between </w:t>
      </w:r>
      <w:r w:rsidRPr="005E706D">
        <w:rPr>
          <w:i/>
          <w:noProof/>
        </w:rPr>
        <w:t>Streptococcus</w:t>
      </w:r>
      <w:r w:rsidRPr="005E706D">
        <w:rPr>
          <w:noProof/>
        </w:rPr>
        <w:t xml:space="preserve"> </w:t>
      </w:r>
      <w:r w:rsidRPr="005E706D">
        <w:rPr>
          <w:i/>
          <w:noProof/>
        </w:rPr>
        <w:t>thermophilus</w:t>
      </w:r>
      <w:r w:rsidRPr="005E706D">
        <w:rPr>
          <w:noProof/>
        </w:rPr>
        <w:t xml:space="preserve"> and lytic phage. Philosophical Transactions of the Royal Society B: Biological Sciences. 2019.</w:t>
      </w:r>
    </w:p>
    <w:p w14:paraId="5EA0EBAA" w14:textId="77777777" w:rsidR="005E706D" w:rsidRPr="005E706D" w:rsidRDefault="005E706D" w:rsidP="005E706D">
      <w:pPr>
        <w:pStyle w:val="EndNoteBibliography"/>
        <w:spacing w:after="240"/>
        <w:rPr>
          <w:noProof/>
        </w:rPr>
      </w:pPr>
      <w:r w:rsidRPr="005E706D">
        <w:rPr>
          <w:noProof/>
        </w:rPr>
        <w:t>44.</w:t>
      </w:r>
      <w:r w:rsidRPr="005E706D">
        <w:rPr>
          <w:noProof/>
        </w:rPr>
        <w:tab/>
        <w:t>Paez-Espino D, Morovic W, Sun CL, Thomas BC, Ueda K-i, Stahl B, et al. Strong bias in the bacterial CRISPR elements that confer immunity to phage. Nature communications. 2013;4:1430.</w:t>
      </w:r>
    </w:p>
    <w:p w14:paraId="25D0E007" w14:textId="77777777" w:rsidR="005E706D" w:rsidRPr="005E706D" w:rsidRDefault="005E706D" w:rsidP="005E706D">
      <w:pPr>
        <w:pStyle w:val="EndNoteBibliography"/>
        <w:spacing w:after="240"/>
        <w:rPr>
          <w:noProof/>
        </w:rPr>
      </w:pPr>
      <w:r w:rsidRPr="005E706D">
        <w:rPr>
          <w:noProof/>
        </w:rPr>
        <w:t>45.</w:t>
      </w:r>
      <w:r w:rsidRPr="005E706D">
        <w:rPr>
          <w:noProof/>
        </w:rPr>
        <w:tab/>
        <w:t>Paez-Espino D, Sharon I, Morovic W, Stahl B, Thomas BC, Barrangou R, et al. CRISPR immunity drives rapid phage genome evolution in Streptococcus thermophilus. MBio. 2015;6(2).</w:t>
      </w:r>
    </w:p>
    <w:p w14:paraId="03B7C5C8" w14:textId="77777777" w:rsidR="005E706D" w:rsidRPr="005E706D" w:rsidRDefault="005E706D" w:rsidP="005E706D">
      <w:pPr>
        <w:pStyle w:val="EndNoteBibliography"/>
        <w:spacing w:after="240"/>
        <w:rPr>
          <w:noProof/>
        </w:rPr>
      </w:pPr>
      <w:r w:rsidRPr="005E706D">
        <w:rPr>
          <w:noProof/>
        </w:rPr>
        <w:t>46.</w:t>
      </w:r>
      <w:r w:rsidRPr="005E706D">
        <w:rPr>
          <w:noProof/>
        </w:rPr>
        <w:tab/>
        <w:t>Sun CL, Thomas BC, Barrangou R, Banfield JF. Metagenomic reconstructions of bacterial CRISPR loci constrain population histories. ISME J. 2016;10(4):858-70.</w:t>
      </w:r>
    </w:p>
    <w:p w14:paraId="212BD081" w14:textId="77777777" w:rsidR="005E706D" w:rsidRPr="005E706D" w:rsidRDefault="005E706D" w:rsidP="005E706D">
      <w:pPr>
        <w:pStyle w:val="EndNoteBibliography"/>
        <w:spacing w:after="240"/>
        <w:rPr>
          <w:noProof/>
        </w:rPr>
      </w:pPr>
      <w:r w:rsidRPr="005E706D">
        <w:rPr>
          <w:noProof/>
        </w:rPr>
        <w:t>47.</w:t>
      </w:r>
      <w:r w:rsidRPr="005E706D">
        <w:rPr>
          <w:noProof/>
        </w:rPr>
        <w:tab/>
        <w:t>Andersson AF, Banfield JF. Virus population dynamics and acquired virus resistance in natural microbial communities. Science. 2008;320(5879):1047-50.</w:t>
      </w:r>
    </w:p>
    <w:p w14:paraId="1FE1A8D4" w14:textId="77777777" w:rsidR="005E706D" w:rsidRPr="005E706D" w:rsidRDefault="005E706D" w:rsidP="005E706D">
      <w:pPr>
        <w:pStyle w:val="EndNoteBibliography"/>
        <w:spacing w:after="240"/>
        <w:rPr>
          <w:noProof/>
        </w:rPr>
      </w:pPr>
      <w:r w:rsidRPr="005E706D">
        <w:rPr>
          <w:noProof/>
        </w:rPr>
        <w:t>48.</w:t>
      </w:r>
      <w:r w:rsidRPr="005E706D">
        <w:rPr>
          <w:noProof/>
        </w:rPr>
        <w:tab/>
        <w:t>Westra ER, van Houte S, Oyesiku-Blakemore S, Makin B, Broniewski Jenny M, Best A, et al. Parasite Exposure Drives Selective Evolution of Constitutive versus Inducible Defense. Current Biology. 2015;25(8):1043-9.</w:t>
      </w:r>
    </w:p>
    <w:p w14:paraId="0E4EE7CF" w14:textId="77777777" w:rsidR="005E706D" w:rsidRPr="005E706D" w:rsidRDefault="005E706D" w:rsidP="005E706D">
      <w:pPr>
        <w:pStyle w:val="EndNoteBibliography"/>
        <w:spacing w:after="240"/>
        <w:rPr>
          <w:noProof/>
        </w:rPr>
      </w:pPr>
      <w:r w:rsidRPr="005E706D">
        <w:rPr>
          <w:noProof/>
        </w:rPr>
        <w:t>49.</w:t>
      </w:r>
      <w:r w:rsidRPr="005E706D">
        <w:rPr>
          <w:noProof/>
        </w:rPr>
        <w:tab/>
        <w:t>Lenski RE, Levin BR. Constraints on the coevolution of bacteria and virulent phage: a model, some experiments, and predictions for natural communities. The American Naturalist. 1985;125(4):585-602.</w:t>
      </w:r>
    </w:p>
    <w:p w14:paraId="12B19EC7" w14:textId="77777777" w:rsidR="005E706D" w:rsidRPr="005E706D" w:rsidRDefault="005E706D" w:rsidP="005E706D">
      <w:pPr>
        <w:pStyle w:val="EndNoteBibliography"/>
        <w:spacing w:after="240"/>
        <w:rPr>
          <w:noProof/>
        </w:rPr>
      </w:pPr>
      <w:r w:rsidRPr="005E706D">
        <w:rPr>
          <w:noProof/>
        </w:rPr>
        <w:t>50.</w:t>
      </w:r>
      <w:r w:rsidRPr="005E706D">
        <w:rPr>
          <w:noProof/>
        </w:rPr>
        <w:tab/>
        <w:t>Levin BR, Moineau S, Bushman M, Barrangou R. The population and evolutionary dynamics of phage and bacteria with CRISPR–mediated immunity. PLoS genetics. 2013;9(3):e1003312.</w:t>
      </w:r>
    </w:p>
    <w:p w14:paraId="78F264D1" w14:textId="77777777" w:rsidR="005E706D" w:rsidRPr="005E706D" w:rsidRDefault="005E706D" w:rsidP="005E706D">
      <w:pPr>
        <w:pStyle w:val="EndNoteBibliography"/>
        <w:spacing w:after="240"/>
        <w:rPr>
          <w:noProof/>
        </w:rPr>
      </w:pPr>
      <w:r w:rsidRPr="005E706D">
        <w:rPr>
          <w:noProof/>
        </w:rPr>
        <w:t>51.</w:t>
      </w:r>
      <w:r w:rsidRPr="005E706D">
        <w:rPr>
          <w:noProof/>
        </w:rPr>
        <w:tab/>
        <w:t>Chabas H, Lion S, Nicot A, Meaden S, van Houte S, Moineau S, et al. Evolutionary emergence of infectious diseases in heterogeneous host populations. bioRxiv. 2018:317099.</w:t>
      </w:r>
    </w:p>
    <w:p w14:paraId="0A4296B9" w14:textId="77777777" w:rsidR="005E706D" w:rsidRPr="005E706D" w:rsidRDefault="005E706D" w:rsidP="005E706D">
      <w:pPr>
        <w:pStyle w:val="EndNoteBibliography"/>
        <w:spacing w:after="240"/>
        <w:rPr>
          <w:noProof/>
        </w:rPr>
      </w:pPr>
      <w:r w:rsidRPr="005E706D">
        <w:rPr>
          <w:noProof/>
        </w:rPr>
        <w:t>52.</w:t>
      </w:r>
      <w:r w:rsidRPr="005E706D">
        <w:rPr>
          <w:noProof/>
        </w:rPr>
        <w:tab/>
        <w:t>van Houte S, Ekroth AK, Broniewski JM, Chabas H, Ashby B, Bondy-Denomy J, et al. The diversity-generating benefits of a prokaryotic adaptive immune system. Nature. 2016;532(7599):385.</w:t>
      </w:r>
    </w:p>
    <w:p w14:paraId="1D25A7BE" w14:textId="77777777" w:rsidR="005E706D" w:rsidRPr="005E706D" w:rsidRDefault="005E706D" w:rsidP="005E706D">
      <w:pPr>
        <w:pStyle w:val="EndNoteBibliography"/>
        <w:spacing w:after="240"/>
        <w:rPr>
          <w:noProof/>
        </w:rPr>
      </w:pPr>
      <w:r w:rsidRPr="005E706D">
        <w:rPr>
          <w:noProof/>
        </w:rPr>
        <w:t>53.</w:t>
      </w:r>
      <w:r w:rsidRPr="005E706D">
        <w:rPr>
          <w:noProof/>
        </w:rPr>
        <w:tab/>
        <w:t>Agrawal A, Lively CM. Infection genetics: gene-for-gene versus matching-alleles models and all points in between. Evolutionary Ecology Research. 2002;4(1):79-90.</w:t>
      </w:r>
    </w:p>
    <w:p w14:paraId="41704994" w14:textId="77777777" w:rsidR="005E706D" w:rsidRPr="005E706D" w:rsidRDefault="005E706D" w:rsidP="005E706D">
      <w:pPr>
        <w:pStyle w:val="EndNoteBibliography"/>
        <w:spacing w:after="240"/>
        <w:rPr>
          <w:noProof/>
        </w:rPr>
      </w:pPr>
      <w:r w:rsidRPr="005E706D">
        <w:rPr>
          <w:noProof/>
        </w:rPr>
        <w:t>54.</w:t>
      </w:r>
      <w:r w:rsidRPr="005E706D">
        <w:rPr>
          <w:noProof/>
        </w:rPr>
        <w:tab/>
        <w:t>Lively CM, Roode JCd, Duffy MA, Graham AL, Koskella B. Interesting Open Questions in Disease Ecology and Evolution. The American Naturalist. 2014;184(S1):S1-S8.</w:t>
      </w:r>
    </w:p>
    <w:p w14:paraId="6740D020" w14:textId="77777777" w:rsidR="005E706D" w:rsidRPr="005E706D" w:rsidRDefault="005E706D" w:rsidP="005E706D">
      <w:pPr>
        <w:pStyle w:val="EndNoteBibliography"/>
        <w:spacing w:after="240"/>
        <w:rPr>
          <w:noProof/>
        </w:rPr>
      </w:pPr>
      <w:r w:rsidRPr="005E706D">
        <w:rPr>
          <w:noProof/>
        </w:rPr>
        <w:t>55.</w:t>
      </w:r>
      <w:r w:rsidRPr="005E706D">
        <w:rPr>
          <w:noProof/>
        </w:rPr>
        <w:tab/>
        <w:t>Lenski RE. Quantifying fitness and gene stability in microorganisms. Biotechnology. 1991;15:173-92.</w:t>
      </w:r>
    </w:p>
    <w:p w14:paraId="2FD775FF" w14:textId="77777777" w:rsidR="005E706D" w:rsidRPr="005E706D" w:rsidRDefault="005E706D" w:rsidP="005E706D">
      <w:pPr>
        <w:pStyle w:val="EndNoteBibliography"/>
        <w:spacing w:after="240"/>
        <w:rPr>
          <w:noProof/>
        </w:rPr>
      </w:pPr>
      <w:r w:rsidRPr="005E706D">
        <w:rPr>
          <w:noProof/>
        </w:rPr>
        <w:t>56.</w:t>
      </w:r>
      <w:r w:rsidRPr="005E706D">
        <w:rPr>
          <w:noProof/>
        </w:rPr>
        <w:tab/>
        <w:t>Travisano M, Lenski RE. Long-term experimental evolution in Escherichia coli. IV. Targets of selection and the specificity of adaptation. Genetics. 1996;143(1):15-26.</w:t>
      </w:r>
    </w:p>
    <w:p w14:paraId="7A9569A6" w14:textId="77777777" w:rsidR="005E706D" w:rsidRPr="005E706D" w:rsidRDefault="005E706D" w:rsidP="005E706D">
      <w:pPr>
        <w:pStyle w:val="EndNoteBibliography"/>
        <w:spacing w:after="240"/>
        <w:rPr>
          <w:noProof/>
        </w:rPr>
      </w:pPr>
      <w:r w:rsidRPr="005E706D">
        <w:rPr>
          <w:noProof/>
        </w:rPr>
        <w:t>57.</w:t>
      </w:r>
      <w:r w:rsidRPr="005E706D">
        <w:rPr>
          <w:noProof/>
        </w:rPr>
        <w:tab/>
        <w:t>Keesing F, Holt RD, Ostfeld RS. Effects of species diversity on disease risk. Ecology letters. 2006;9(4):485-98.</w:t>
      </w:r>
    </w:p>
    <w:p w14:paraId="13776610" w14:textId="77777777" w:rsidR="005E706D" w:rsidRPr="005E706D" w:rsidRDefault="005E706D" w:rsidP="005E706D">
      <w:pPr>
        <w:pStyle w:val="EndNoteBibliography"/>
        <w:spacing w:after="240"/>
        <w:rPr>
          <w:noProof/>
        </w:rPr>
      </w:pPr>
      <w:r w:rsidRPr="005E706D">
        <w:rPr>
          <w:noProof/>
        </w:rPr>
        <w:t>58.</w:t>
      </w:r>
      <w:r w:rsidRPr="005E706D">
        <w:rPr>
          <w:noProof/>
        </w:rPr>
        <w:tab/>
        <w:t>King KC, Delph LF, Jokela J, Lively CM. Coevolutionary hotspots and coldspots for host sex and parasite local adaptation in a snail–trematode interaction. Oikos. 2011;120(9):1335-40.</w:t>
      </w:r>
    </w:p>
    <w:p w14:paraId="0BFFEBFD" w14:textId="77777777" w:rsidR="005E706D" w:rsidRPr="005E706D" w:rsidRDefault="005E706D" w:rsidP="005E706D">
      <w:pPr>
        <w:pStyle w:val="EndNoteBibliography"/>
        <w:spacing w:after="240"/>
        <w:rPr>
          <w:noProof/>
        </w:rPr>
      </w:pPr>
      <w:r w:rsidRPr="005E706D">
        <w:rPr>
          <w:noProof/>
        </w:rPr>
        <w:t>59.</w:t>
      </w:r>
      <w:r w:rsidRPr="005E706D">
        <w:rPr>
          <w:noProof/>
        </w:rPr>
        <w:tab/>
        <w:t>Pachepsky E, Crawford JW, Bown JL, Squire G. Towards a general theory of biodiversity. Nature. 2001;410(6831):923.</w:t>
      </w:r>
    </w:p>
    <w:p w14:paraId="490094A3" w14:textId="77777777" w:rsidR="005E706D" w:rsidRPr="005E706D" w:rsidRDefault="005E706D" w:rsidP="005E706D">
      <w:pPr>
        <w:pStyle w:val="EndNoteBibliography"/>
        <w:spacing w:after="240"/>
        <w:rPr>
          <w:noProof/>
        </w:rPr>
      </w:pPr>
      <w:r w:rsidRPr="005E706D">
        <w:rPr>
          <w:noProof/>
        </w:rPr>
        <w:t>60.</w:t>
      </w:r>
      <w:r w:rsidRPr="005E706D">
        <w:rPr>
          <w:noProof/>
        </w:rPr>
        <w:tab/>
        <w:t>McGill BJ, Etienne RS, Gray JS, Alonso D, Anderson MJ, Benecha HK, et al. Species abundance distributions: moving beyond single prediction theories to integration within an ecological framework. Ecol Lett. 2007;10(10):995-1015.</w:t>
      </w:r>
    </w:p>
    <w:p w14:paraId="2A1592AF" w14:textId="77777777" w:rsidR="005E706D" w:rsidRPr="005E706D" w:rsidRDefault="005E706D" w:rsidP="005E706D">
      <w:pPr>
        <w:pStyle w:val="EndNoteBibliography"/>
        <w:spacing w:after="240"/>
        <w:rPr>
          <w:noProof/>
        </w:rPr>
      </w:pPr>
      <w:r w:rsidRPr="005E706D">
        <w:rPr>
          <w:noProof/>
        </w:rPr>
        <w:t>61.</w:t>
      </w:r>
      <w:r w:rsidRPr="005E706D">
        <w:rPr>
          <w:noProof/>
        </w:rPr>
        <w:tab/>
        <w:t>Hudson PJ, Dobson AP, Lafferty KD. Is a healthy ecosystem one that is rich in parasites? Trends Ecol Evol. 2006;21(7):381-5.</w:t>
      </w:r>
    </w:p>
    <w:p w14:paraId="52F8EAAA" w14:textId="77777777" w:rsidR="005E706D" w:rsidRPr="005E706D" w:rsidRDefault="005E706D" w:rsidP="005E706D">
      <w:pPr>
        <w:pStyle w:val="EndNoteBibliography"/>
        <w:spacing w:after="240"/>
        <w:rPr>
          <w:noProof/>
        </w:rPr>
      </w:pPr>
      <w:r w:rsidRPr="005E706D">
        <w:rPr>
          <w:noProof/>
        </w:rPr>
        <w:t>62.</w:t>
      </w:r>
      <w:r w:rsidRPr="005E706D">
        <w:rPr>
          <w:noProof/>
        </w:rPr>
        <w:tab/>
        <w:t>Telfer S, Lambin X, Birtles R, Beldomenico P, Burthe S, Paterson S, et al. Species interactions in a parasite community drive infection risk in a wildlife population. Science. 2010;330(6001):243-6.</w:t>
      </w:r>
    </w:p>
    <w:p w14:paraId="2C98B1F5" w14:textId="77777777" w:rsidR="005E706D" w:rsidRPr="005E706D" w:rsidRDefault="005E706D" w:rsidP="005E706D">
      <w:pPr>
        <w:pStyle w:val="EndNoteBibliography"/>
        <w:spacing w:after="240"/>
        <w:rPr>
          <w:noProof/>
        </w:rPr>
      </w:pPr>
      <w:r w:rsidRPr="005E706D">
        <w:rPr>
          <w:noProof/>
        </w:rPr>
        <w:t>63.</w:t>
      </w:r>
      <w:r w:rsidRPr="005E706D">
        <w:rPr>
          <w:noProof/>
        </w:rPr>
        <w:tab/>
        <w:t>Ganz HH, Ebert D. Benefits of host genetic diversity for resistance to infection depend on parasite diversity. Ecology. 2010;91(5):1263-8.</w:t>
      </w:r>
    </w:p>
    <w:p w14:paraId="3B16EDDC" w14:textId="77777777" w:rsidR="005E706D" w:rsidRPr="005E706D" w:rsidRDefault="005E706D" w:rsidP="005E706D">
      <w:pPr>
        <w:pStyle w:val="EndNoteBibliography"/>
        <w:spacing w:after="240"/>
        <w:rPr>
          <w:noProof/>
        </w:rPr>
      </w:pPr>
      <w:r w:rsidRPr="005E706D">
        <w:rPr>
          <w:noProof/>
        </w:rPr>
        <w:t>64.</w:t>
      </w:r>
      <w:r w:rsidRPr="005E706D">
        <w:rPr>
          <w:noProof/>
        </w:rPr>
        <w:tab/>
        <w:t xml:space="preserve">Zegans ME, Wagner JC, Cady KC, Murphy DM, Hammond JH, O'Toole GA. Interaction between bacteriophage DMS3 and host CRISPR region inhibits group behaviors of </w:t>
      </w:r>
      <w:r w:rsidRPr="005E706D">
        <w:rPr>
          <w:i/>
          <w:noProof/>
        </w:rPr>
        <w:t>Pseudomonas aeruginosa</w:t>
      </w:r>
      <w:r w:rsidRPr="005E706D">
        <w:rPr>
          <w:noProof/>
        </w:rPr>
        <w:t>. Journal of Bacteriology. 2009;191(1):210-9.</w:t>
      </w:r>
    </w:p>
    <w:p w14:paraId="41E0DCE9" w14:textId="77777777" w:rsidR="005E706D" w:rsidRPr="005E706D" w:rsidRDefault="005E706D" w:rsidP="005E706D">
      <w:pPr>
        <w:pStyle w:val="EndNoteBibliography"/>
        <w:spacing w:after="240"/>
        <w:rPr>
          <w:noProof/>
        </w:rPr>
      </w:pPr>
      <w:r w:rsidRPr="005E706D">
        <w:rPr>
          <w:noProof/>
        </w:rPr>
        <w:t>65.</w:t>
      </w:r>
      <w:r w:rsidRPr="005E706D">
        <w:rPr>
          <w:noProof/>
        </w:rPr>
        <w:tab/>
        <w:t xml:space="preserve">Cady KC, Bondy-Denomy J, Heussler GE, Davidson AR, O'Toole GA. The CRISPR/Cas Adaptive Immune System of </w:t>
      </w:r>
      <w:r w:rsidRPr="005E706D">
        <w:rPr>
          <w:i/>
          <w:noProof/>
        </w:rPr>
        <w:t>Pseudomonas aeruginosa</w:t>
      </w:r>
      <w:r w:rsidRPr="005E706D">
        <w:rPr>
          <w:noProof/>
        </w:rPr>
        <w:t xml:space="preserve"> Mediates Resistance to Naturally Occurring and Engineered Phages. Journal of Bacteriology. 2012;194(21):5728-38.</w:t>
      </w:r>
    </w:p>
    <w:p w14:paraId="2B3AB68A" w14:textId="77777777" w:rsidR="005E706D" w:rsidRPr="005E706D" w:rsidRDefault="005E706D" w:rsidP="005E706D">
      <w:pPr>
        <w:pStyle w:val="EndNoteBibliography"/>
        <w:spacing w:after="240"/>
        <w:rPr>
          <w:noProof/>
        </w:rPr>
      </w:pPr>
      <w:r w:rsidRPr="005E706D">
        <w:rPr>
          <w:noProof/>
        </w:rPr>
        <w:t>66.</w:t>
      </w:r>
      <w:r w:rsidRPr="005E706D">
        <w:rPr>
          <w:noProof/>
        </w:rPr>
        <w:tab/>
        <w:t xml:space="preserve">Ferrieres L, Hémery G, Nham T, Guérout A-M, Mazel D, Beloin C, et al. Silent mischief: bacteriophage Mu insertions contaminate products of </w:t>
      </w:r>
      <w:r w:rsidRPr="005E706D">
        <w:rPr>
          <w:i/>
          <w:noProof/>
        </w:rPr>
        <w:t xml:space="preserve">Escherichia coli </w:t>
      </w:r>
      <w:r w:rsidRPr="005E706D">
        <w:rPr>
          <w:noProof/>
        </w:rPr>
        <w:t>random mutagenesis performed using suicidal transposon delivery plasmids mobilized by broad-host-range RP4 conjugative machinery. Journal of Bacteriology. 2010;192(24):6418-27.</w:t>
      </w:r>
    </w:p>
    <w:p w14:paraId="03B03555" w14:textId="77777777" w:rsidR="005E706D" w:rsidRPr="005E706D" w:rsidRDefault="005E706D" w:rsidP="005E706D">
      <w:pPr>
        <w:pStyle w:val="EndNoteBibliography"/>
        <w:spacing w:after="240"/>
        <w:rPr>
          <w:noProof/>
        </w:rPr>
      </w:pPr>
      <w:r w:rsidRPr="005E706D">
        <w:rPr>
          <w:noProof/>
        </w:rPr>
        <w:t>67.</w:t>
      </w:r>
      <w:r w:rsidRPr="005E706D">
        <w:rPr>
          <w:noProof/>
        </w:rPr>
        <w:tab/>
        <w:t>Kearse M, Moir R, Wilson A, Stones-Havas S, Cheung M, Sturrock S, et al. Geneious Basic: an integrated and extendable desktop software platform for the organization and analysis of sequence data. Bioinformatics. 2012;28(12):1647-9.</w:t>
      </w:r>
    </w:p>
    <w:p w14:paraId="7E5DB0B5" w14:textId="77777777" w:rsidR="005E706D" w:rsidRPr="005E706D" w:rsidRDefault="005E706D" w:rsidP="005E706D">
      <w:pPr>
        <w:pStyle w:val="EndNoteBibliography"/>
        <w:spacing w:after="240"/>
        <w:rPr>
          <w:noProof/>
        </w:rPr>
      </w:pPr>
      <w:r w:rsidRPr="005E706D">
        <w:rPr>
          <w:noProof/>
        </w:rPr>
        <w:t>68.</w:t>
      </w:r>
      <w:r w:rsidRPr="005E706D">
        <w:rPr>
          <w:noProof/>
        </w:rPr>
        <w:tab/>
        <w:t>Martínez-García E, Aparicio T, de Lorenzo V, Nikel PI. New transposon tools tailored for metabolic engineering of Gram-negative microbial cell factories. Frontiers in Bioengineering and Biotechnology. 2014;2:46.</w:t>
      </w:r>
    </w:p>
    <w:p w14:paraId="4D9B0615" w14:textId="77777777" w:rsidR="005E706D" w:rsidRPr="005E706D" w:rsidRDefault="005E706D" w:rsidP="005E706D">
      <w:pPr>
        <w:pStyle w:val="EndNoteBibliography"/>
        <w:spacing w:after="240"/>
        <w:rPr>
          <w:noProof/>
        </w:rPr>
      </w:pPr>
      <w:r w:rsidRPr="005E706D">
        <w:rPr>
          <w:noProof/>
        </w:rPr>
        <w:t>69.</w:t>
      </w:r>
      <w:r w:rsidRPr="005E706D">
        <w:rPr>
          <w:noProof/>
        </w:rPr>
        <w:tab/>
        <w:t>R Core Team. R: A language and environment for statistical computing. 3.5.2 "Eggshell Igloo" ed. Vienna, Austria: R Foundation for Statistical Computing; 2018.</w:t>
      </w:r>
    </w:p>
    <w:p w14:paraId="2F7D5D45" w14:textId="77777777" w:rsidR="005E706D" w:rsidRPr="005E706D" w:rsidRDefault="005E706D" w:rsidP="005E706D">
      <w:pPr>
        <w:pStyle w:val="EndNoteBibliography"/>
        <w:spacing w:after="240"/>
        <w:rPr>
          <w:noProof/>
        </w:rPr>
      </w:pPr>
      <w:r w:rsidRPr="005E706D">
        <w:rPr>
          <w:noProof/>
        </w:rPr>
        <w:t>70.</w:t>
      </w:r>
      <w:r w:rsidRPr="005E706D">
        <w:rPr>
          <w:noProof/>
        </w:rPr>
        <w:tab/>
        <w:t>Wickham H, François R, Henry L, Mûller K. dplyr: A Grammar of Data Manipulation. 0.7.8 ed2018.</w:t>
      </w:r>
    </w:p>
    <w:p w14:paraId="0D4465B7" w14:textId="77777777" w:rsidR="005E706D" w:rsidRPr="005E706D" w:rsidRDefault="005E706D" w:rsidP="005E706D">
      <w:pPr>
        <w:pStyle w:val="EndNoteBibliography"/>
        <w:spacing w:after="240"/>
        <w:rPr>
          <w:noProof/>
        </w:rPr>
      </w:pPr>
      <w:r w:rsidRPr="005E706D">
        <w:rPr>
          <w:noProof/>
        </w:rPr>
        <w:t>71.</w:t>
      </w:r>
      <w:r w:rsidRPr="005E706D">
        <w:rPr>
          <w:noProof/>
        </w:rPr>
        <w:tab/>
        <w:t>Henry L, Wickham H. tidyr: Easily Tidy Data with 'spread()' and 'gather()' Functions. 2018.</w:t>
      </w:r>
    </w:p>
    <w:p w14:paraId="34D653D2" w14:textId="77777777" w:rsidR="005E706D" w:rsidRPr="005E706D" w:rsidRDefault="005E706D" w:rsidP="005E706D">
      <w:pPr>
        <w:pStyle w:val="EndNoteBibliography"/>
        <w:spacing w:after="240"/>
        <w:rPr>
          <w:noProof/>
        </w:rPr>
      </w:pPr>
      <w:r w:rsidRPr="005E706D">
        <w:rPr>
          <w:noProof/>
        </w:rPr>
        <w:t>72.</w:t>
      </w:r>
      <w:r w:rsidRPr="005E706D">
        <w:rPr>
          <w:noProof/>
        </w:rPr>
        <w:tab/>
        <w:t>Bache SM, Wickham H. magrittr: A Forward-Pipe Operator for R. 1.5 ed2014.</w:t>
      </w:r>
    </w:p>
    <w:p w14:paraId="6B9F3DE1" w14:textId="77777777" w:rsidR="005E706D" w:rsidRPr="005E706D" w:rsidRDefault="005E706D" w:rsidP="005E706D">
      <w:pPr>
        <w:pStyle w:val="EndNoteBibliography"/>
        <w:spacing w:after="240"/>
        <w:rPr>
          <w:noProof/>
        </w:rPr>
      </w:pPr>
      <w:r w:rsidRPr="005E706D">
        <w:rPr>
          <w:noProof/>
        </w:rPr>
        <w:t>73.</w:t>
      </w:r>
      <w:r w:rsidRPr="005E706D">
        <w:rPr>
          <w:noProof/>
        </w:rPr>
        <w:tab/>
        <w:t>Burnham KP, Anderson DR. Multimodel inference: understanding AIC and BIC in model selection. Sociol Methods Res. 2004;33(2):261-304.</w:t>
      </w:r>
    </w:p>
    <w:p w14:paraId="7ADF6C43" w14:textId="77777777" w:rsidR="005E706D" w:rsidRPr="005E706D" w:rsidRDefault="005E706D" w:rsidP="005E706D">
      <w:pPr>
        <w:pStyle w:val="EndNoteBibliography"/>
        <w:spacing w:after="240"/>
        <w:rPr>
          <w:noProof/>
        </w:rPr>
      </w:pPr>
      <w:r w:rsidRPr="005E706D">
        <w:rPr>
          <w:noProof/>
        </w:rPr>
        <w:t>74.</w:t>
      </w:r>
      <w:r w:rsidRPr="005E706D">
        <w:rPr>
          <w:noProof/>
        </w:rPr>
        <w:tab/>
        <w:t>Burnham KP, Anderson DR. Model selection and multimodel inference: a practical information-theoretic approach. New York: Springer; 2003.</w:t>
      </w:r>
    </w:p>
    <w:p w14:paraId="6BE787BD" w14:textId="77777777" w:rsidR="005E706D" w:rsidRPr="005E706D" w:rsidRDefault="005E706D" w:rsidP="005E706D">
      <w:pPr>
        <w:pStyle w:val="EndNoteBibliography"/>
        <w:spacing w:after="240"/>
        <w:rPr>
          <w:noProof/>
        </w:rPr>
      </w:pPr>
      <w:r w:rsidRPr="005E706D">
        <w:rPr>
          <w:noProof/>
        </w:rPr>
        <w:t>75.</w:t>
      </w:r>
      <w:r w:rsidRPr="005E706D">
        <w:rPr>
          <w:noProof/>
        </w:rPr>
        <w:tab/>
        <w:t>Hadfield JD. MCMC Methods for Multi-Response Generalized Linear Mixed Models: The MCMCglmm R Package. Journal of Statistical Software. 2010;33(2):1-22.</w:t>
      </w:r>
    </w:p>
    <w:p w14:paraId="79C59091" w14:textId="77777777" w:rsidR="005E706D" w:rsidRPr="005E706D" w:rsidRDefault="005E706D" w:rsidP="005E706D">
      <w:pPr>
        <w:pStyle w:val="EndNoteBibliography"/>
        <w:spacing w:after="240"/>
        <w:rPr>
          <w:noProof/>
        </w:rPr>
      </w:pPr>
      <w:r w:rsidRPr="005E706D">
        <w:rPr>
          <w:noProof/>
        </w:rPr>
        <w:t>76.</w:t>
      </w:r>
      <w:r w:rsidRPr="005E706D">
        <w:rPr>
          <w:noProof/>
        </w:rPr>
        <w:tab/>
        <w:t>Brown M. VCVglmm: Manipulating model outputs from MCMCglmm and lme4 objects, usually involving variance-covariance matrices. 0.0.0.9 ed2019.</w:t>
      </w:r>
    </w:p>
    <w:p w14:paraId="6AF70E2B" w14:textId="77777777" w:rsidR="005E706D" w:rsidRPr="005E706D" w:rsidRDefault="005E706D" w:rsidP="005E706D">
      <w:pPr>
        <w:pStyle w:val="EndNoteBibliography"/>
        <w:rPr>
          <w:noProof/>
        </w:rPr>
      </w:pPr>
      <w:r w:rsidRPr="005E706D">
        <w:rPr>
          <w:noProof/>
        </w:rPr>
        <w:t>77.</w:t>
      </w:r>
      <w:r w:rsidRPr="005E706D">
        <w:rPr>
          <w:noProof/>
        </w:rPr>
        <w:tab/>
        <w:t>Wickham H. ggplot2: Elegant Graphics for Data Analysis. Springer-Verlag New York; 2009.</w:t>
      </w:r>
    </w:p>
    <w:p w14:paraId="0941118D" w14:textId="043B1DE8" w:rsidR="00097F42" w:rsidRPr="009C0FC6" w:rsidRDefault="0051543D">
      <w:pPr>
        <w:jc w:val="both"/>
        <w:rPr>
          <w:rFonts w:cs="Arial"/>
          <w:b/>
          <w:color w:val="000000" w:themeColor="text1"/>
        </w:rPr>
        <w:pPrChange w:id="1335" w:author="Common, Jack" w:date="2019-10-23T10:58:00Z">
          <w:pPr>
            <w:spacing w:line="480" w:lineRule="auto"/>
            <w:jc w:val="both"/>
          </w:pPr>
        </w:pPrChange>
      </w:pPr>
      <w:r w:rsidRPr="009C0FC6">
        <w:rPr>
          <w:rFonts w:cs="Arial"/>
          <w:b/>
          <w:color w:val="000000" w:themeColor="text1"/>
        </w:rPr>
        <w:fldChar w:fldCharType="end"/>
      </w:r>
      <w:r w:rsidR="005C0E4B">
        <w:rPr>
          <w:rFonts w:cs="Arial"/>
          <w:b/>
          <w:color w:val="000000" w:themeColor="text1"/>
        </w:rPr>
        <w:fldChar w:fldCharType="begin"/>
      </w:r>
      <w:r w:rsidR="005C0E4B">
        <w:rPr>
          <w:rFonts w:cs="Arial"/>
          <w:b/>
          <w:color w:val="000000" w:themeColor="text1"/>
        </w:rPr>
        <w:instrText xml:space="preserve"> ADDIN </w:instrText>
      </w:r>
      <w:r w:rsidR="005C0E4B">
        <w:rPr>
          <w:rFonts w:cs="Arial"/>
          <w:b/>
          <w:color w:val="000000" w:themeColor="text1"/>
        </w:rPr>
        <w:fldChar w:fldCharType="end"/>
      </w:r>
    </w:p>
    <w:sectPr w:rsidR="00097F42" w:rsidRPr="009C0FC6" w:rsidSect="00994A39">
      <w:headerReference w:type="default" r:id="rId19"/>
      <w:headerReference w:type="first" r:id="rId20"/>
      <w:footerReference w:type="first" r:id="rId21"/>
      <w:pgSz w:w="11900" w:h="16840"/>
      <w:pgMar w:top="1440" w:right="1440" w:bottom="1440" w:left="1440" w:header="720" w:footer="720" w:gutter="0"/>
      <w:lnNumType w:countBy="1" w:restart="continuou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14" w:author="Common, Jack" w:date="2019-10-23T14:21:00Z" w:initials="CJ">
    <w:p w14:paraId="2A2B4BAD" w14:textId="6134B7C5" w:rsidR="006B104E" w:rsidRDefault="006B104E">
      <w:pPr>
        <w:pStyle w:val="CommentText"/>
      </w:pPr>
      <w:r>
        <w:rPr>
          <w:rStyle w:val="CommentReference"/>
        </w:rPr>
        <w:annotationRef/>
      </w:r>
      <w:r>
        <w:t>Inclusion of raw host titres needed</w:t>
      </w:r>
    </w:p>
  </w:comment>
  <w:comment w:id="835" w:author="Common, Jack" w:date="2019-10-23T14:09:00Z" w:initials="CJ">
    <w:p w14:paraId="3F6FE25E" w14:textId="020E507C" w:rsidR="00847DBD" w:rsidRDefault="00847DBD">
      <w:pPr>
        <w:pStyle w:val="CommentText"/>
      </w:pPr>
      <w:r>
        <w:rPr>
          <w:rStyle w:val="CommentReference"/>
        </w:rPr>
        <w:annotationRef/>
      </w:r>
      <w:r>
        <w:t>Taken out of the Results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2B4BAD" w15:done="0"/>
  <w15:commentEx w15:paraId="3F6FE2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2B4BAD" w16cid:durableId="215AE065"/>
  <w16cid:commentId w16cid:paraId="3F6FE25E" w16cid:durableId="215ADD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A6486D" w14:textId="77777777" w:rsidR="006339A3" w:rsidRDefault="006339A3" w:rsidP="004458F5">
      <w:r>
        <w:separator/>
      </w:r>
    </w:p>
  </w:endnote>
  <w:endnote w:type="continuationSeparator" w:id="0">
    <w:p w14:paraId="01904831" w14:textId="77777777" w:rsidR="006339A3" w:rsidRDefault="006339A3" w:rsidP="004458F5">
      <w:r>
        <w:continuationSeparator/>
      </w:r>
    </w:p>
  </w:endnote>
  <w:endnote w:type="continuationNotice" w:id="1">
    <w:p w14:paraId="64188974" w14:textId="77777777" w:rsidR="006339A3" w:rsidRDefault="006339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F6E48" w14:textId="77777777" w:rsidR="00CA5C8C" w:rsidRDefault="00CA5C8C" w:rsidP="004458F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671DD31" w14:textId="77777777" w:rsidR="00CA5C8C" w:rsidRDefault="00CA5C8C" w:rsidP="004458F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70F5A" w14:textId="77777777" w:rsidR="00CA5C8C" w:rsidRDefault="00CA5C8C" w:rsidP="004458F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29</w:t>
    </w:r>
    <w:r>
      <w:rPr>
        <w:rStyle w:val="PageNumber"/>
      </w:rPr>
      <w:fldChar w:fldCharType="end"/>
    </w:r>
  </w:p>
  <w:p w14:paraId="2730ABAF" w14:textId="77777777" w:rsidR="00CA5C8C" w:rsidRDefault="00CA5C8C" w:rsidP="004458F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CA5C8C" w14:paraId="02432136" w14:textId="77777777" w:rsidTr="71156FCE">
      <w:tc>
        <w:tcPr>
          <w:tcW w:w="3007" w:type="dxa"/>
        </w:tcPr>
        <w:p w14:paraId="29BDA5BE" w14:textId="3C5EA5A1" w:rsidR="00CA5C8C" w:rsidRDefault="00CA5C8C" w:rsidP="00441F50">
          <w:pPr>
            <w:pStyle w:val="Header"/>
            <w:ind w:left="-115"/>
          </w:pPr>
        </w:p>
      </w:tc>
      <w:tc>
        <w:tcPr>
          <w:tcW w:w="3007" w:type="dxa"/>
        </w:tcPr>
        <w:p w14:paraId="28D2ED5F" w14:textId="658BD32E" w:rsidR="00CA5C8C" w:rsidRDefault="00CA5C8C" w:rsidP="00441F50">
          <w:pPr>
            <w:pStyle w:val="Header"/>
            <w:jc w:val="center"/>
          </w:pPr>
        </w:p>
      </w:tc>
      <w:tc>
        <w:tcPr>
          <w:tcW w:w="3007" w:type="dxa"/>
        </w:tcPr>
        <w:p w14:paraId="0DF902D5" w14:textId="1CA0D441" w:rsidR="00CA5C8C" w:rsidRDefault="00CA5C8C" w:rsidP="00441F50">
          <w:pPr>
            <w:pStyle w:val="Header"/>
            <w:ind w:right="-115"/>
            <w:jc w:val="right"/>
          </w:pPr>
        </w:p>
      </w:tc>
    </w:tr>
  </w:tbl>
  <w:p w14:paraId="28CFBF4D" w14:textId="0AC5C257" w:rsidR="00CA5C8C" w:rsidRDefault="00CA5C8C" w:rsidP="00441F5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CA5C8C" w14:paraId="2CE0782A" w14:textId="77777777" w:rsidTr="71156FCE">
      <w:tc>
        <w:tcPr>
          <w:tcW w:w="3007" w:type="dxa"/>
        </w:tcPr>
        <w:p w14:paraId="31053040" w14:textId="0F09C22E" w:rsidR="00CA5C8C" w:rsidRDefault="00CA5C8C" w:rsidP="00441F50">
          <w:pPr>
            <w:pStyle w:val="Header"/>
            <w:ind w:left="-115"/>
          </w:pPr>
        </w:p>
      </w:tc>
      <w:tc>
        <w:tcPr>
          <w:tcW w:w="3007" w:type="dxa"/>
        </w:tcPr>
        <w:p w14:paraId="14E426AA" w14:textId="1E1B491A" w:rsidR="00CA5C8C" w:rsidRDefault="00CA5C8C" w:rsidP="00441F50">
          <w:pPr>
            <w:pStyle w:val="Header"/>
            <w:jc w:val="center"/>
          </w:pPr>
        </w:p>
      </w:tc>
      <w:tc>
        <w:tcPr>
          <w:tcW w:w="3007" w:type="dxa"/>
        </w:tcPr>
        <w:p w14:paraId="60CE828F" w14:textId="592E9D88" w:rsidR="00CA5C8C" w:rsidRDefault="00CA5C8C" w:rsidP="00441F50">
          <w:pPr>
            <w:pStyle w:val="Header"/>
            <w:ind w:right="-115"/>
            <w:jc w:val="right"/>
          </w:pPr>
        </w:p>
      </w:tc>
    </w:tr>
  </w:tbl>
  <w:p w14:paraId="220FF62A" w14:textId="2C1A04A3" w:rsidR="00CA5C8C" w:rsidRDefault="00CA5C8C" w:rsidP="00441F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E1043A" w14:textId="77777777" w:rsidR="006339A3" w:rsidRDefault="006339A3" w:rsidP="004458F5">
      <w:r>
        <w:separator/>
      </w:r>
    </w:p>
  </w:footnote>
  <w:footnote w:type="continuationSeparator" w:id="0">
    <w:p w14:paraId="764460A2" w14:textId="77777777" w:rsidR="006339A3" w:rsidRDefault="006339A3" w:rsidP="004458F5">
      <w:r>
        <w:continuationSeparator/>
      </w:r>
    </w:p>
  </w:footnote>
  <w:footnote w:type="continuationNotice" w:id="1">
    <w:p w14:paraId="745A50EF" w14:textId="77777777" w:rsidR="006339A3" w:rsidRDefault="006339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CA5C8C" w14:paraId="682931B6" w14:textId="77777777" w:rsidTr="71156FCE">
      <w:tc>
        <w:tcPr>
          <w:tcW w:w="3007" w:type="dxa"/>
        </w:tcPr>
        <w:p w14:paraId="35FA03D9" w14:textId="2215D5F0" w:rsidR="00CA5C8C" w:rsidRDefault="00CA5C8C" w:rsidP="00441F50">
          <w:pPr>
            <w:pStyle w:val="Header"/>
            <w:ind w:left="-115"/>
          </w:pPr>
        </w:p>
      </w:tc>
      <w:tc>
        <w:tcPr>
          <w:tcW w:w="3007" w:type="dxa"/>
        </w:tcPr>
        <w:p w14:paraId="1F19D001" w14:textId="609897D0" w:rsidR="00CA5C8C" w:rsidRDefault="00CA5C8C" w:rsidP="00441F50">
          <w:pPr>
            <w:pStyle w:val="Header"/>
            <w:jc w:val="center"/>
          </w:pPr>
        </w:p>
      </w:tc>
      <w:tc>
        <w:tcPr>
          <w:tcW w:w="3007" w:type="dxa"/>
        </w:tcPr>
        <w:p w14:paraId="08C6495A" w14:textId="5506C0EE" w:rsidR="00CA5C8C" w:rsidRDefault="00CA5C8C" w:rsidP="00441F50">
          <w:pPr>
            <w:pStyle w:val="Header"/>
            <w:ind w:right="-115"/>
            <w:jc w:val="right"/>
          </w:pPr>
        </w:p>
      </w:tc>
    </w:tr>
  </w:tbl>
  <w:p w14:paraId="5E72F050" w14:textId="387362AD" w:rsidR="00CA5C8C" w:rsidRDefault="00CA5C8C" w:rsidP="00441F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CA5C8C" w14:paraId="301955BA" w14:textId="77777777" w:rsidTr="71156FCE">
      <w:tc>
        <w:tcPr>
          <w:tcW w:w="3007" w:type="dxa"/>
        </w:tcPr>
        <w:p w14:paraId="3876EE65" w14:textId="2B64E00B" w:rsidR="00CA5C8C" w:rsidRDefault="00CA5C8C" w:rsidP="00441F50">
          <w:pPr>
            <w:pStyle w:val="Header"/>
            <w:ind w:left="-115"/>
          </w:pPr>
        </w:p>
      </w:tc>
      <w:tc>
        <w:tcPr>
          <w:tcW w:w="3007" w:type="dxa"/>
        </w:tcPr>
        <w:p w14:paraId="064E12BA" w14:textId="279D1AF0" w:rsidR="00CA5C8C" w:rsidRDefault="00CA5C8C" w:rsidP="00441F50">
          <w:pPr>
            <w:pStyle w:val="Header"/>
            <w:jc w:val="center"/>
          </w:pPr>
        </w:p>
      </w:tc>
      <w:tc>
        <w:tcPr>
          <w:tcW w:w="3007" w:type="dxa"/>
        </w:tcPr>
        <w:p w14:paraId="63DD9C69" w14:textId="4894B49B" w:rsidR="00CA5C8C" w:rsidRDefault="00CA5C8C" w:rsidP="00441F50">
          <w:pPr>
            <w:pStyle w:val="Header"/>
            <w:ind w:right="-115"/>
            <w:jc w:val="right"/>
          </w:pPr>
        </w:p>
      </w:tc>
    </w:tr>
  </w:tbl>
  <w:p w14:paraId="4AE52BC7" w14:textId="72A78C56" w:rsidR="00CA5C8C" w:rsidRDefault="00CA5C8C" w:rsidP="00441F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CA5C8C" w14:paraId="1404797E" w14:textId="77777777" w:rsidTr="71156FCE">
      <w:tc>
        <w:tcPr>
          <w:tcW w:w="3007" w:type="dxa"/>
        </w:tcPr>
        <w:p w14:paraId="70684438" w14:textId="1E1E017A" w:rsidR="00CA5C8C" w:rsidRDefault="00CA5C8C" w:rsidP="009C0FC6">
          <w:pPr>
            <w:pStyle w:val="Header"/>
          </w:pPr>
        </w:p>
      </w:tc>
      <w:tc>
        <w:tcPr>
          <w:tcW w:w="3007" w:type="dxa"/>
        </w:tcPr>
        <w:p w14:paraId="11202466" w14:textId="7FC6D46E" w:rsidR="00CA5C8C" w:rsidRDefault="00CA5C8C" w:rsidP="00441F50">
          <w:pPr>
            <w:pStyle w:val="Header"/>
            <w:jc w:val="center"/>
          </w:pPr>
        </w:p>
      </w:tc>
      <w:tc>
        <w:tcPr>
          <w:tcW w:w="3007" w:type="dxa"/>
        </w:tcPr>
        <w:p w14:paraId="12B37F15" w14:textId="353AFF16" w:rsidR="00CA5C8C" w:rsidRDefault="00CA5C8C" w:rsidP="00441F50">
          <w:pPr>
            <w:pStyle w:val="Header"/>
            <w:ind w:right="-115"/>
            <w:jc w:val="right"/>
          </w:pPr>
        </w:p>
      </w:tc>
    </w:tr>
  </w:tbl>
  <w:p w14:paraId="17A9D175" w14:textId="2F8F15DA" w:rsidR="00CA5C8C" w:rsidRDefault="00CA5C8C" w:rsidP="00441F5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CA5C8C" w14:paraId="17B21781" w14:textId="77777777" w:rsidTr="71156FCE">
      <w:tc>
        <w:tcPr>
          <w:tcW w:w="3007" w:type="dxa"/>
        </w:tcPr>
        <w:p w14:paraId="077DDB15" w14:textId="2FB68195" w:rsidR="00CA5C8C" w:rsidRDefault="00CA5C8C" w:rsidP="00441F50">
          <w:pPr>
            <w:pStyle w:val="Header"/>
            <w:ind w:left="-115"/>
          </w:pPr>
        </w:p>
      </w:tc>
      <w:tc>
        <w:tcPr>
          <w:tcW w:w="3007" w:type="dxa"/>
        </w:tcPr>
        <w:p w14:paraId="439CAF60" w14:textId="2681A522" w:rsidR="00CA5C8C" w:rsidRDefault="00CA5C8C" w:rsidP="00441F50">
          <w:pPr>
            <w:pStyle w:val="Header"/>
            <w:jc w:val="center"/>
          </w:pPr>
        </w:p>
      </w:tc>
      <w:tc>
        <w:tcPr>
          <w:tcW w:w="3007" w:type="dxa"/>
        </w:tcPr>
        <w:p w14:paraId="5B2C0D09" w14:textId="18B5A168" w:rsidR="00CA5C8C" w:rsidRDefault="00CA5C8C" w:rsidP="00441F50">
          <w:pPr>
            <w:pStyle w:val="Header"/>
            <w:ind w:right="-115"/>
            <w:jc w:val="right"/>
          </w:pPr>
        </w:p>
      </w:tc>
    </w:tr>
  </w:tbl>
  <w:p w14:paraId="4CEF2B7E" w14:textId="6A35ED92" w:rsidR="00CA5C8C" w:rsidRDefault="00CA5C8C" w:rsidP="00441F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33F63"/>
    <w:multiLevelType w:val="hybridMultilevel"/>
    <w:tmpl w:val="F46EDDCE"/>
    <w:lvl w:ilvl="0" w:tplc="A8685200">
      <w:start w:val="1"/>
      <w:numFmt w:val="bullet"/>
      <w:lvlText w:val=""/>
      <w:lvlJc w:val="left"/>
      <w:pPr>
        <w:ind w:left="720" w:hanging="360"/>
      </w:pPr>
      <w:rPr>
        <w:rFonts w:ascii="Symbol" w:hAnsi="Symbol" w:hint="default"/>
      </w:rPr>
    </w:lvl>
    <w:lvl w:ilvl="1" w:tplc="2D44DAFE">
      <w:start w:val="1"/>
      <w:numFmt w:val="bullet"/>
      <w:lvlText w:val="o"/>
      <w:lvlJc w:val="left"/>
      <w:pPr>
        <w:ind w:left="1440" w:hanging="360"/>
      </w:pPr>
      <w:rPr>
        <w:rFonts w:ascii="Courier New" w:hAnsi="Courier New" w:hint="default"/>
      </w:rPr>
    </w:lvl>
    <w:lvl w:ilvl="2" w:tplc="D062E294">
      <w:start w:val="1"/>
      <w:numFmt w:val="bullet"/>
      <w:lvlText w:val=""/>
      <w:lvlJc w:val="left"/>
      <w:pPr>
        <w:ind w:left="2160" w:hanging="360"/>
      </w:pPr>
      <w:rPr>
        <w:rFonts w:ascii="Wingdings" w:hAnsi="Wingdings" w:hint="default"/>
      </w:rPr>
    </w:lvl>
    <w:lvl w:ilvl="3" w:tplc="0064423A">
      <w:start w:val="1"/>
      <w:numFmt w:val="bullet"/>
      <w:lvlText w:val=""/>
      <w:lvlJc w:val="left"/>
      <w:pPr>
        <w:ind w:left="2880" w:hanging="360"/>
      </w:pPr>
      <w:rPr>
        <w:rFonts w:ascii="Symbol" w:hAnsi="Symbol" w:hint="default"/>
      </w:rPr>
    </w:lvl>
    <w:lvl w:ilvl="4" w:tplc="1548EC48">
      <w:start w:val="1"/>
      <w:numFmt w:val="bullet"/>
      <w:lvlText w:val="o"/>
      <w:lvlJc w:val="left"/>
      <w:pPr>
        <w:ind w:left="3600" w:hanging="360"/>
      </w:pPr>
      <w:rPr>
        <w:rFonts w:ascii="Courier New" w:hAnsi="Courier New" w:hint="default"/>
      </w:rPr>
    </w:lvl>
    <w:lvl w:ilvl="5" w:tplc="400468FE">
      <w:start w:val="1"/>
      <w:numFmt w:val="bullet"/>
      <w:lvlText w:val=""/>
      <w:lvlJc w:val="left"/>
      <w:pPr>
        <w:ind w:left="4320" w:hanging="360"/>
      </w:pPr>
      <w:rPr>
        <w:rFonts w:ascii="Wingdings" w:hAnsi="Wingdings" w:hint="default"/>
      </w:rPr>
    </w:lvl>
    <w:lvl w:ilvl="6" w:tplc="39B65340">
      <w:start w:val="1"/>
      <w:numFmt w:val="bullet"/>
      <w:lvlText w:val=""/>
      <w:lvlJc w:val="left"/>
      <w:pPr>
        <w:ind w:left="5040" w:hanging="360"/>
      </w:pPr>
      <w:rPr>
        <w:rFonts w:ascii="Symbol" w:hAnsi="Symbol" w:hint="default"/>
      </w:rPr>
    </w:lvl>
    <w:lvl w:ilvl="7" w:tplc="1138DCC2">
      <w:start w:val="1"/>
      <w:numFmt w:val="bullet"/>
      <w:lvlText w:val="o"/>
      <w:lvlJc w:val="left"/>
      <w:pPr>
        <w:ind w:left="5760" w:hanging="360"/>
      </w:pPr>
      <w:rPr>
        <w:rFonts w:ascii="Courier New" w:hAnsi="Courier New" w:hint="default"/>
      </w:rPr>
    </w:lvl>
    <w:lvl w:ilvl="8" w:tplc="7DE412B0">
      <w:start w:val="1"/>
      <w:numFmt w:val="bullet"/>
      <w:lvlText w:val=""/>
      <w:lvlJc w:val="left"/>
      <w:pPr>
        <w:ind w:left="6480" w:hanging="360"/>
      </w:pPr>
      <w:rPr>
        <w:rFonts w:ascii="Wingdings" w:hAnsi="Wingdings" w:hint="default"/>
      </w:rPr>
    </w:lvl>
  </w:abstractNum>
  <w:abstractNum w:abstractNumId="1" w15:restartNumberingAfterBreak="0">
    <w:nsid w:val="075E5E7C"/>
    <w:multiLevelType w:val="hybridMultilevel"/>
    <w:tmpl w:val="1E646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6C6BA0"/>
    <w:multiLevelType w:val="hybridMultilevel"/>
    <w:tmpl w:val="2926F9A4"/>
    <w:lvl w:ilvl="0" w:tplc="9140B086">
      <w:start w:val="1"/>
      <w:numFmt w:val="bullet"/>
      <w:lvlText w:val=""/>
      <w:lvlJc w:val="left"/>
      <w:pPr>
        <w:ind w:left="720" w:hanging="360"/>
      </w:pPr>
      <w:rPr>
        <w:rFonts w:ascii="Symbol" w:hAnsi="Symbol" w:hint="default"/>
      </w:rPr>
    </w:lvl>
    <w:lvl w:ilvl="1" w:tplc="8598B80E">
      <w:start w:val="1"/>
      <w:numFmt w:val="bullet"/>
      <w:lvlText w:val="o"/>
      <w:lvlJc w:val="left"/>
      <w:pPr>
        <w:ind w:left="1440" w:hanging="360"/>
      </w:pPr>
      <w:rPr>
        <w:rFonts w:ascii="Courier New" w:hAnsi="Courier New" w:hint="default"/>
      </w:rPr>
    </w:lvl>
    <w:lvl w:ilvl="2" w:tplc="8566264C">
      <w:start w:val="1"/>
      <w:numFmt w:val="bullet"/>
      <w:lvlText w:val=""/>
      <w:lvlJc w:val="left"/>
      <w:pPr>
        <w:ind w:left="2160" w:hanging="360"/>
      </w:pPr>
      <w:rPr>
        <w:rFonts w:ascii="Wingdings" w:hAnsi="Wingdings" w:hint="default"/>
      </w:rPr>
    </w:lvl>
    <w:lvl w:ilvl="3" w:tplc="A2F8A9D8">
      <w:start w:val="1"/>
      <w:numFmt w:val="bullet"/>
      <w:lvlText w:val=""/>
      <w:lvlJc w:val="left"/>
      <w:pPr>
        <w:ind w:left="2880" w:hanging="360"/>
      </w:pPr>
      <w:rPr>
        <w:rFonts w:ascii="Symbol" w:hAnsi="Symbol" w:hint="default"/>
      </w:rPr>
    </w:lvl>
    <w:lvl w:ilvl="4" w:tplc="4A4216D4">
      <w:start w:val="1"/>
      <w:numFmt w:val="bullet"/>
      <w:lvlText w:val="o"/>
      <w:lvlJc w:val="left"/>
      <w:pPr>
        <w:ind w:left="3600" w:hanging="360"/>
      </w:pPr>
      <w:rPr>
        <w:rFonts w:ascii="Courier New" w:hAnsi="Courier New" w:hint="default"/>
      </w:rPr>
    </w:lvl>
    <w:lvl w:ilvl="5" w:tplc="10A03BC2">
      <w:start w:val="1"/>
      <w:numFmt w:val="bullet"/>
      <w:lvlText w:val=""/>
      <w:lvlJc w:val="left"/>
      <w:pPr>
        <w:ind w:left="4320" w:hanging="360"/>
      </w:pPr>
      <w:rPr>
        <w:rFonts w:ascii="Wingdings" w:hAnsi="Wingdings" w:hint="default"/>
      </w:rPr>
    </w:lvl>
    <w:lvl w:ilvl="6" w:tplc="FAFC2C7A">
      <w:start w:val="1"/>
      <w:numFmt w:val="bullet"/>
      <w:lvlText w:val=""/>
      <w:lvlJc w:val="left"/>
      <w:pPr>
        <w:ind w:left="5040" w:hanging="360"/>
      </w:pPr>
      <w:rPr>
        <w:rFonts w:ascii="Symbol" w:hAnsi="Symbol" w:hint="default"/>
      </w:rPr>
    </w:lvl>
    <w:lvl w:ilvl="7" w:tplc="9ACCFF2A">
      <w:start w:val="1"/>
      <w:numFmt w:val="bullet"/>
      <w:lvlText w:val="o"/>
      <w:lvlJc w:val="left"/>
      <w:pPr>
        <w:ind w:left="5760" w:hanging="360"/>
      </w:pPr>
      <w:rPr>
        <w:rFonts w:ascii="Courier New" w:hAnsi="Courier New" w:hint="default"/>
      </w:rPr>
    </w:lvl>
    <w:lvl w:ilvl="8" w:tplc="73EA72E0">
      <w:start w:val="1"/>
      <w:numFmt w:val="bullet"/>
      <w:lvlText w:val=""/>
      <w:lvlJc w:val="left"/>
      <w:pPr>
        <w:ind w:left="6480" w:hanging="360"/>
      </w:pPr>
      <w:rPr>
        <w:rFonts w:ascii="Wingdings" w:hAnsi="Wingdings" w:hint="default"/>
      </w:rPr>
    </w:lvl>
  </w:abstractNum>
  <w:abstractNum w:abstractNumId="3" w15:restartNumberingAfterBreak="0">
    <w:nsid w:val="1DE46D59"/>
    <w:multiLevelType w:val="hybridMultilevel"/>
    <w:tmpl w:val="568E1190"/>
    <w:lvl w:ilvl="0" w:tplc="19E6D1BC">
      <w:start w:val="1"/>
      <w:numFmt w:val="bullet"/>
      <w:lvlText w:val=""/>
      <w:lvlJc w:val="left"/>
      <w:pPr>
        <w:ind w:left="720" w:hanging="360"/>
      </w:pPr>
      <w:rPr>
        <w:rFonts w:ascii="Symbol" w:hAnsi="Symbol" w:hint="default"/>
      </w:rPr>
    </w:lvl>
    <w:lvl w:ilvl="1" w:tplc="91028D1A">
      <w:start w:val="1"/>
      <w:numFmt w:val="bullet"/>
      <w:lvlText w:val="o"/>
      <w:lvlJc w:val="left"/>
      <w:pPr>
        <w:ind w:left="1440" w:hanging="360"/>
      </w:pPr>
      <w:rPr>
        <w:rFonts w:ascii="Courier New" w:hAnsi="Courier New" w:hint="default"/>
      </w:rPr>
    </w:lvl>
    <w:lvl w:ilvl="2" w:tplc="C626413E">
      <w:start w:val="1"/>
      <w:numFmt w:val="bullet"/>
      <w:lvlText w:val=""/>
      <w:lvlJc w:val="left"/>
      <w:pPr>
        <w:ind w:left="2160" w:hanging="360"/>
      </w:pPr>
      <w:rPr>
        <w:rFonts w:ascii="Wingdings" w:hAnsi="Wingdings" w:hint="default"/>
      </w:rPr>
    </w:lvl>
    <w:lvl w:ilvl="3" w:tplc="73F4D83E">
      <w:start w:val="1"/>
      <w:numFmt w:val="bullet"/>
      <w:lvlText w:val=""/>
      <w:lvlJc w:val="left"/>
      <w:pPr>
        <w:ind w:left="2880" w:hanging="360"/>
      </w:pPr>
      <w:rPr>
        <w:rFonts w:ascii="Symbol" w:hAnsi="Symbol" w:hint="default"/>
      </w:rPr>
    </w:lvl>
    <w:lvl w:ilvl="4" w:tplc="4A38D76C">
      <w:start w:val="1"/>
      <w:numFmt w:val="bullet"/>
      <w:lvlText w:val="o"/>
      <w:lvlJc w:val="left"/>
      <w:pPr>
        <w:ind w:left="3600" w:hanging="360"/>
      </w:pPr>
      <w:rPr>
        <w:rFonts w:ascii="Courier New" w:hAnsi="Courier New" w:hint="default"/>
      </w:rPr>
    </w:lvl>
    <w:lvl w:ilvl="5" w:tplc="EB7C75DE">
      <w:start w:val="1"/>
      <w:numFmt w:val="bullet"/>
      <w:lvlText w:val=""/>
      <w:lvlJc w:val="left"/>
      <w:pPr>
        <w:ind w:left="4320" w:hanging="360"/>
      </w:pPr>
      <w:rPr>
        <w:rFonts w:ascii="Wingdings" w:hAnsi="Wingdings" w:hint="default"/>
      </w:rPr>
    </w:lvl>
    <w:lvl w:ilvl="6" w:tplc="22D24C7C">
      <w:start w:val="1"/>
      <w:numFmt w:val="bullet"/>
      <w:lvlText w:val=""/>
      <w:lvlJc w:val="left"/>
      <w:pPr>
        <w:ind w:left="5040" w:hanging="360"/>
      </w:pPr>
      <w:rPr>
        <w:rFonts w:ascii="Symbol" w:hAnsi="Symbol" w:hint="default"/>
      </w:rPr>
    </w:lvl>
    <w:lvl w:ilvl="7" w:tplc="842E4CEA">
      <w:start w:val="1"/>
      <w:numFmt w:val="bullet"/>
      <w:lvlText w:val="o"/>
      <w:lvlJc w:val="left"/>
      <w:pPr>
        <w:ind w:left="5760" w:hanging="360"/>
      </w:pPr>
      <w:rPr>
        <w:rFonts w:ascii="Courier New" w:hAnsi="Courier New" w:hint="default"/>
      </w:rPr>
    </w:lvl>
    <w:lvl w:ilvl="8" w:tplc="3CA631F2">
      <w:start w:val="1"/>
      <w:numFmt w:val="bullet"/>
      <w:lvlText w:val=""/>
      <w:lvlJc w:val="left"/>
      <w:pPr>
        <w:ind w:left="6480" w:hanging="360"/>
      </w:pPr>
      <w:rPr>
        <w:rFonts w:ascii="Wingdings" w:hAnsi="Wingdings" w:hint="default"/>
      </w:rPr>
    </w:lvl>
  </w:abstractNum>
  <w:abstractNum w:abstractNumId="4" w15:restartNumberingAfterBreak="0">
    <w:nsid w:val="23AE7E93"/>
    <w:multiLevelType w:val="hybridMultilevel"/>
    <w:tmpl w:val="2FB46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6E3686E"/>
    <w:multiLevelType w:val="hybridMultilevel"/>
    <w:tmpl w:val="FD52FAFA"/>
    <w:lvl w:ilvl="0" w:tplc="ED3219AE">
      <w:start w:val="1"/>
      <w:numFmt w:val="bullet"/>
      <w:lvlText w:val=""/>
      <w:lvlJc w:val="left"/>
      <w:pPr>
        <w:ind w:left="720" w:hanging="360"/>
      </w:pPr>
      <w:rPr>
        <w:rFonts w:ascii="Symbol" w:hAnsi="Symbol" w:hint="default"/>
      </w:rPr>
    </w:lvl>
    <w:lvl w:ilvl="1" w:tplc="6F36C8D2">
      <w:start w:val="1"/>
      <w:numFmt w:val="bullet"/>
      <w:lvlText w:val="o"/>
      <w:lvlJc w:val="left"/>
      <w:pPr>
        <w:ind w:left="1440" w:hanging="360"/>
      </w:pPr>
      <w:rPr>
        <w:rFonts w:ascii="Courier New" w:hAnsi="Courier New" w:hint="default"/>
      </w:rPr>
    </w:lvl>
    <w:lvl w:ilvl="2" w:tplc="AD4A98FA">
      <w:start w:val="1"/>
      <w:numFmt w:val="bullet"/>
      <w:lvlText w:val=""/>
      <w:lvlJc w:val="left"/>
      <w:pPr>
        <w:ind w:left="2160" w:hanging="360"/>
      </w:pPr>
      <w:rPr>
        <w:rFonts w:ascii="Wingdings" w:hAnsi="Wingdings" w:hint="default"/>
      </w:rPr>
    </w:lvl>
    <w:lvl w:ilvl="3" w:tplc="4720FB08">
      <w:start w:val="1"/>
      <w:numFmt w:val="bullet"/>
      <w:lvlText w:val=""/>
      <w:lvlJc w:val="left"/>
      <w:pPr>
        <w:ind w:left="2880" w:hanging="360"/>
      </w:pPr>
      <w:rPr>
        <w:rFonts w:ascii="Symbol" w:hAnsi="Symbol" w:hint="default"/>
      </w:rPr>
    </w:lvl>
    <w:lvl w:ilvl="4" w:tplc="E952A61A">
      <w:start w:val="1"/>
      <w:numFmt w:val="bullet"/>
      <w:lvlText w:val="o"/>
      <w:lvlJc w:val="left"/>
      <w:pPr>
        <w:ind w:left="3600" w:hanging="360"/>
      </w:pPr>
      <w:rPr>
        <w:rFonts w:ascii="Courier New" w:hAnsi="Courier New" w:hint="default"/>
      </w:rPr>
    </w:lvl>
    <w:lvl w:ilvl="5" w:tplc="E03CF076">
      <w:start w:val="1"/>
      <w:numFmt w:val="bullet"/>
      <w:lvlText w:val=""/>
      <w:lvlJc w:val="left"/>
      <w:pPr>
        <w:ind w:left="4320" w:hanging="360"/>
      </w:pPr>
      <w:rPr>
        <w:rFonts w:ascii="Wingdings" w:hAnsi="Wingdings" w:hint="default"/>
      </w:rPr>
    </w:lvl>
    <w:lvl w:ilvl="6" w:tplc="71C619DA">
      <w:start w:val="1"/>
      <w:numFmt w:val="bullet"/>
      <w:lvlText w:val=""/>
      <w:lvlJc w:val="left"/>
      <w:pPr>
        <w:ind w:left="5040" w:hanging="360"/>
      </w:pPr>
      <w:rPr>
        <w:rFonts w:ascii="Symbol" w:hAnsi="Symbol" w:hint="default"/>
      </w:rPr>
    </w:lvl>
    <w:lvl w:ilvl="7" w:tplc="46F6B0DE">
      <w:start w:val="1"/>
      <w:numFmt w:val="bullet"/>
      <w:lvlText w:val="o"/>
      <w:lvlJc w:val="left"/>
      <w:pPr>
        <w:ind w:left="5760" w:hanging="360"/>
      </w:pPr>
      <w:rPr>
        <w:rFonts w:ascii="Courier New" w:hAnsi="Courier New" w:hint="default"/>
      </w:rPr>
    </w:lvl>
    <w:lvl w:ilvl="8" w:tplc="CC2A14DE">
      <w:start w:val="1"/>
      <w:numFmt w:val="bullet"/>
      <w:lvlText w:val=""/>
      <w:lvlJc w:val="left"/>
      <w:pPr>
        <w:ind w:left="6480" w:hanging="360"/>
      </w:pPr>
      <w:rPr>
        <w:rFonts w:ascii="Wingdings" w:hAnsi="Wingdings" w:hint="default"/>
      </w:rPr>
    </w:lvl>
  </w:abstractNum>
  <w:abstractNum w:abstractNumId="6" w15:restartNumberingAfterBreak="0">
    <w:nsid w:val="3D6A5323"/>
    <w:multiLevelType w:val="hybridMultilevel"/>
    <w:tmpl w:val="483EC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1547C9"/>
    <w:multiLevelType w:val="hybridMultilevel"/>
    <w:tmpl w:val="24BCC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176F27"/>
    <w:multiLevelType w:val="hybridMultilevel"/>
    <w:tmpl w:val="D1D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1C6119"/>
    <w:multiLevelType w:val="hybridMultilevel"/>
    <w:tmpl w:val="A72CE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10054A"/>
    <w:multiLevelType w:val="hybridMultilevel"/>
    <w:tmpl w:val="13C02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3364EA"/>
    <w:multiLevelType w:val="hybridMultilevel"/>
    <w:tmpl w:val="5E1E1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8C215A"/>
    <w:multiLevelType w:val="hybridMultilevel"/>
    <w:tmpl w:val="7F22A4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31C43E3"/>
    <w:multiLevelType w:val="hybridMultilevel"/>
    <w:tmpl w:val="CC626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3427737"/>
    <w:multiLevelType w:val="hybridMultilevel"/>
    <w:tmpl w:val="8228B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CFB729D"/>
    <w:multiLevelType w:val="hybridMultilevel"/>
    <w:tmpl w:val="A2728F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F187D87"/>
    <w:multiLevelType w:val="hybridMultilevel"/>
    <w:tmpl w:val="FB48B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1"/>
  </w:num>
  <w:num w:numId="6">
    <w:abstractNumId w:val="10"/>
  </w:num>
  <w:num w:numId="7">
    <w:abstractNumId w:val="7"/>
  </w:num>
  <w:num w:numId="8">
    <w:abstractNumId w:val="13"/>
  </w:num>
  <w:num w:numId="9">
    <w:abstractNumId w:val="16"/>
  </w:num>
  <w:num w:numId="10">
    <w:abstractNumId w:val="11"/>
  </w:num>
  <w:num w:numId="11">
    <w:abstractNumId w:val="6"/>
  </w:num>
  <w:num w:numId="12">
    <w:abstractNumId w:val="8"/>
  </w:num>
  <w:num w:numId="13">
    <w:abstractNumId w:val="9"/>
  </w:num>
  <w:num w:numId="14">
    <w:abstractNumId w:val="15"/>
  </w:num>
  <w:num w:numId="15">
    <w:abstractNumId w:val="12"/>
  </w:num>
  <w:num w:numId="16">
    <w:abstractNumId w:val="4"/>
  </w:num>
  <w:num w:numId="17">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ommon, Jack">
    <w15:presenceInfo w15:providerId="AD" w15:userId="S::jc860@exeter.ac.uk::09dffde3-d087-446d-a1a9-b8d8430819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drawingGridHorizontalSpacing w:val="120"/>
  <w:displayHorizontalDrawingGridEvery w:val="2"/>
  <w:displayVerticalDrawingGridEvery w:val="2"/>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Vancouver&lt;/Style&gt;&lt;LeftDelim&gt;{&lt;/LeftDelim&gt;&lt;RightDelim&gt;}&lt;/RightDelim&gt;&lt;FontName&gt;Arial&lt;/FontName&gt;&lt;FontSize&gt;12&lt;/FontSize&gt;&lt;ReflistTitle&gt;&lt;/ReflistTitle&gt;&lt;StartingRefnum&gt;1&lt;/StartingRefnum&gt;&lt;FirstLineIndent&gt;0&lt;/FirstLineIndent&gt;&lt;HangingIndent&gt;720&lt;/HangingIndent&gt;&lt;LineSpacing&gt;1&lt;/LineSpacing&gt;&lt;SpaceAfter&gt;1&lt;/SpaceAfter&gt;&lt;HyperlinksEnabled&gt;0&lt;/HyperlinksEnabled&gt;&lt;HyperlinksVisible&gt;0&lt;/HyperlinksVisible&gt;&lt;EnableBibliographyCategories&gt;0&lt;/EnableBibliographyCategories&gt;&lt;/ENLayout&gt;"/>
    <w:docVar w:name="EN.Libraries" w:val="&lt;Libraries&gt;&lt;item db-id=&quot;xrr2swwexa2rd8ed2d6xfwf20r9v5devt2e2&quot;&gt;My EndNote Library&lt;record-ids&gt;&lt;item&gt;18&lt;/item&gt;&lt;item&gt;32&lt;/item&gt;&lt;item&gt;67&lt;/item&gt;&lt;item&gt;98&lt;/item&gt;&lt;item&gt;144&lt;/item&gt;&lt;item&gt;147&lt;/item&gt;&lt;item&gt;152&lt;/item&gt;&lt;item&gt;205&lt;/item&gt;&lt;item&gt;206&lt;/item&gt;&lt;item&gt;224&lt;/item&gt;&lt;item&gt;226&lt;/item&gt;&lt;item&gt;233&lt;/item&gt;&lt;item&gt;239&lt;/item&gt;&lt;item&gt;249&lt;/item&gt;&lt;item&gt;250&lt;/item&gt;&lt;item&gt;265&lt;/item&gt;&lt;item&gt;270&lt;/item&gt;&lt;item&gt;274&lt;/item&gt;&lt;item&gt;275&lt;/item&gt;&lt;item&gt;306&lt;/item&gt;&lt;item&gt;313&lt;/item&gt;&lt;item&gt;314&lt;/item&gt;&lt;item&gt;315&lt;/item&gt;&lt;item&gt;316&lt;/item&gt;&lt;item&gt;320&lt;/item&gt;&lt;item&gt;321&lt;/item&gt;&lt;item&gt;322&lt;/item&gt;&lt;item&gt;323&lt;/item&gt;&lt;item&gt;324&lt;/item&gt;&lt;item&gt;325&lt;/item&gt;&lt;item&gt;326&lt;/item&gt;&lt;item&gt;327&lt;/item&gt;&lt;item&gt;330&lt;/item&gt;&lt;item&gt;333&lt;/item&gt;&lt;item&gt;337&lt;/item&gt;&lt;item&gt;338&lt;/item&gt;&lt;item&gt;339&lt;/item&gt;&lt;item&gt;341&lt;/item&gt;&lt;item&gt;342&lt;/item&gt;&lt;item&gt;343&lt;/item&gt;&lt;item&gt;344&lt;/item&gt;&lt;item&gt;348&lt;/item&gt;&lt;item&gt;350&lt;/item&gt;&lt;item&gt;353&lt;/item&gt;&lt;item&gt;354&lt;/item&gt;&lt;item&gt;355&lt;/item&gt;&lt;item&gt;357&lt;/item&gt;&lt;item&gt;358&lt;/item&gt;&lt;item&gt;360&lt;/item&gt;&lt;item&gt;361&lt;/item&gt;&lt;item&gt;362&lt;/item&gt;&lt;item&gt;363&lt;/item&gt;&lt;item&gt;1010&lt;/item&gt;&lt;item&gt;1689&lt;/item&gt;&lt;item&gt;1711&lt;/item&gt;&lt;item&gt;1713&lt;/item&gt;&lt;item&gt;1714&lt;/item&gt;&lt;item&gt;1715&lt;/item&gt;&lt;/record-ids&gt;&lt;/item&gt;&lt;/Libraries&gt;"/>
  </w:docVars>
  <w:rsids>
    <w:rsidRoot w:val="00BA78A7"/>
    <w:rsid w:val="000001AD"/>
    <w:rsid w:val="000008A4"/>
    <w:rsid w:val="00001FD7"/>
    <w:rsid w:val="0000288F"/>
    <w:rsid w:val="0000297A"/>
    <w:rsid w:val="00002F12"/>
    <w:rsid w:val="000041C6"/>
    <w:rsid w:val="00005C0D"/>
    <w:rsid w:val="00005E62"/>
    <w:rsid w:val="00006454"/>
    <w:rsid w:val="00006C83"/>
    <w:rsid w:val="000071F5"/>
    <w:rsid w:val="00007B1C"/>
    <w:rsid w:val="00010934"/>
    <w:rsid w:val="00010A8A"/>
    <w:rsid w:val="00010FD1"/>
    <w:rsid w:val="00011078"/>
    <w:rsid w:val="0001132A"/>
    <w:rsid w:val="00013AD3"/>
    <w:rsid w:val="00014AF0"/>
    <w:rsid w:val="00014C4B"/>
    <w:rsid w:val="00014FD2"/>
    <w:rsid w:val="00015646"/>
    <w:rsid w:val="0001736A"/>
    <w:rsid w:val="00017494"/>
    <w:rsid w:val="00021828"/>
    <w:rsid w:val="00021FEF"/>
    <w:rsid w:val="00023532"/>
    <w:rsid w:val="00023B4D"/>
    <w:rsid w:val="0002455E"/>
    <w:rsid w:val="00025C44"/>
    <w:rsid w:val="00030FEC"/>
    <w:rsid w:val="00033A90"/>
    <w:rsid w:val="000344FD"/>
    <w:rsid w:val="0003560E"/>
    <w:rsid w:val="000360DA"/>
    <w:rsid w:val="0003640F"/>
    <w:rsid w:val="0003655A"/>
    <w:rsid w:val="00036B06"/>
    <w:rsid w:val="00036BAB"/>
    <w:rsid w:val="00036CDC"/>
    <w:rsid w:val="00037038"/>
    <w:rsid w:val="00037599"/>
    <w:rsid w:val="00037927"/>
    <w:rsid w:val="0004096F"/>
    <w:rsid w:val="00040ABD"/>
    <w:rsid w:val="00040CA3"/>
    <w:rsid w:val="00040CE1"/>
    <w:rsid w:val="00042D6F"/>
    <w:rsid w:val="00043174"/>
    <w:rsid w:val="000437EE"/>
    <w:rsid w:val="000439E6"/>
    <w:rsid w:val="00044B48"/>
    <w:rsid w:val="000504ED"/>
    <w:rsid w:val="00050640"/>
    <w:rsid w:val="00050C01"/>
    <w:rsid w:val="000519BD"/>
    <w:rsid w:val="00051A65"/>
    <w:rsid w:val="00051C5B"/>
    <w:rsid w:val="00051CBC"/>
    <w:rsid w:val="0005253A"/>
    <w:rsid w:val="00052A71"/>
    <w:rsid w:val="000545F6"/>
    <w:rsid w:val="0005505C"/>
    <w:rsid w:val="000552F5"/>
    <w:rsid w:val="000567D7"/>
    <w:rsid w:val="00056C47"/>
    <w:rsid w:val="000602DE"/>
    <w:rsid w:val="00060966"/>
    <w:rsid w:val="0006126B"/>
    <w:rsid w:val="000616F0"/>
    <w:rsid w:val="0006195F"/>
    <w:rsid w:val="00062499"/>
    <w:rsid w:val="00062AE4"/>
    <w:rsid w:val="000648F6"/>
    <w:rsid w:val="00065065"/>
    <w:rsid w:val="00065620"/>
    <w:rsid w:val="000656B1"/>
    <w:rsid w:val="00065C93"/>
    <w:rsid w:val="000662C1"/>
    <w:rsid w:val="000665A1"/>
    <w:rsid w:val="000667FC"/>
    <w:rsid w:val="0006789E"/>
    <w:rsid w:val="00071337"/>
    <w:rsid w:val="00072326"/>
    <w:rsid w:val="00072509"/>
    <w:rsid w:val="0007278F"/>
    <w:rsid w:val="00072D86"/>
    <w:rsid w:val="00074BEC"/>
    <w:rsid w:val="00075179"/>
    <w:rsid w:val="0007541C"/>
    <w:rsid w:val="00077A32"/>
    <w:rsid w:val="00077FED"/>
    <w:rsid w:val="00081C72"/>
    <w:rsid w:val="0008258B"/>
    <w:rsid w:val="000834EE"/>
    <w:rsid w:val="00084677"/>
    <w:rsid w:val="00085F66"/>
    <w:rsid w:val="00086046"/>
    <w:rsid w:val="000867C7"/>
    <w:rsid w:val="00086937"/>
    <w:rsid w:val="0009091D"/>
    <w:rsid w:val="00091536"/>
    <w:rsid w:val="00092962"/>
    <w:rsid w:val="00092CAF"/>
    <w:rsid w:val="0009393A"/>
    <w:rsid w:val="00094109"/>
    <w:rsid w:val="0009447D"/>
    <w:rsid w:val="0009487F"/>
    <w:rsid w:val="00096601"/>
    <w:rsid w:val="00096B61"/>
    <w:rsid w:val="00097F42"/>
    <w:rsid w:val="000A09D2"/>
    <w:rsid w:val="000A1654"/>
    <w:rsid w:val="000A2FC0"/>
    <w:rsid w:val="000A4068"/>
    <w:rsid w:val="000A4E09"/>
    <w:rsid w:val="000A5BBE"/>
    <w:rsid w:val="000A660E"/>
    <w:rsid w:val="000B3AF0"/>
    <w:rsid w:val="000B3C3F"/>
    <w:rsid w:val="000B4F70"/>
    <w:rsid w:val="000B6185"/>
    <w:rsid w:val="000B698A"/>
    <w:rsid w:val="000B70EE"/>
    <w:rsid w:val="000B7356"/>
    <w:rsid w:val="000B7E1F"/>
    <w:rsid w:val="000C0265"/>
    <w:rsid w:val="000C148D"/>
    <w:rsid w:val="000C2B16"/>
    <w:rsid w:val="000C3AB4"/>
    <w:rsid w:val="000C4074"/>
    <w:rsid w:val="000C467D"/>
    <w:rsid w:val="000C6176"/>
    <w:rsid w:val="000C68B9"/>
    <w:rsid w:val="000C7096"/>
    <w:rsid w:val="000C7DCB"/>
    <w:rsid w:val="000D2A6E"/>
    <w:rsid w:val="000D476E"/>
    <w:rsid w:val="000D518A"/>
    <w:rsid w:val="000D523F"/>
    <w:rsid w:val="000D629A"/>
    <w:rsid w:val="000D726D"/>
    <w:rsid w:val="000E0DE4"/>
    <w:rsid w:val="000E142B"/>
    <w:rsid w:val="000E16A4"/>
    <w:rsid w:val="000E20A0"/>
    <w:rsid w:val="000E3741"/>
    <w:rsid w:val="000E39E1"/>
    <w:rsid w:val="000E420C"/>
    <w:rsid w:val="000E4919"/>
    <w:rsid w:val="000E59EC"/>
    <w:rsid w:val="000E5FA5"/>
    <w:rsid w:val="000E6CB5"/>
    <w:rsid w:val="000E7494"/>
    <w:rsid w:val="000E7A4B"/>
    <w:rsid w:val="000F166E"/>
    <w:rsid w:val="000F45D4"/>
    <w:rsid w:val="000F474D"/>
    <w:rsid w:val="000F7AE6"/>
    <w:rsid w:val="00102461"/>
    <w:rsid w:val="001027B5"/>
    <w:rsid w:val="00102F98"/>
    <w:rsid w:val="00103F96"/>
    <w:rsid w:val="0010412E"/>
    <w:rsid w:val="001050EB"/>
    <w:rsid w:val="001053DC"/>
    <w:rsid w:val="00105788"/>
    <w:rsid w:val="00106C8C"/>
    <w:rsid w:val="00106FCD"/>
    <w:rsid w:val="00107335"/>
    <w:rsid w:val="00107853"/>
    <w:rsid w:val="001108C1"/>
    <w:rsid w:val="00110965"/>
    <w:rsid w:val="00112291"/>
    <w:rsid w:val="00113B35"/>
    <w:rsid w:val="0011515E"/>
    <w:rsid w:val="0011581C"/>
    <w:rsid w:val="00115D9E"/>
    <w:rsid w:val="0011656D"/>
    <w:rsid w:val="00116D55"/>
    <w:rsid w:val="001176AF"/>
    <w:rsid w:val="001205F8"/>
    <w:rsid w:val="00120CF9"/>
    <w:rsid w:val="001216C7"/>
    <w:rsid w:val="0012442D"/>
    <w:rsid w:val="001246FD"/>
    <w:rsid w:val="00124B92"/>
    <w:rsid w:val="00124D55"/>
    <w:rsid w:val="00125F2F"/>
    <w:rsid w:val="00126009"/>
    <w:rsid w:val="001260FC"/>
    <w:rsid w:val="00126523"/>
    <w:rsid w:val="001267C2"/>
    <w:rsid w:val="0013091E"/>
    <w:rsid w:val="00130BE3"/>
    <w:rsid w:val="00132219"/>
    <w:rsid w:val="00135F77"/>
    <w:rsid w:val="00136F75"/>
    <w:rsid w:val="001374A7"/>
    <w:rsid w:val="0013790F"/>
    <w:rsid w:val="00137C88"/>
    <w:rsid w:val="0014012E"/>
    <w:rsid w:val="00141486"/>
    <w:rsid w:val="00142B76"/>
    <w:rsid w:val="001434F0"/>
    <w:rsid w:val="0014494A"/>
    <w:rsid w:val="00144FBD"/>
    <w:rsid w:val="00145F7B"/>
    <w:rsid w:val="00146D50"/>
    <w:rsid w:val="001474BB"/>
    <w:rsid w:val="00147CE8"/>
    <w:rsid w:val="00147F2B"/>
    <w:rsid w:val="00150BDB"/>
    <w:rsid w:val="0015122A"/>
    <w:rsid w:val="0015129C"/>
    <w:rsid w:val="00151EAE"/>
    <w:rsid w:val="00151FAA"/>
    <w:rsid w:val="00154BF9"/>
    <w:rsid w:val="00154DFA"/>
    <w:rsid w:val="00156D8E"/>
    <w:rsid w:val="00157B87"/>
    <w:rsid w:val="0016028B"/>
    <w:rsid w:val="00161210"/>
    <w:rsid w:val="00161715"/>
    <w:rsid w:val="001631BE"/>
    <w:rsid w:val="00163353"/>
    <w:rsid w:val="001638E4"/>
    <w:rsid w:val="00164118"/>
    <w:rsid w:val="0016471B"/>
    <w:rsid w:val="00165BC2"/>
    <w:rsid w:val="0016627E"/>
    <w:rsid w:val="00166EDC"/>
    <w:rsid w:val="00167C5B"/>
    <w:rsid w:val="00170C48"/>
    <w:rsid w:val="00170DA8"/>
    <w:rsid w:val="00171C04"/>
    <w:rsid w:val="00171CA3"/>
    <w:rsid w:val="00172BEC"/>
    <w:rsid w:val="00172F93"/>
    <w:rsid w:val="00173430"/>
    <w:rsid w:val="00173F7E"/>
    <w:rsid w:val="00174722"/>
    <w:rsid w:val="00174DAA"/>
    <w:rsid w:val="00175118"/>
    <w:rsid w:val="0017706E"/>
    <w:rsid w:val="001800BA"/>
    <w:rsid w:val="001802D9"/>
    <w:rsid w:val="00180412"/>
    <w:rsid w:val="00180B82"/>
    <w:rsid w:val="00180F76"/>
    <w:rsid w:val="0018122D"/>
    <w:rsid w:val="001819D8"/>
    <w:rsid w:val="00182055"/>
    <w:rsid w:val="0018206A"/>
    <w:rsid w:val="00182723"/>
    <w:rsid w:val="00183784"/>
    <w:rsid w:val="00185678"/>
    <w:rsid w:val="00185735"/>
    <w:rsid w:val="00186355"/>
    <w:rsid w:val="001904E4"/>
    <w:rsid w:val="001910AB"/>
    <w:rsid w:val="001922D0"/>
    <w:rsid w:val="00192538"/>
    <w:rsid w:val="001949F7"/>
    <w:rsid w:val="0019563D"/>
    <w:rsid w:val="00195AC5"/>
    <w:rsid w:val="00195E75"/>
    <w:rsid w:val="00195F9B"/>
    <w:rsid w:val="001960AE"/>
    <w:rsid w:val="0019715B"/>
    <w:rsid w:val="00197231"/>
    <w:rsid w:val="001975B1"/>
    <w:rsid w:val="001A110C"/>
    <w:rsid w:val="001A12EF"/>
    <w:rsid w:val="001A32EF"/>
    <w:rsid w:val="001A4E3C"/>
    <w:rsid w:val="001A4EB3"/>
    <w:rsid w:val="001A6466"/>
    <w:rsid w:val="001A684E"/>
    <w:rsid w:val="001A6C83"/>
    <w:rsid w:val="001B0082"/>
    <w:rsid w:val="001B052E"/>
    <w:rsid w:val="001B114E"/>
    <w:rsid w:val="001B1987"/>
    <w:rsid w:val="001B292B"/>
    <w:rsid w:val="001B2FFD"/>
    <w:rsid w:val="001B3D36"/>
    <w:rsid w:val="001B4204"/>
    <w:rsid w:val="001B66B8"/>
    <w:rsid w:val="001B7443"/>
    <w:rsid w:val="001B762C"/>
    <w:rsid w:val="001B7F98"/>
    <w:rsid w:val="001C0F4C"/>
    <w:rsid w:val="001C112A"/>
    <w:rsid w:val="001C1E85"/>
    <w:rsid w:val="001C1FDA"/>
    <w:rsid w:val="001C26AC"/>
    <w:rsid w:val="001C4C24"/>
    <w:rsid w:val="001C538D"/>
    <w:rsid w:val="001C70E0"/>
    <w:rsid w:val="001D00F0"/>
    <w:rsid w:val="001D185E"/>
    <w:rsid w:val="001D2A2C"/>
    <w:rsid w:val="001D2EB1"/>
    <w:rsid w:val="001D344E"/>
    <w:rsid w:val="001D3877"/>
    <w:rsid w:val="001D6DB1"/>
    <w:rsid w:val="001D6E9C"/>
    <w:rsid w:val="001D725C"/>
    <w:rsid w:val="001D7A5F"/>
    <w:rsid w:val="001E08C7"/>
    <w:rsid w:val="001E1738"/>
    <w:rsid w:val="001E24E9"/>
    <w:rsid w:val="001E2F48"/>
    <w:rsid w:val="001E2F93"/>
    <w:rsid w:val="001E34E1"/>
    <w:rsid w:val="001E4074"/>
    <w:rsid w:val="001E40FF"/>
    <w:rsid w:val="001E5B66"/>
    <w:rsid w:val="001E680C"/>
    <w:rsid w:val="001F1B40"/>
    <w:rsid w:val="001F223C"/>
    <w:rsid w:val="001F247B"/>
    <w:rsid w:val="001F3968"/>
    <w:rsid w:val="001F39B1"/>
    <w:rsid w:val="001F4ACD"/>
    <w:rsid w:val="001F5772"/>
    <w:rsid w:val="001F67BB"/>
    <w:rsid w:val="001F7638"/>
    <w:rsid w:val="00200CE7"/>
    <w:rsid w:val="0020157A"/>
    <w:rsid w:val="002024F6"/>
    <w:rsid w:val="002028DF"/>
    <w:rsid w:val="0020298E"/>
    <w:rsid w:val="00204B3D"/>
    <w:rsid w:val="0020543D"/>
    <w:rsid w:val="00205ADE"/>
    <w:rsid w:val="002065EB"/>
    <w:rsid w:val="0020687B"/>
    <w:rsid w:val="00206C4C"/>
    <w:rsid w:val="002103A1"/>
    <w:rsid w:val="00210B17"/>
    <w:rsid w:val="00212629"/>
    <w:rsid w:val="00212751"/>
    <w:rsid w:val="002129C6"/>
    <w:rsid w:val="00214C2B"/>
    <w:rsid w:val="00214C7B"/>
    <w:rsid w:val="00215682"/>
    <w:rsid w:val="002202AC"/>
    <w:rsid w:val="002206F8"/>
    <w:rsid w:val="00221267"/>
    <w:rsid w:val="00221450"/>
    <w:rsid w:val="00221C52"/>
    <w:rsid w:val="00222352"/>
    <w:rsid w:val="00224010"/>
    <w:rsid w:val="00225294"/>
    <w:rsid w:val="002264FD"/>
    <w:rsid w:val="0022662A"/>
    <w:rsid w:val="00226876"/>
    <w:rsid w:val="002303A2"/>
    <w:rsid w:val="00233335"/>
    <w:rsid w:val="0023374A"/>
    <w:rsid w:val="0023461F"/>
    <w:rsid w:val="002347BE"/>
    <w:rsid w:val="00234EC7"/>
    <w:rsid w:val="00236578"/>
    <w:rsid w:val="00236581"/>
    <w:rsid w:val="0023741C"/>
    <w:rsid w:val="00240101"/>
    <w:rsid w:val="00241840"/>
    <w:rsid w:val="002425E6"/>
    <w:rsid w:val="00242C93"/>
    <w:rsid w:val="00244548"/>
    <w:rsid w:val="002448A4"/>
    <w:rsid w:val="00244F56"/>
    <w:rsid w:val="00245568"/>
    <w:rsid w:val="00245EAF"/>
    <w:rsid w:val="002461AE"/>
    <w:rsid w:val="002469D2"/>
    <w:rsid w:val="00247674"/>
    <w:rsid w:val="0024773B"/>
    <w:rsid w:val="00247CE2"/>
    <w:rsid w:val="00247E44"/>
    <w:rsid w:val="00250E5C"/>
    <w:rsid w:val="00250EE4"/>
    <w:rsid w:val="00251026"/>
    <w:rsid w:val="00251AC2"/>
    <w:rsid w:val="0025236A"/>
    <w:rsid w:val="00254C77"/>
    <w:rsid w:val="00255881"/>
    <w:rsid w:val="00256836"/>
    <w:rsid w:val="00256C29"/>
    <w:rsid w:val="00260F67"/>
    <w:rsid w:val="002617FA"/>
    <w:rsid w:val="00261AAB"/>
    <w:rsid w:val="00261C54"/>
    <w:rsid w:val="00262227"/>
    <w:rsid w:val="00262BE2"/>
    <w:rsid w:val="002639C4"/>
    <w:rsid w:val="00264646"/>
    <w:rsid w:val="00264734"/>
    <w:rsid w:val="00265F22"/>
    <w:rsid w:val="00266E26"/>
    <w:rsid w:val="0026734D"/>
    <w:rsid w:val="002677C2"/>
    <w:rsid w:val="00267CB2"/>
    <w:rsid w:val="00267EBE"/>
    <w:rsid w:val="00270200"/>
    <w:rsid w:val="00270C30"/>
    <w:rsid w:val="00272DD8"/>
    <w:rsid w:val="002732EE"/>
    <w:rsid w:val="002737B7"/>
    <w:rsid w:val="002738F4"/>
    <w:rsid w:val="00274292"/>
    <w:rsid w:val="00274460"/>
    <w:rsid w:val="00274F1B"/>
    <w:rsid w:val="00274F54"/>
    <w:rsid w:val="00275220"/>
    <w:rsid w:val="00275B52"/>
    <w:rsid w:val="00277A5F"/>
    <w:rsid w:val="00280102"/>
    <w:rsid w:val="00281820"/>
    <w:rsid w:val="002818CB"/>
    <w:rsid w:val="00281AA6"/>
    <w:rsid w:val="00284171"/>
    <w:rsid w:val="00284602"/>
    <w:rsid w:val="00284708"/>
    <w:rsid w:val="002849FE"/>
    <w:rsid w:val="00284B07"/>
    <w:rsid w:val="00284DB3"/>
    <w:rsid w:val="002859D8"/>
    <w:rsid w:val="00286149"/>
    <w:rsid w:val="0028783E"/>
    <w:rsid w:val="002879BC"/>
    <w:rsid w:val="00287DC9"/>
    <w:rsid w:val="0029098E"/>
    <w:rsid w:val="002937E5"/>
    <w:rsid w:val="00293D60"/>
    <w:rsid w:val="00294030"/>
    <w:rsid w:val="002941A5"/>
    <w:rsid w:val="00294856"/>
    <w:rsid w:val="00295376"/>
    <w:rsid w:val="00297154"/>
    <w:rsid w:val="0029743D"/>
    <w:rsid w:val="0029795A"/>
    <w:rsid w:val="002A0E24"/>
    <w:rsid w:val="002A3365"/>
    <w:rsid w:val="002A33F9"/>
    <w:rsid w:val="002A355F"/>
    <w:rsid w:val="002A3AF0"/>
    <w:rsid w:val="002A495A"/>
    <w:rsid w:val="002A4C53"/>
    <w:rsid w:val="002A4DA4"/>
    <w:rsid w:val="002A51B7"/>
    <w:rsid w:val="002A53BE"/>
    <w:rsid w:val="002A5635"/>
    <w:rsid w:val="002A5A1C"/>
    <w:rsid w:val="002A62B6"/>
    <w:rsid w:val="002A7F0F"/>
    <w:rsid w:val="002B0560"/>
    <w:rsid w:val="002B05E6"/>
    <w:rsid w:val="002B068A"/>
    <w:rsid w:val="002B06C9"/>
    <w:rsid w:val="002B2643"/>
    <w:rsid w:val="002B2D3E"/>
    <w:rsid w:val="002B36BB"/>
    <w:rsid w:val="002B445C"/>
    <w:rsid w:val="002B4D74"/>
    <w:rsid w:val="002B7C5F"/>
    <w:rsid w:val="002C2C80"/>
    <w:rsid w:val="002C2DF0"/>
    <w:rsid w:val="002C2FE2"/>
    <w:rsid w:val="002C3150"/>
    <w:rsid w:val="002C3E82"/>
    <w:rsid w:val="002C45AA"/>
    <w:rsid w:val="002C472B"/>
    <w:rsid w:val="002C5E1D"/>
    <w:rsid w:val="002C5FDF"/>
    <w:rsid w:val="002C7021"/>
    <w:rsid w:val="002C72F3"/>
    <w:rsid w:val="002D0655"/>
    <w:rsid w:val="002D3EB3"/>
    <w:rsid w:val="002D4257"/>
    <w:rsid w:val="002D4C62"/>
    <w:rsid w:val="002D6C57"/>
    <w:rsid w:val="002D7C54"/>
    <w:rsid w:val="002E03B5"/>
    <w:rsid w:val="002E0B1E"/>
    <w:rsid w:val="002E1341"/>
    <w:rsid w:val="002E13B3"/>
    <w:rsid w:val="002E3994"/>
    <w:rsid w:val="002E3AEB"/>
    <w:rsid w:val="002E3DBA"/>
    <w:rsid w:val="002E440A"/>
    <w:rsid w:val="002E62D2"/>
    <w:rsid w:val="002E70A6"/>
    <w:rsid w:val="002E7862"/>
    <w:rsid w:val="002F0987"/>
    <w:rsid w:val="002F10A2"/>
    <w:rsid w:val="002F2358"/>
    <w:rsid w:val="002F2A9F"/>
    <w:rsid w:val="002F2EB9"/>
    <w:rsid w:val="002F4488"/>
    <w:rsid w:val="002F5529"/>
    <w:rsid w:val="002F576E"/>
    <w:rsid w:val="002F6BE6"/>
    <w:rsid w:val="002F6D82"/>
    <w:rsid w:val="002F7C99"/>
    <w:rsid w:val="00300050"/>
    <w:rsid w:val="00300444"/>
    <w:rsid w:val="003021CA"/>
    <w:rsid w:val="00302411"/>
    <w:rsid w:val="00303353"/>
    <w:rsid w:val="0030457D"/>
    <w:rsid w:val="00305D61"/>
    <w:rsid w:val="00305FC4"/>
    <w:rsid w:val="00307264"/>
    <w:rsid w:val="00310C14"/>
    <w:rsid w:val="00311755"/>
    <w:rsid w:val="003143AB"/>
    <w:rsid w:val="003152A0"/>
    <w:rsid w:val="003155C9"/>
    <w:rsid w:val="0031582B"/>
    <w:rsid w:val="00316858"/>
    <w:rsid w:val="0031696D"/>
    <w:rsid w:val="003201E0"/>
    <w:rsid w:val="00320951"/>
    <w:rsid w:val="00321BD1"/>
    <w:rsid w:val="0032245F"/>
    <w:rsid w:val="00322519"/>
    <w:rsid w:val="00323171"/>
    <w:rsid w:val="00325646"/>
    <w:rsid w:val="00325BF3"/>
    <w:rsid w:val="0032655B"/>
    <w:rsid w:val="003266D7"/>
    <w:rsid w:val="0032688C"/>
    <w:rsid w:val="003276E5"/>
    <w:rsid w:val="00331058"/>
    <w:rsid w:val="00331462"/>
    <w:rsid w:val="00331C74"/>
    <w:rsid w:val="00331E31"/>
    <w:rsid w:val="00331E42"/>
    <w:rsid w:val="00332170"/>
    <w:rsid w:val="00332F8A"/>
    <w:rsid w:val="0033303D"/>
    <w:rsid w:val="003334A6"/>
    <w:rsid w:val="00333B78"/>
    <w:rsid w:val="00334D3A"/>
    <w:rsid w:val="00337028"/>
    <w:rsid w:val="00337EAD"/>
    <w:rsid w:val="0034112D"/>
    <w:rsid w:val="00343235"/>
    <w:rsid w:val="00345922"/>
    <w:rsid w:val="00346287"/>
    <w:rsid w:val="003462D9"/>
    <w:rsid w:val="003463BF"/>
    <w:rsid w:val="00346E13"/>
    <w:rsid w:val="00347E07"/>
    <w:rsid w:val="00350081"/>
    <w:rsid w:val="00350251"/>
    <w:rsid w:val="0035093F"/>
    <w:rsid w:val="00350CE6"/>
    <w:rsid w:val="003520F5"/>
    <w:rsid w:val="00352913"/>
    <w:rsid w:val="00353F30"/>
    <w:rsid w:val="003548FF"/>
    <w:rsid w:val="00354CD6"/>
    <w:rsid w:val="0035615B"/>
    <w:rsid w:val="00360199"/>
    <w:rsid w:val="00361ECC"/>
    <w:rsid w:val="00363793"/>
    <w:rsid w:val="00363F56"/>
    <w:rsid w:val="003642EE"/>
    <w:rsid w:val="00364E9A"/>
    <w:rsid w:val="00370956"/>
    <w:rsid w:val="00371045"/>
    <w:rsid w:val="00371195"/>
    <w:rsid w:val="0037580B"/>
    <w:rsid w:val="003758FD"/>
    <w:rsid w:val="003761E8"/>
    <w:rsid w:val="003768AD"/>
    <w:rsid w:val="00377309"/>
    <w:rsid w:val="00377726"/>
    <w:rsid w:val="00377E36"/>
    <w:rsid w:val="003804A1"/>
    <w:rsid w:val="00381735"/>
    <w:rsid w:val="003821BE"/>
    <w:rsid w:val="00382B82"/>
    <w:rsid w:val="00382BF6"/>
    <w:rsid w:val="00382F72"/>
    <w:rsid w:val="00383662"/>
    <w:rsid w:val="00383D5C"/>
    <w:rsid w:val="0038427C"/>
    <w:rsid w:val="00384406"/>
    <w:rsid w:val="00385A54"/>
    <w:rsid w:val="003878B1"/>
    <w:rsid w:val="00387DDE"/>
    <w:rsid w:val="003915C8"/>
    <w:rsid w:val="00391E51"/>
    <w:rsid w:val="0039262A"/>
    <w:rsid w:val="00393505"/>
    <w:rsid w:val="003936AE"/>
    <w:rsid w:val="00393F7D"/>
    <w:rsid w:val="00394054"/>
    <w:rsid w:val="00394A3A"/>
    <w:rsid w:val="00395702"/>
    <w:rsid w:val="0039626C"/>
    <w:rsid w:val="00396407"/>
    <w:rsid w:val="00397109"/>
    <w:rsid w:val="0039797C"/>
    <w:rsid w:val="003A0AF6"/>
    <w:rsid w:val="003A0BF1"/>
    <w:rsid w:val="003A1545"/>
    <w:rsid w:val="003A2083"/>
    <w:rsid w:val="003A2BD3"/>
    <w:rsid w:val="003A3913"/>
    <w:rsid w:val="003A4ED0"/>
    <w:rsid w:val="003A5DFF"/>
    <w:rsid w:val="003A6F96"/>
    <w:rsid w:val="003A7302"/>
    <w:rsid w:val="003A762D"/>
    <w:rsid w:val="003A796C"/>
    <w:rsid w:val="003A7D81"/>
    <w:rsid w:val="003A7EA9"/>
    <w:rsid w:val="003B202D"/>
    <w:rsid w:val="003B3CCE"/>
    <w:rsid w:val="003B4873"/>
    <w:rsid w:val="003B5256"/>
    <w:rsid w:val="003B5809"/>
    <w:rsid w:val="003B6E66"/>
    <w:rsid w:val="003B7B96"/>
    <w:rsid w:val="003B7F55"/>
    <w:rsid w:val="003C04C5"/>
    <w:rsid w:val="003C189D"/>
    <w:rsid w:val="003C1B3B"/>
    <w:rsid w:val="003C2645"/>
    <w:rsid w:val="003C32A4"/>
    <w:rsid w:val="003C4AE4"/>
    <w:rsid w:val="003C5D0D"/>
    <w:rsid w:val="003C6265"/>
    <w:rsid w:val="003C7322"/>
    <w:rsid w:val="003C7C03"/>
    <w:rsid w:val="003D02F7"/>
    <w:rsid w:val="003D0A7B"/>
    <w:rsid w:val="003D0F88"/>
    <w:rsid w:val="003D1AF9"/>
    <w:rsid w:val="003D1DE7"/>
    <w:rsid w:val="003D306F"/>
    <w:rsid w:val="003D50C0"/>
    <w:rsid w:val="003D5335"/>
    <w:rsid w:val="003D57CF"/>
    <w:rsid w:val="003D6313"/>
    <w:rsid w:val="003D6E82"/>
    <w:rsid w:val="003D708C"/>
    <w:rsid w:val="003E0A49"/>
    <w:rsid w:val="003E2012"/>
    <w:rsid w:val="003E2194"/>
    <w:rsid w:val="003E23BB"/>
    <w:rsid w:val="003E26D1"/>
    <w:rsid w:val="003E3A76"/>
    <w:rsid w:val="003E3CE1"/>
    <w:rsid w:val="003E3D0E"/>
    <w:rsid w:val="003E3D5B"/>
    <w:rsid w:val="003E6018"/>
    <w:rsid w:val="003E693E"/>
    <w:rsid w:val="003E6E28"/>
    <w:rsid w:val="003F0A3A"/>
    <w:rsid w:val="003F18BB"/>
    <w:rsid w:val="003F2A1C"/>
    <w:rsid w:val="003F35F2"/>
    <w:rsid w:val="003F4586"/>
    <w:rsid w:val="003F4C3E"/>
    <w:rsid w:val="003F5372"/>
    <w:rsid w:val="003F5A22"/>
    <w:rsid w:val="003F6A0B"/>
    <w:rsid w:val="003F6C6A"/>
    <w:rsid w:val="003F717A"/>
    <w:rsid w:val="003F7918"/>
    <w:rsid w:val="0040044F"/>
    <w:rsid w:val="004004A6"/>
    <w:rsid w:val="0040072C"/>
    <w:rsid w:val="0040090C"/>
    <w:rsid w:val="00400E0A"/>
    <w:rsid w:val="00401313"/>
    <w:rsid w:val="004017FE"/>
    <w:rsid w:val="00401B50"/>
    <w:rsid w:val="0040214C"/>
    <w:rsid w:val="00402D41"/>
    <w:rsid w:val="00403095"/>
    <w:rsid w:val="00403567"/>
    <w:rsid w:val="00404DAC"/>
    <w:rsid w:val="004050A1"/>
    <w:rsid w:val="00405991"/>
    <w:rsid w:val="00406F05"/>
    <w:rsid w:val="00406F8B"/>
    <w:rsid w:val="00407112"/>
    <w:rsid w:val="004073E6"/>
    <w:rsid w:val="00407765"/>
    <w:rsid w:val="00407DAD"/>
    <w:rsid w:val="00410171"/>
    <w:rsid w:val="00410458"/>
    <w:rsid w:val="00410BD6"/>
    <w:rsid w:val="004147CF"/>
    <w:rsid w:val="00414CFF"/>
    <w:rsid w:val="00415BF8"/>
    <w:rsid w:val="00415CBD"/>
    <w:rsid w:val="00417302"/>
    <w:rsid w:val="004201D5"/>
    <w:rsid w:val="00421B29"/>
    <w:rsid w:val="0042221C"/>
    <w:rsid w:val="004225DB"/>
    <w:rsid w:val="00424F0D"/>
    <w:rsid w:val="00425042"/>
    <w:rsid w:val="00425818"/>
    <w:rsid w:val="004259AB"/>
    <w:rsid w:val="00425A36"/>
    <w:rsid w:val="004260A7"/>
    <w:rsid w:val="00427B31"/>
    <w:rsid w:val="00430506"/>
    <w:rsid w:val="00430890"/>
    <w:rsid w:val="00430929"/>
    <w:rsid w:val="00432561"/>
    <w:rsid w:val="00432825"/>
    <w:rsid w:val="00433035"/>
    <w:rsid w:val="0043308E"/>
    <w:rsid w:val="004330E6"/>
    <w:rsid w:val="00433324"/>
    <w:rsid w:val="0043542A"/>
    <w:rsid w:val="00435CFC"/>
    <w:rsid w:val="004361E7"/>
    <w:rsid w:val="0043640E"/>
    <w:rsid w:val="00436D63"/>
    <w:rsid w:val="00437FBD"/>
    <w:rsid w:val="00440365"/>
    <w:rsid w:val="00441F50"/>
    <w:rsid w:val="004427EE"/>
    <w:rsid w:val="004429F3"/>
    <w:rsid w:val="00442D4D"/>
    <w:rsid w:val="00442E2E"/>
    <w:rsid w:val="00443655"/>
    <w:rsid w:val="004458F5"/>
    <w:rsid w:val="00446028"/>
    <w:rsid w:val="00446EE4"/>
    <w:rsid w:val="00446F92"/>
    <w:rsid w:val="00447D9D"/>
    <w:rsid w:val="00450355"/>
    <w:rsid w:val="00450A36"/>
    <w:rsid w:val="00450AEC"/>
    <w:rsid w:val="00450F07"/>
    <w:rsid w:val="00451C8B"/>
    <w:rsid w:val="00452E44"/>
    <w:rsid w:val="00453872"/>
    <w:rsid w:val="00456689"/>
    <w:rsid w:val="00456FB4"/>
    <w:rsid w:val="00457AE5"/>
    <w:rsid w:val="00457D0B"/>
    <w:rsid w:val="004610AB"/>
    <w:rsid w:val="00461B1D"/>
    <w:rsid w:val="004643F9"/>
    <w:rsid w:val="00464E29"/>
    <w:rsid w:val="0046514A"/>
    <w:rsid w:val="0046543A"/>
    <w:rsid w:val="00465C67"/>
    <w:rsid w:val="00465EB0"/>
    <w:rsid w:val="00466124"/>
    <w:rsid w:val="00466451"/>
    <w:rsid w:val="00466F35"/>
    <w:rsid w:val="00470DEF"/>
    <w:rsid w:val="004718B8"/>
    <w:rsid w:val="00475448"/>
    <w:rsid w:val="00475793"/>
    <w:rsid w:val="00475BC5"/>
    <w:rsid w:val="00475D6F"/>
    <w:rsid w:val="0047619C"/>
    <w:rsid w:val="004763C4"/>
    <w:rsid w:val="00476535"/>
    <w:rsid w:val="00476D71"/>
    <w:rsid w:val="00476E5F"/>
    <w:rsid w:val="00476F5C"/>
    <w:rsid w:val="004772ED"/>
    <w:rsid w:val="004777E2"/>
    <w:rsid w:val="00480F1A"/>
    <w:rsid w:val="00481977"/>
    <w:rsid w:val="004822C7"/>
    <w:rsid w:val="00482F4A"/>
    <w:rsid w:val="00483724"/>
    <w:rsid w:val="00484033"/>
    <w:rsid w:val="004841B8"/>
    <w:rsid w:val="00484BF2"/>
    <w:rsid w:val="00485AE2"/>
    <w:rsid w:val="00487400"/>
    <w:rsid w:val="0049072B"/>
    <w:rsid w:val="00490E34"/>
    <w:rsid w:val="00491AD6"/>
    <w:rsid w:val="00491EDC"/>
    <w:rsid w:val="00492136"/>
    <w:rsid w:val="00492676"/>
    <w:rsid w:val="00493808"/>
    <w:rsid w:val="004939B0"/>
    <w:rsid w:val="00493D17"/>
    <w:rsid w:val="0049416C"/>
    <w:rsid w:val="0049417A"/>
    <w:rsid w:val="00496894"/>
    <w:rsid w:val="00497153"/>
    <w:rsid w:val="0049753C"/>
    <w:rsid w:val="004A0459"/>
    <w:rsid w:val="004A052C"/>
    <w:rsid w:val="004A086A"/>
    <w:rsid w:val="004A2BB9"/>
    <w:rsid w:val="004A331B"/>
    <w:rsid w:val="004A39DD"/>
    <w:rsid w:val="004A3F1D"/>
    <w:rsid w:val="004A4D4E"/>
    <w:rsid w:val="004A7645"/>
    <w:rsid w:val="004A77F3"/>
    <w:rsid w:val="004B048A"/>
    <w:rsid w:val="004B0E64"/>
    <w:rsid w:val="004B0FB5"/>
    <w:rsid w:val="004B11D6"/>
    <w:rsid w:val="004B17A1"/>
    <w:rsid w:val="004B18AF"/>
    <w:rsid w:val="004B1DA6"/>
    <w:rsid w:val="004B2AA3"/>
    <w:rsid w:val="004B3068"/>
    <w:rsid w:val="004B3FB2"/>
    <w:rsid w:val="004B5374"/>
    <w:rsid w:val="004C078D"/>
    <w:rsid w:val="004C0884"/>
    <w:rsid w:val="004C0DB2"/>
    <w:rsid w:val="004C1141"/>
    <w:rsid w:val="004C1642"/>
    <w:rsid w:val="004C28A0"/>
    <w:rsid w:val="004C33B3"/>
    <w:rsid w:val="004C33F5"/>
    <w:rsid w:val="004C562E"/>
    <w:rsid w:val="004C5941"/>
    <w:rsid w:val="004C71DD"/>
    <w:rsid w:val="004C7945"/>
    <w:rsid w:val="004D1941"/>
    <w:rsid w:val="004D3859"/>
    <w:rsid w:val="004D3F2B"/>
    <w:rsid w:val="004D4217"/>
    <w:rsid w:val="004D4391"/>
    <w:rsid w:val="004D4B0C"/>
    <w:rsid w:val="004D5103"/>
    <w:rsid w:val="004D6452"/>
    <w:rsid w:val="004D763B"/>
    <w:rsid w:val="004E0629"/>
    <w:rsid w:val="004E1B32"/>
    <w:rsid w:val="004E3FD7"/>
    <w:rsid w:val="004E593E"/>
    <w:rsid w:val="004E7267"/>
    <w:rsid w:val="004F0C39"/>
    <w:rsid w:val="004F0CA6"/>
    <w:rsid w:val="004F3B83"/>
    <w:rsid w:val="004F3BAE"/>
    <w:rsid w:val="004F4138"/>
    <w:rsid w:val="004F52DB"/>
    <w:rsid w:val="004F5561"/>
    <w:rsid w:val="004F5588"/>
    <w:rsid w:val="004F56F2"/>
    <w:rsid w:val="004F63C6"/>
    <w:rsid w:val="004F64CE"/>
    <w:rsid w:val="00500819"/>
    <w:rsid w:val="00500D9F"/>
    <w:rsid w:val="0050440F"/>
    <w:rsid w:val="0050467A"/>
    <w:rsid w:val="00504990"/>
    <w:rsid w:val="00506B35"/>
    <w:rsid w:val="00506FCB"/>
    <w:rsid w:val="005070BF"/>
    <w:rsid w:val="0050712C"/>
    <w:rsid w:val="00507A5B"/>
    <w:rsid w:val="00510680"/>
    <w:rsid w:val="00510694"/>
    <w:rsid w:val="00511A3F"/>
    <w:rsid w:val="005120B9"/>
    <w:rsid w:val="00512F04"/>
    <w:rsid w:val="005132D1"/>
    <w:rsid w:val="00513D23"/>
    <w:rsid w:val="00514E50"/>
    <w:rsid w:val="00515054"/>
    <w:rsid w:val="0051543D"/>
    <w:rsid w:val="00515B63"/>
    <w:rsid w:val="005168D2"/>
    <w:rsid w:val="00517986"/>
    <w:rsid w:val="00521B00"/>
    <w:rsid w:val="00521E39"/>
    <w:rsid w:val="00523448"/>
    <w:rsid w:val="005241CB"/>
    <w:rsid w:val="005244A3"/>
    <w:rsid w:val="0052686D"/>
    <w:rsid w:val="00526B5F"/>
    <w:rsid w:val="005270BE"/>
    <w:rsid w:val="005274DD"/>
    <w:rsid w:val="005311A1"/>
    <w:rsid w:val="005314FB"/>
    <w:rsid w:val="00532A42"/>
    <w:rsid w:val="00536EF6"/>
    <w:rsid w:val="0054100A"/>
    <w:rsid w:val="00543F1B"/>
    <w:rsid w:val="005446AA"/>
    <w:rsid w:val="00545E3B"/>
    <w:rsid w:val="0054682A"/>
    <w:rsid w:val="00547444"/>
    <w:rsid w:val="0054767D"/>
    <w:rsid w:val="00550803"/>
    <w:rsid w:val="00551253"/>
    <w:rsid w:val="00551536"/>
    <w:rsid w:val="00551B81"/>
    <w:rsid w:val="00552761"/>
    <w:rsid w:val="005532E2"/>
    <w:rsid w:val="005537BA"/>
    <w:rsid w:val="00560426"/>
    <w:rsid w:val="00560F6E"/>
    <w:rsid w:val="0056137A"/>
    <w:rsid w:val="0056196C"/>
    <w:rsid w:val="00562110"/>
    <w:rsid w:val="00562F90"/>
    <w:rsid w:val="0056364E"/>
    <w:rsid w:val="0056391D"/>
    <w:rsid w:val="00563C07"/>
    <w:rsid w:val="00564371"/>
    <w:rsid w:val="00565BA8"/>
    <w:rsid w:val="00565EB1"/>
    <w:rsid w:val="005662BA"/>
    <w:rsid w:val="00566557"/>
    <w:rsid w:val="005674D0"/>
    <w:rsid w:val="00567C30"/>
    <w:rsid w:val="00571734"/>
    <w:rsid w:val="00571797"/>
    <w:rsid w:val="005728E0"/>
    <w:rsid w:val="005729AA"/>
    <w:rsid w:val="00572F23"/>
    <w:rsid w:val="00573568"/>
    <w:rsid w:val="005735E0"/>
    <w:rsid w:val="00573FA9"/>
    <w:rsid w:val="00574506"/>
    <w:rsid w:val="00575F2D"/>
    <w:rsid w:val="0057600A"/>
    <w:rsid w:val="00576273"/>
    <w:rsid w:val="00576506"/>
    <w:rsid w:val="0058002B"/>
    <w:rsid w:val="00580137"/>
    <w:rsid w:val="00580ACF"/>
    <w:rsid w:val="00580F71"/>
    <w:rsid w:val="00581215"/>
    <w:rsid w:val="00581233"/>
    <w:rsid w:val="00582102"/>
    <w:rsid w:val="00583547"/>
    <w:rsid w:val="005837D6"/>
    <w:rsid w:val="00583D92"/>
    <w:rsid w:val="0058424D"/>
    <w:rsid w:val="005847AC"/>
    <w:rsid w:val="00586E38"/>
    <w:rsid w:val="00587BB8"/>
    <w:rsid w:val="00590E8C"/>
    <w:rsid w:val="0059348B"/>
    <w:rsid w:val="00593B20"/>
    <w:rsid w:val="00595883"/>
    <w:rsid w:val="005968F9"/>
    <w:rsid w:val="00597318"/>
    <w:rsid w:val="005A0576"/>
    <w:rsid w:val="005A0A2B"/>
    <w:rsid w:val="005A0D93"/>
    <w:rsid w:val="005A1023"/>
    <w:rsid w:val="005A1429"/>
    <w:rsid w:val="005A2288"/>
    <w:rsid w:val="005A3E98"/>
    <w:rsid w:val="005A44EC"/>
    <w:rsid w:val="005A50B9"/>
    <w:rsid w:val="005A5F04"/>
    <w:rsid w:val="005A6DDB"/>
    <w:rsid w:val="005B0477"/>
    <w:rsid w:val="005B0514"/>
    <w:rsid w:val="005B0DA4"/>
    <w:rsid w:val="005B0F5A"/>
    <w:rsid w:val="005B1954"/>
    <w:rsid w:val="005B244F"/>
    <w:rsid w:val="005B2905"/>
    <w:rsid w:val="005B294F"/>
    <w:rsid w:val="005B2AA9"/>
    <w:rsid w:val="005B2F49"/>
    <w:rsid w:val="005B45C2"/>
    <w:rsid w:val="005B4AD3"/>
    <w:rsid w:val="005B4BF9"/>
    <w:rsid w:val="005B626E"/>
    <w:rsid w:val="005B651E"/>
    <w:rsid w:val="005B6551"/>
    <w:rsid w:val="005B6778"/>
    <w:rsid w:val="005B6CEF"/>
    <w:rsid w:val="005B711B"/>
    <w:rsid w:val="005B721D"/>
    <w:rsid w:val="005B7980"/>
    <w:rsid w:val="005B7A23"/>
    <w:rsid w:val="005C019B"/>
    <w:rsid w:val="005C064F"/>
    <w:rsid w:val="005C0E4B"/>
    <w:rsid w:val="005C1329"/>
    <w:rsid w:val="005C18EA"/>
    <w:rsid w:val="005C2A09"/>
    <w:rsid w:val="005C2D90"/>
    <w:rsid w:val="005C302D"/>
    <w:rsid w:val="005C3187"/>
    <w:rsid w:val="005C5244"/>
    <w:rsid w:val="005C626D"/>
    <w:rsid w:val="005C7161"/>
    <w:rsid w:val="005C7488"/>
    <w:rsid w:val="005D00E4"/>
    <w:rsid w:val="005D0B26"/>
    <w:rsid w:val="005D0C63"/>
    <w:rsid w:val="005D1378"/>
    <w:rsid w:val="005D1812"/>
    <w:rsid w:val="005D1C86"/>
    <w:rsid w:val="005D3530"/>
    <w:rsid w:val="005D3F7C"/>
    <w:rsid w:val="005D4303"/>
    <w:rsid w:val="005D6D4E"/>
    <w:rsid w:val="005D6F57"/>
    <w:rsid w:val="005D7F40"/>
    <w:rsid w:val="005E03A1"/>
    <w:rsid w:val="005E060A"/>
    <w:rsid w:val="005E14F8"/>
    <w:rsid w:val="005E194C"/>
    <w:rsid w:val="005E2380"/>
    <w:rsid w:val="005E41F5"/>
    <w:rsid w:val="005E4CB2"/>
    <w:rsid w:val="005E5802"/>
    <w:rsid w:val="005E5E48"/>
    <w:rsid w:val="005E706D"/>
    <w:rsid w:val="005F035D"/>
    <w:rsid w:val="005F0B78"/>
    <w:rsid w:val="005F0B82"/>
    <w:rsid w:val="005F17CE"/>
    <w:rsid w:val="005F3C15"/>
    <w:rsid w:val="005F5DB0"/>
    <w:rsid w:val="006004C6"/>
    <w:rsid w:val="006005EF"/>
    <w:rsid w:val="006009B5"/>
    <w:rsid w:val="006009D7"/>
    <w:rsid w:val="00601720"/>
    <w:rsid w:val="006029BB"/>
    <w:rsid w:val="00602EC9"/>
    <w:rsid w:val="00604670"/>
    <w:rsid w:val="00604811"/>
    <w:rsid w:val="00604A13"/>
    <w:rsid w:val="00604A54"/>
    <w:rsid w:val="00605763"/>
    <w:rsid w:val="0060645A"/>
    <w:rsid w:val="00606EBF"/>
    <w:rsid w:val="0060723C"/>
    <w:rsid w:val="0060755A"/>
    <w:rsid w:val="00607CFC"/>
    <w:rsid w:val="00611B53"/>
    <w:rsid w:val="00611C2A"/>
    <w:rsid w:val="00612CEC"/>
    <w:rsid w:val="00615B27"/>
    <w:rsid w:val="00616C58"/>
    <w:rsid w:val="00616F1B"/>
    <w:rsid w:val="0061701D"/>
    <w:rsid w:val="0061785E"/>
    <w:rsid w:val="006200F0"/>
    <w:rsid w:val="0062188E"/>
    <w:rsid w:val="00621DF4"/>
    <w:rsid w:val="00622673"/>
    <w:rsid w:val="0062312D"/>
    <w:rsid w:val="00623C55"/>
    <w:rsid w:val="0062439B"/>
    <w:rsid w:val="00630E7B"/>
    <w:rsid w:val="006315F8"/>
    <w:rsid w:val="006318DC"/>
    <w:rsid w:val="00631C82"/>
    <w:rsid w:val="00631E73"/>
    <w:rsid w:val="00632A54"/>
    <w:rsid w:val="00633180"/>
    <w:rsid w:val="006339A3"/>
    <w:rsid w:val="00633BDA"/>
    <w:rsid w:val="00633D96"/>
    <w:rsid w:val="00634453"/>
    <w:rsid w:val="00634A04"/>
    <w:rsid w:val="00634ABF"/>
    <w:rsid w:val="00635BFF"/>
    <w:rsid w:val="00635C3A"/>
    <w:rsid w:val="006365A4"/>
    <w:rsid w:val="006366EE"/>
    <w:rsid w:val="006368AE"/>
    <w:rsid w:val="006400A6"/>
    <w:rsid w:val="006405D8"/>
    <w:rsid w:val="00640921"/>
    <w:rsid w:val="006413F7"/>
    <w:rsid w:val="00641CB1"/>
    <w:rsid w:val="006426A0"/>
    <w:rsid w:val="006430A0"/>
    <w:rsid w:val="00646109"/>
    <w:rsid w:val="006468B7"/>
    <w:rsid w:val="0064723B"/>
    <w:rsid w:val="006473D0"/>
    <w:rsid w:val="0064759C"/>
    <w:rsid w:val="00647824"/>
    <w:rsid w:val="00647E42"/>
    <w:rsid w:val="006516BC"/>
    <w:rsid w:val="00651753"/>
    <w:rsid w:val="00651945"/>
    <w:rsid w:val="00652963"/>
    <w:rsid w:val="00652B31"/>
    <w:rsid w:val="00653352"/>
    <w:rsid w:val="0065348E"/>
    <w:rsid w:val="00653D5A"/>
    <w:rsid w:val="00653F1B"/>
    <w:rsid w:val="00653FAF"/>
    <w:rsid w:val="006545F3"/>
    <w:rsid w:val="00654D62"/>
    <w:rsid w:val="00654E3A"/>
    <w:rsid w:val="0065530B"/>
    <w:rsid w:val="0065582C"/>
    <w:rsid w:val="006558F0"/>
    <w:rsid w:val="00656E5F"/>
    <w:rsid w:val="00656F2B"/>
    <w:rsid w:val="00660439"/>
    <w:rsid w:val="00661EE7"/>
    <w:rsid w:val="00662653"/>
    <w:rsid w:val="006635C2"/>
    <w:rsid w:val="0066408D"/>
    <w:rsid w:val="0066700E"/>
    <w:rsid w:val="00667126"/>
    <w:rsid w:val="0066744F"/>
    <w:rsid w:val="006679AA"/>
    <w:rsid w:val="0067125C"/>
    <w:rsid w:val="00671B9C"/>
    <w:rsid w:val="00672345"/>
    <w:rsid w:val="0067240D"/>
    <w:rsid w:val="00672F27"/>
    <w:rsid w:val="0067361D"/>
    <w:rsid w:val="006754C9"/>
    <w:rsid w:val="006757C1"/>
    <w:rsid w:val="00676C7E"/>
    <w:rsid w:val="00677D88"/>
    <w:rsid w:val="00680B78"/>
    <w:rsid w:val="0068150C"/>
    <w:rsid w:val="006817A0"/>
    <w:rsid w:val="00681995"/>
    <w:rsid w:val="006820ED"/>
    <w:rsid w:val="00684AA9"/>
    <w:rsid w:val="00684F67"/>
    <w:rsid w:val="00685F75"/>
    <w:rsid w:val="00686258"/>
    <w:rsid w:val="0068751D"/>
    <w:rsid w:val="00687CBC"/>
    <w:rsid w:val="00690022"/>
    <w:rsid w:val="00691113"/>
    <w:rsid w:val="00692B53"/>
    <w:rsid w:val="00694B54"/>
    <w:rsid w:val="006953A5"/>
    <w:rsid w:val="00695637"/>
    <w:rsid w:val="00696BE9"/>
    <w:rsid w:val="006A1016"/>
    <w:rsid w:val="006A1979"/>
    <w:rsid w:val="006A1B6F"/>
    <w:rsid w:val="006A1E39"/>
    <w:rsid w:val="006A2E33"/>
    <w:rsid w:val="006A2E79"/>
    <w:rsid w:val="006A3347"/>
    <w:rsid w:val="006A4B0C"/>
    <w:rsid w:val="006A5454"/>
    <w:rsid w:val="006A5A5A"/>
    <w:rsid w:val="006A73FE"/>
    <w:rsid w:val="006A77E4"/>
    <w:rsid w:val="006B0566"/>
    <w:rsid w:val="006B0D8C"/>
    <w:rsid w:val="006B103A"/>
    <w:rsid w:val="006B104E"/>
    <w:rsid w:val="006B33FB"/>
    <w:rsid w:val="006B3B0E"/>
    <w:rsid w:val="006B6434"/>
    <w:rsid w:val="006C0B0E"/>
    <w:rsid w:val="006C0BDB"/>
    <w:rsid w:val="006C13E4"/>
    <w:rsid w:val="006C175E"/>
    <w:rsid w:val="006C2378"/>
    <w:rsid w:val="006C27FF"/>
    <w:rsid w:val="006C3191"/>
    <w:rsid w:val="006C37BF"/>
    <w:rsid w:val="006C44CB"/>
    <w:rsid w:val="006C534F"/>
    <w:rsid w:val="006C576C"/>
    <w:rsid w:val="006D06C6"/>
    <w:rsid w:val="006D0C92"/>
    <w:rsid w:val="006D1581"/>
    <w:rsid w:val="006D15FE"/>
    <w:rsid w:val="006D162D"/>
    <w:rsid w:val="006D24A5"/>
    <w:rsid w:val="006D356A"/>
    <w:rsid w:val="006D38A4"/>
    <w:rsid w:val="006D3C5D"/>
    <w:rsid w:val="006D4747"/>
    <w:rsid w:val="006D4809"/>
    <w:rsid w:val="006D58D5"/>
    <w:rsid w:val="006D5F32"/>
    <w:rsid w:val="006D6382"/>
    <w:rsid w:val="006D7147"/>
    <w:rsid w:val="006E0189"/>
    <w:rsid w:val="006E20EB"/>
    <w:rsid w:val="006E247D"/>
    <w:rsid w:val="006E3C3E"/>
    <w:rsid w:val="006E5D5E"/>
    <w:rsid w:val="006E6DA8"/>
    <w:rsid w:val="006E6E44"/>
    <w:rsid w:val="006F00CA"/>
    <w:rsid w:val="006F0B2D"/>
    <w:rsid w:val="006F0D3D"/>
    <w:rsid w:val="006F226C"/>
    <w:rsid w:val="006F263F"/>
    <w:rsid w:val="006F2676"/>
    <w:rsid w:val="006F6814"/>
    <w:rsid w:val="006F7461"/>
    <w:rsid w:val="00700B0B"/>
    <w:rsid w:val="00700B41"/>
    <w:rsid w:val="00703264"/>
    <w:rsid w:val="00703EAE"/>
    <w:rsid w:val="00704200"/>
    <w:rsid w:val="007055F7"/>
    <w:rsid w:val="00705816"/>
    <w:rsid w:val="00705D94"/>
    <w:rsid w:val="0070617A"/>
    <w:rsid w:val="007068F1"/>
    <w:rsid w:val="00707102"/>
    <w:rsid w:val="007073B3"/>
    <w:rsid w:val="0070758D"/>
    <w:rsid w:val="0071053A"/>
    <w:rsid w:val="00711820"/>
    <w:rsid w:val="0071182F"/>
    <w:rsid w:val="00712FD8"/>
    <w:rsid w:val="0071584A"/>
    <w:rsid w:val="00716C79"/>
    <w:rsid w:val="00716ECE"/>
    <w:rsid w:val="007170E4"/>
    <w:rsid w:val="007177A4"/>
    <w:rsid w:val="00717E39"/>
    <w:rsid w:val="0072041E"/>
    <w:rsid w:val="00720478"/>
    <w:rsid w:val="00721D82"/>
    <w:rsid w:val="00723602"/>
    <w:rsid w:val="007243AD"/>
    <w:rsid w:val="007247B2"/>
    <w:rsid w:val="00724852"/>
    <w:rsid w:val="00724B9B"/>
    <w:rsid w:val="0072534E"/>
    <w:rsid w:val="00725387"/>
    <w:rsid w:val="00725AED"/>
    <w:rsid w:val="00725C1B"/>
    <w:rsid w:val="00726A01"/>
    <w:rsid w:val="00726AD4"/>
    <w:rsid w:val="00726C31"/>
    <w:rsid w:val="00727641"/>
    <w:rsid w:val="00727FEF"/>
    <w:rsid w:val="00731B02"/>
    <w:rsid w:val="00731E3F"/>
    <w:rsid w:val="00733370"/>
    <w:rsid w:val="00733DBE"/>
    <w:rsid w:val="0073406F"/>
    <w:rsid w:val="007357E5"/>
    <w:rsid w:val="0073742C"/>
    <w:rsid w:val="00737C6A"/>
    <w:rsid w:val="00737D4B"/>
    <w:rsid w:val="00740C73"/>
    <w:rsid w:val="00740F2D"/>
    <w:rsid w:val="007411DB"/>
    <w:rsid w:val="00741DE6"/>
    <w:rsid w:val="007429B8"/>
    <w:rsid w:val="007434FE"/>
    <w:rsid w:val="00745FF5"/>
    <w:rsid w:val="00747C5A"/>
    <w:rsid w:val="007505F7"/>
    <w:rsid w:val="00750E9E"/>
    <w:rsid w:val="00754A75"/>
    <w:rsid w:val="00754CDD"/>
    <w:rsid w:val="00754D33"/>
    <w:rsid w:val="00754F02"/>
    <w:rsid w:val="00755522"/>
    <w:rsid w:val="00756881"/>
    <w:rsid w:val="00756B2F"/>
    <w:rsid w:val="00756CC5"/>
    <w:rsid w:val="0075700B"/>
    <w:rsid w:val="00757F48"/>
    <w:rsid w:val="00763311"/>
    <w:rsid w:val="00764EB2"/>
    <w:rsid w:val="00766071"/>
    <w:rsid w:val="00766720"/>
    <w:rsid w:val="00766954"/>
    <w:rsid w:val="00767414"/>
    <w:rsid w:val="00767929"/>
    <w:rsid w:val="00770A83"/>
    <w:rsid w:val="00770E45"/>
    <w:rsid w:val="00772974"/>
    <w:rsid w:val="00775013"/>
    <w:rsid w:val="00775041"/>
    <w:rsid w:val="00775D54"/>
    <w:rsid w:val="007765F6"/>
    <w:rsid w:val="007777C6"/>
    <w:rsid w:val="00780D1B"/>
    <w:rsid w:val="007815F6"/>
    <w:rsid w:val="00782715"/>
    <w:rsid w:val="00783626"/>
    <w:rsid w:val="007837F1"/>
    <w:rsid w:val="00783D10"/>
    <w:rsid w:val="0078444D"/>
    <w:rsid w:val="00784E16"/>
    <w:rsid w:val="007852ED"/>
    <w:rsid w:val="00785EB3"/>
    <w:rsid w:val="007862AC"/>
    <w:rsid w:val="00786870"/>
    <w:rsid w:val="007869F1"/>
    <w:rsid w:val="00786A26"/>
    <w:rsid w:val="00787BB1"/>
    <w:rsid w:val="00790679"/>
    <w:rsid w:val="00790E5C"/>
    <w:rsid w:val="00790F00"/>
    <w:rsid w:val="007916ED"/>
    <w:rsid w:val="00791AA1"/>
    <w:rsid w:val="007923D4"/>
    <w:rsid w:val="00792792"/>
    <w:rsid w:val="007934D7"/>
    <w:rsid w:val="007934E7"/>
    <w:rsid w:val="00794288"/>
    <w:rsid w:val="0079519B"/>
    <w:rsid w:val="00795CB2"/>
    <w:rsid w:val="007964CE"/>
    <w:rsid w:val="00796BB6"/>
    <w:rsid w:val="007A2706"/>
    <w:rsid w:val="007A40AC"/>
    <w:rsid w:val="007A6707"/>
    <w:rsid w:val="007A6876"/>
    <w:rsid w:val="007A6E30"/>
    <w:rsid w:val="007A7E36"/>
    <w:rsid w:val="007B09D5"/>
    <w:rsid w:val="007B0FCA"/>
    <w:rsid w:val="007B12BC"/>
    <w:rsid w:val="007B1B7B"/>
    <w:rsid w:val="007B3547"/>
    <w:rsid w:val="007B3596"/>
    <w:rsid w:val="007B412D"/>
    <w:rsid w:val="007B43BE"/>
    <w:rsid w:val="007B4E8D"/>
    <w:rsid w:val="007B5942"/>
    <w:rsid w:val="007B691A"/>
    <w:rsid w:val="007B69F7"/>
    <w:rsid w:val="007B7CBB"/>
    <w:rsid w:val="007C00A9"/>
    <w:rsid w:val="007C0B5B"/>
    <w:rsid w:val="007C1305"/>
    <w:rsid w:val="007C3186"/>
    <w:rsid w:val="007C3290"/>
    <w:rsid w:val="007C3734"/>
    <w:rsid w:val="007C3A10"/>
    <w:rsid w:val="007C4099"/>
    <w:rsid w:val="007C42D6"/>
    <w:rsid w:val="007C473C"/>
    <w:rsid w:val="007C4A11"/>
    <w:rsid w:val="007C4A15"/>
    <w:rsid w:val="007C5C44"/>
    <w:rsid w:val="007C686E"/>
    <w:rsid w:val="007C6BE1"/>
    <w:rsid w:val="007C6F67"/>
    <w:rsid w:val="007D01D3"/>
    <w:rsid w:val="007D1176"/>
    <w:rsid w:val="007D1445"/>
    <w:rsid w:val="007D1558"/>
    <w:rsid w:val="007D2434"/>
    <w:rsid w:val="007D3B6B"/>
    <w:rsid w:val="007D4D01"/>
    <w:rsid w:val="007D4E0E"/>
    <w:rsid w:val="007D5578"/>
    <w:rsid w:val="007D60F2"/>
    <w:rsid w:val="007D6231"/>
    <w:rsid w:val="007D6839"/>
    <w:rsid w:val="007D6D2E"/>
    <w:rsid w:val="007D77D7"/>
    <w:rsid w:val="007D7ADF"/>
    <w:rsid w:val="007D7B01"/>
    <w:rsid w:val="007E065E"/>
    <w:rsid w:val="007E09E4"/>
    <w:rsid w:val="007E1588"/>
    <w:rsid w:val="007E1C45"/>
    <w:rsid w:val="007E2B62"/>
    <w:rsid w:val="007E3E72"/>
    <w:rsid w:val="007E3ECB"/>
    <w:rsid w:val="007E5279"/>
    <w:rsid w:val="007E72A2"/>
    <w:rsid w:val="007F0187"/>
    <w:rsid w:val="007F0A4C"/>
    <w:rsid w:val="007F10D9"/>
    <w:rsid w:val="007F225B"/>
    <w:rsid w:val="007F22AF"/>
    <w:rsid w:val="007F3671"/>
    <w:rsid w:val="007F447C"/>
    <w:rsid w:val="007F4B00"/>
    <w:rsid w:val="007F5354"/>
    <w:rsid w:val="007F5712"/>
    <w:rsid w:val="007F5932"/>
    <w:rsid w:val="007F5CEB"/>
    <w:rsid w:val="007F6585"/>
    <w:rsid w:val="007F743D"/>
    <w:rsid w:val="007F7A1D"/>
    <w:rsid w:val="00800697"/>
    <w:rsid w:val="008006D7"/>
    <w:rsid w:val="00801684"/>
    <w:rsid w:val="008019CC"/>
    <w:rsid w:val="00802658"/>
    <w:rsid w:val="00803AFE"/>
    <w:rsid w:val="008040DA"/>
    <w:rsid w:val="00804978"/>
    <w:rsid w:val="00805092"/>
    <w:rsid w:val="0080527E"/>
    <w:rsid w:val="0080579C"/>
    <w:rsid w:val="008058AE"/>
    <w:rsid w:val="0080783B"/>
    <w:rsid w:val="00810506"/>
    <w:rsid w:val="008132A0"/>
    <w:rsid w:val="00815693"/>
    <w:rsid w:val="00815A91"/>
    <w:rsid w:val="00820C85"/>
    <w:rsid w:val="00820E6F"/>
    <w:rsid w:val="008210CC"/>
    <w:rsid w:val="00821612"/>
    <w:rsid w:val="00821918"/>
    <w:rsid w:val="00821B3F"/>
    <w:rsid w:val="00821D56"/>
    <w:rsid w:val="00824DD7"/>
    <w:rsid w:val="008264F4"/>
    <w:rsid w:val="00827274"/>
    <w:rsid w:val="00831DB0"/>
    <w:rsid w:val="0083393C"/>
    <w:rsid w:val="00835015"/>
    <w:rsid w:val="00835524"/>
    <w:rsid w:val="0083603D"/>
    <w:rsid w:val="00836275"/>
    <w:rsid w:val="00842329"/>
    <w:rsid w:val="00843D5B"/>
    <w:rsid w:val="00846FAF"/>
    <w:rsid w:val="00847945"/>
    <w:rsid w:val="00847DBD"/>
    <w:rsid w:val="00847E44"/>
    <w:rsid w:val="008507C1"/>
    <w:rsid w:val="00851BD2"/>
    <w:rsid w:val="00852E2D"/>
    <w:rsid w:val="00853011"/>
    <w:rsid w:val="008536A7"/>
    <w:rsid w:val="00853B6A"/>
    <w:rsid w:val="00853DF3"/>
    <w:rsid w:val="00856464"/>
    <w:rsid w:val="008570BA"/>
    <w:rsid w:val="008574E1"/>
    <w:rsid w:val="00861303"/>
    <w:rsid w:val="0086135F"/>
    <w:rsid w:val="00861D22"/>
    <w:rsid w:val="0086300F"/>
    <w:rsid w:val="00863337"/>
    <w:rsid w:val="00863B13"/>
    <w:rsid w:val="008644EC"/>
    <w:rsid w:val="00864D7B"/>
    <w:rsid w:val="0086646D"/>
    <w:rsid w:val="0086765F"/>
    <w:rsid w:val="00870592"/>
    <w:rsid w:val="00870F95"/>
    <w:rsid w:val="0087395E"/>
    <w:rsid w:val="00873D6E"/>
    <w:rsid w:val="00873DB3"/>
    <w:rsid w:val="00874170"/>
    <w:rsid w:val="008745F8"/>
    <w:rsid w:val="00874AF8"/>
    <w:rsid w:val="008752AC"/>
    <w:rsid w:val="008755FD"/>
    <w:rsid w:val="0087708F"/>
    <w:rsid w:val="008776E4"/>
    <w:rsid w:val="008818ED"/>
    <w:rsid w:val="00881B4D"/>
    <w:rsid w:val="008858D9"/>
    <w:rsid w:val="008868C2"/>
    <w:rsid w:val="00890DCF"/>
    <w:rsid w:val="008920BD"/>
    <w:rsid w:val="008926A8"/>
    <w:rsid w:val="00893004"/>
    <w:rsid w:val="00893B8F"/>
    <w:rsid w:val="008944D2"/>
    <w:rsid w:val="0089543E"/>
    <w:rsid w:val="00895465"/>
    <w:rsid w:val="00895A88"/>
    <w:rsid w:val="008A2A0F"/>
    <w:rsid w:val="008A2D95"/>
    <w:rsid w:val="008A3E06"/>
    <w:rsid w:val="008A51DE"/>
    <w:rsid w:val="008A5237"/>
    <w:rsid w:val="008A52A1"/>
    <w:rsid w:val="008A6370"/>
    <w:rsid w:val="008B1F99"/>
    <w:rsid w:val="008B2C1D"/>
    <w:rsid w:val="008B3242"/>
    <w:rsid w:val="008B3303"/>
    <w:rsid w:val="008B35D2"/>
    <w:rsid w:val="008B4A56"/>
    <w:rsid w:val="008B5103"/>
    <w:rsid w:val="008B65A1"/>
    <w:rsid w:val="008B6F31"/>
    <w:rsid w:val="008B7233"/>
    <w:rsid w:val="008B7938"/>
    <w:rsid w:val="008C02F9"/>
    <w:rsid w:val="008C0918"/>
    <w:rsid w:val="008C17EA"/>
    <w:rsid w:val="008C194E"/>
    <w:rsid w:val="008C20E9"/>
    <w:rsid w:val="008C2100"/>
    <w:rsid w:val="008C3841"/>
    <w:rsid w:val="008C39C9"/>
    <w:rsid w:val="008C3A6B"/>
    <w:rsid w:val="008C46A8"/>
    <w:rsid w:val="008C4B4F"/>
    <w:rsid w:val="008C4B9F"/>
    <w:rsid w:val="008C502F"/>
    <w:rsid w:val="008C628F"/>
    <w:rsid w:val="008C66E8"/>
    <w:rsid w:val="008C6902"/>
    <w:rsid w:val="008C6EF8"/>
    <w:rsid w:val="008C7E75"/>
    <w:rsid w:val="008D01E6"/>
    <w:rsid w:val="008D0F01"/>
    <w:rsid w:val="008D22D6"/>
    <w:rsid w:val="008D2A45"/>
    <w:rsid w:val="008D5429"/>
    <w:rsid w:val="008D6F1D"/>
    <w:rsid w:val="008D753C"/>
    <w:rsid w:val="008E0359"/>
    <w:rsid w:val="008E08E6"/>
    <w:rsid w:val="008E114D"/>
    <w:rsid w:val="008E14C9"/>
    <w:rsid w:val="008E1DA3"/>
    <w:rsid w:val="008E20AD"/>
    <w:rsid w:val="008E2653"/>
    <w:rsid w:val="008E31C4"/>
    <w:rsid w:val="008E3742"/>
    <w:rsid w:val="008E3803"/>
    <w:rsid w:val="008E4AE0"/>
    <w:rsid w:val="008E7458"/>
    <w:rsid w:val="008E79D6"/>
    <w:rsid w:val="008F03B1"/>
    <w:rsid w:val="008F08BD"/>
    <w:rsid w:val="008F119C"/>
    <w:rsid w:val="008F3922"/>
    <w:rsid w:val="008F46AB"/>
    <w:rsid w:val="008F470E"/>
    <w:rsid w:val="008F5672"/>
    <w:rsid w:val="00900253"/>
    <w:rsid w:val="00901E07"/>
    <w:rsid w:val="00901EBE"/>
    <w:rsid w:val="00901FBB"/>
    <w:rsid w:val="00902393"/>
    <w:rsid w:val="00904929"/>
    <w:rsid w:val="00904B2E"/>
    <w:rsid w:val="00904D49"/>
    <w:rsid w:val="00904E5B"/>
    <w:rsid w:val="00905280"/>
    <w:rsid w:val="00905A95"/>
    <w:rsid w:val="00906092"/>
    <w:rsid w:val="0090621E"/>
    <w:rsid w:val="00907336"/>
    <w:rsid w:val="009102B1"/>
    <w:rsid w:val="0091035C"/>
    <w:rsid w:val="009103F5"/>
    <w:rsid w:val="00910FC9"/>
    <w:rsid w:val="009112CA"/>
    <w:rsid w:val="00911AED"/>
    <w:rsid w:val="00911D1D"/>
    <w:rsid w:val="00912AB5"/>
    <w:rsid w:val="00913150"/>
    <w:rsid w:val="00914D63"/>
    <w:rsid w:val="009173E5"/>
    <w:rsid w:val="00917A6F"/>
    <w:rsid w:val="00920AEF"/>
    <w:rsid w:val="009214E7"/>
    <w:rsid w:val="00921EEC"/>
    <w:rsid w:val="00923112"/>
    <w:rsid w:val="009233FD"/>
    <w:rsid w:val="00923634"/>
    <w:rsid w:val="00924339"/>
    <w:rsid w:val="00924EB4"/>
    <w:rsid w:val="00925A17"/>
    <w:rsid w:val="00926572"/>
    <w:rsid w:val="00926F12"/>
    <w:rsid w:val="009312F6"/>
    <w:rsid w:val="00931D40"/>
    <w:rsid w:val="00933C51"/>
    <w:rsid w:val="00933CCA"/>
    <w:rsid w:val="0093416A"/>
    <w:rsid w:val="009347B8"/>
    <w:rsid w:val="009353D0"/>
    <w:rsid w:val="0093586E"/>
    <w:rsid w:val="00935AA8"/>
    <w:rsid w:val="00936177"/>
    <w:rsid w:val="009371C5"/>
    <w:rsid w:val="0094106A"/>
    <w:rsid w:val="00941169"/>
    <w:rsid w:val="00941AC9"/>
    <w:rsid w:val="00942750"/>
    <w:rsid w:val="00942A02"/>
    <w:rsid w:val="009432D3"/>
    <w:rsid w:val="0094537B"/>
    <w:rsid w:val="00946358"/>
    <w:rsid w:val="0094734D"/>
    <w:rsid w:val="00950013"/>
    <w:rsid w:val="00951C98"/>
    <w:rsid w:val="00951D73"/>
    <w:rsid w:val="00952DC3"/>
    <w:rsid w:val="0095333E"/>
    <w:rsid w:val="00953909"/>
    <w:rsid w:val="00953DEE"/>
    <w:rsid w:val="00953ED6"/>
    <w:rsid w:val="00954CDA"/>
    <w:rsid w:val="009577E3"/>
    <w:rsid w:val="00957C5A"/>
    <w:rsid w:val="00957DE1"/>
    <w:rsid w:val="00960EF9"/>
    <w:rsid w:val="00962170"/>
    <w:rsid w:val="00962352"/>
    <w:rsid w:val="00962420"/>
    <w:rsid w:val="009624AD"/>
    <w:rsid w:val="009629FB"/>
    <w:rsid w:val="00963139"/>
    <w:rsid w:val="00963479"/>
    <w:rsid w:val="00963A1A"/>
    <w:rsid w:val="00963CA6"/>
    <w:rsid w:val="009640B2"/>
    <w:rsid w:val="009650DB"/>
    <w:rsid w:val="00965A1D"/>
    <w:rsid w:val="00965B7C"/>
    <w:rsid w:val="00965BFA"/>
    <w:rsid w:val="009660A3"/>
    <w:rsid w:val="009662C2"/>
    <w:rsid w:val="00967B58"/>
    <w:rsid w:val="00972057"/>
    <w:rsid w:val="00972215"/>
    <w:rsid w:val="00972A7D"/>
    <w:rsid w:val="00972C49"/>
    <w:rsid w:val="00972D65"/>
    <w:rsid w:val="00975657"/>
    <w:rsid w:val="00980126"/>
    <w:rsid w:val="009804A9"/>
    <w:rsid w:val="009808BF"/>
    <w:rsid w:val="00980E6D"/>
    <w:rsid w:val="00981473"/>
    <w:rsid w:val="009825CA"/>
    <w:rsid w:val="009826CC"/>
    <w:rsid w:val="009826F0"/>
    <w:rsid w:val="00982DC4"/>
    <w:rsid w:val="00983942"/>
    <w:rsid w:val="00983BB2"/>
    <w:rsid w:val="009842D2"/>
    <w:rsid w:val="009859AC"/>
    <w:rsid w:val="00985CDA"/>
    <w:rsid w:val="0098673E"/>
    <w:rsid w:val="00986A69"/>
    <w:rsid w:val="00987336"/>
    <w:rsid w:val="009920F8"/>
    <w:rsid w:val="00993406"/>
    <w:rsid w:val="00994A39"/>
    <w:rsid w:val="00996077"/>
    <w:rsid w:val="00996EBF"/>
    <w:rsid w:val="00997602"/>
    <w:rsid w:val="009A1E44"/>
    <w:rsid w:val="009A27B1"/>
    <w:rsid w:val="009A27B2"/>
    <w:rsid w:val="009A2AC0"/>
    <w:rsid w:val="009A2DF4"/>
    <w:rsid w:val="009A4111"/>
    <w:rsid w:val="009A6C07"/>
    <w:rsid w:val="009B0990"/>
    <w:rsid w:val="009B10F0"/>
    <w:rsid w:val="009B1794"/>
    <w:rsid w:val="009B227C"/>
    <w:rsid w:val="009B2A6E"/>
    <w:rsid w:val="009B2CAA"/>
    <w:rsid w:val="009B337B"/>
    <w:rsid w:val="009B5782"/>
    <w:rsid w:val="009B5B22"/>
    <w:rsid w:val="009B667C"/>
    <w:rsid w:val="009B67D4"/>
    <w:rsid w:val="009B6BB0"/>
    <w:rsid w:val="009B7A4C"/>
    <w:rsid w:val="009C0FC6"/>
    <w:rsid w:val="009C26AC"/>
    <w:rsid w:val="009C2881"/>
    <w:rsid w:val="009C438B"/>
    <w:rsid w:val="009C51F7"/>
    <w:rsid w:val="009C549E"/>
    <w:rsid w:val="009C6008"/>
    <w:rsid w:val="009C6207"/>
    <w:rsid w:val="009D0CD5"/>
    <w:rsid w:val="009D284E"/>
    <w:rsid w:val="009D39DF"/>
    <w:rsid w:val="009D4D27"/>
    <w:rsid w:val="009D4E3A"/>
    <w:rsid w:val="009D6808"/>
    <w:rsid w:val="009D74DD"/>
    <w:rsid w:val="009D760B"/>
    <w:rsid w:val="009D7C4D"/>
    <w:rsid w:val="009D7D65"/>
    <w:rsid w:val="009E1EBE"/>
    <w:rsid w:val="009E249B"/>
    <w:rsid w:val="009E2C3E"/>
    <w:rsid w:val="009E3164"/>
    <w:rsid w:val="009E41C2"/>
    <w:rsid w:val="009E4F3C"/>
    <w:rsid w:val="009E57A0"/>
    <w:rsid w:val="009E5881"/>
    <w:rsid w:val="009E693A"/>
    <w:rsid w:val="009E6CEE"/>
    <w:rsid w:val="009E7F1A"/>
    <w:rsid w:val="009F09A5"/>
    <w:rsid w:val="009F1344"/>
    <w:rsid w:val="009F136D"/>
    <w:rsid w:val="009F2896"/>
    <w:rsid w:val="009F2929"/>
    <w:rsid w:val="009F2E12"/>
    <w:rsid w:val="009F2E81"/>
    <w:rsid w:val="009F543A"/>
    <w:rsid w:val="009F580D"/>
    <w:rsid w:val="00A007BD"/>
    <w:rsid w:val="00A03474"/>
    <w:rsid w:val="00A0349F"/>
    <w:rsid w:val="00A04BB7"/>
    <w:rsid w:val="00A05124"/>
    <w:rsid w:val="00A0583F"/>
    <w:rsid w:val="00A0757C"/>
    <w:rsid w:val="00A07B53"/>
    <w:rsid w:val="00A07D82"/>
    <w:rsid w:val="00A101E6"/>
    <w:rsid w:val="00A104BD"/>
    <w:rsid w:val="00A12C6D"/>
    <w:rsid w:val="00A13175"/>
    <w:rsid w:val="00A132BB"/>
    <w:rsid w:val="00A139CA"/>
    <w:rsid w:val="00A13B5C"/>
    <w:rsid w:val="00A13FED"/>
    <w:rsid w:val="00A148E1"/>
    <w:rsid w:val="00A160F8"/>
    <w:rsid w:val="00A16650"/>
    <w:rsid w:val="00A17BC7"/>
    <w:rsid w:val="00A2056B"/>
    <w:rsid w:val="00A2269F"/>
    <w:rsid w:val="00A22ADA"/>
    <w:rsid w:val="00A23298"/>
    <w:rsid w:val="00A23B4F"/>
    <w:rsid w:val="00A23BCB"/>
    <w:rsid w:val="00A254F4"/>
    <w:rsid w:val="00A25957"/>
    <w:rsid w:val="00A25BC3"/>
    <w:rsid w:val="00A301E5"/>
    <w:rsid w:val="00A30E00"/>
    <w:rsid w:val="00A3250F"/>
    <w:rsid w:val="00A34219"/>
    <w:rsid w:val="00A345D4"/>
    <w:rsid w:val="00A348F8"/>
    <w:rsid w:val="00A34EB1"/>
    <w:rsid w:val="00A3547C"/>
    <w:rsid w:val="00A36819"/>
    <w:rsid w:val="00A375BB"/>
    <w:rsid w:val="00A37855"/>
    <w:rsid w:val="00A4039E"/>
    <w:rsid w:val="00A40E36"/>
    <w:rsid w:val="00A42B06"/>
    <w:rsid w:val="00A42EBE"/>
    <w:rsid w:val="00A4305B"/>
    <w:rsid w:val="00A4312C"/>
    <w:rsid w:val="00A4340C"/>
    <w:rsid w:val="00A4372D"/>
    <w:rsid w:val="00A44730"/>
    <w:rsid w:val="00A45524"/>
    <w:rsid w:val="00A467B5"/>
    <w:rsid w:val="00A47F3A"/>
    <w:rsid w:val="00A50F1A"/>
    <w:rsid w:val="00A51491"/>
    <w:rsid w:val="00A51A29"/>
    <w:rsid w:val="00A521C1"/>
    <w:rsid w:val="00A52B76"/>
    <w:rsid w:val="00A5356F"/>
    <w:rsid w:val="00A53652"/>
    <w:rsid w:val="00A536F0"/>
    <w:rsid w:val="00A537FA"/>
    <w:rsid w:val="00A53A6F"/>
    <w:rsid w:val="00A53C86"/>
    <w:rsid w:val="00A54BC4"/>
    <w:rsid w:val="00A56052"/>
    <w:rsid w:val="00A56DA6"/>
    <w:rsid w:val="00A5792A"/>
    <w:rsid w:val="00A6066D"/>
    <w:rsid w:val="00A6069A"/>
    <w:rsid w:val="00A60DF4"/>
    <w:rsid w:val="00A60E5C"/>
    <w:rsid w:val="00A61296"/>
    <w:rsid w:val="00A61478"/>
    <w:rsid w:val="00A619A3"/>
    <w:rsid w:val="00A64672"/>
    <w:rsid w:val="00A648A5"/>
    <w:rsid w:val="00A65FA2"/>
    <w:rsid w:val="00A66ECD"/>
    <w:rsid w:val="00A674B2"/>
    <w:rsid w:val="00A67ADD"/>
    <w:rsid w:val="00A74E7D"/>
    <w:rsid w:val="00A7515B"/>
    <w:rsid w:val="00A75287"/>
    <w:rsid w:val="00A753FF"/>
    <w:rsid w:val="00A7586A"/>
    <w:rsid w:val="00A76F61"/>
    <w:rsid w:val="00A776D0"/>
    <w:rsid w:val="00A8028F"/>
    <w:rsid w:val="00A817DD"/>
    <w:rsid w:val="00A81C0D"/>
    <w:rsid w:val="00A81C96"/>
    <w:rsid w:val="00A8364F"/>
    <w:rsid w:val="00A83E4E"/>
    <w:rsid w:val="00A844AF"/>
    <w:rsid w:val="00A84BAF"/>
    <w:rsid w:val="00A857FA"/>
    <w:rsid w:val="00A8678E"/>
    <w:rsid w:val="00A873A8"/>
    <w:rsid w:val="00A9021B"/>
    <w:rsid w:val="00A917CA"/>
    <w:rsid w:val="00A928FD"/>
    <w:rsid w:val="00A93A7C"/>
    <w:rsid w:val="00A93DB6"/>
    <w:rsid w:val="00A94167"/>
    <w:rsid w:val="00A95226"/>
    <w:rsid w:val="00A95A2A"/>
    <w:rsid w:val="00A97A9F"/>
    <w:rsid w:val="00A97C38"/>
    <w:rsid w:val="00AA09DA"/>
    <w:rsid w:val="00AA2FAA"/>
    <w:rsid w:val="00AA3179"/>
    <w:rsid w:val="00AA31B8"/>
    <w:rsid w:val="00AA4FA9"/>
    <w:rsid w:val="00AA6119"/>
    <w:rsid w:val="00AA6925"/>
    <w:rsid w:val="00AA6F3E"/>
    <w:rsid w:val="00AA7AFB"/>
    <w:rsid w:val="00AB07B6"/>
    <w:rsid w:val="00AB0B2C"/>
    <w:rsid w:val="00AB2FE0"/>
    <w:rsid w:val="00AB35FC"/>
    <w:rsid w:val="00AB3E33"/>
    <w:rsid w:val="00AB3F4B"/>
    <w:rsid w:val="00AB436D"/>
    <w:rsid w:val="00AB51CC"/>
    <w:rsid w:val="00AB5604"/>
    <w:rsid w:val="00AB5B40"/>
    <w:rsid w:val="00AB623A"/>
    <w:rsid w:val="00AB6CFB"/>
    <w:rsid w:val="00AB6E27"/>
    <w:rsid w:val="00AC14DD"/>
    <w:rsid w:val="00AC1B33"/>
    <w:rsid w:val="00AC1BD0"/>
    <w:rsid w:val="00AC3D79"/>
    <w:rsid w:val="00AC7525"/>
    <w:rsid w:val="00AD0A1B"/>
    <w:rsid w:val="00AD0D40"/>
    <w:rsid w:val="00AD2A6F"/>
    <w:rsid w:val="00AD3A67"/>
    <w:rsid w:val="00AD4404"/>
    <w:rsid w:val="00AD45DE"/>
    <w:rsid w:val="00AD47A4"/>
    <w:rsid w:val="00AD4BDC"/>
    <w:rsid w:val="00AD5A42"/>
    <w:rsid w:val="00AD5FD0"/>
    <w:rsid w:val="00AD78C6"/>
    <w:rsid w:val="00AE0398"/>
    <w:rsid w:val="00AE0B53"/>
    <w:rsid w:val="00AE20BD"/>
    <w:rsid w:val="00AE2177"/>
    <w:rsid w:val="00AE2B69"/>
    <w:rsid w:val="00AE2EA5"/>
    <w:rsid w:val="00AE3500"/>
    <w:rsid w:val="00AE532F"/>
    <w:rsid w:val="00AE554D"/>
    <w:rsid w:val="00AE5644"/>
    <w:rsid w:val="00AE573A"/>
    <w:rsid w:val="00AE6311"/>
    <w:rsid w:val="00AE74A1"/>
    <w:rsid w:val="00AE7925"/>
    <w:rsid w:val="00AE7B36"/>
    <w:rsid w:val="00AE7D10"/>
    <w:rsid w:val="00AE7EE8"/>
    <w:rsid w:val="00AF0201"/>
    <w:rsid w:val="00AF06B6"/>
    <w:rsid w:val="00AF218B"/>
    <w:rsid w:val="00AF222B"/>
    <w:rsid w:val="00AF30FF"/>
    <w:rsid w:val="00AF37A5"/>
    <w:rsid w:val="00AF3D51"/>
    <w:rsid w:val="00AF3E64"/>
    <w:rsid w:val="00AF426E"/>
    <w:rsid w:val="00AF43BD"/>
    <w:rsid w:val="00AF4528"/>
    <w:rsid w:val="00AF7577"/>
    <w:rsid w:val="00B00008"/>
    <w:rsid w:val="00B00361"/>
    <w:rsid w:val="00B02E67"/>
    <w:rsid w:val="00B032E9"/>
    <w:rsid w:val="00B03BC4"/>
    <w:rsid w:val="00B048E0"/>
    <w:rsid w:val="00B05194"/>
    <w:rsid w:val="00B0538B"/>
    <w:rsid w:val="00B05C11"/>
    <w:rsid w:val="00B06746"/>
    <w:rsid w:val="00B06C44"/>
    <w:rsid w:val="00B06F8F"/>
    <w:rsid w:val="00B07EA2"/>
    <w:rsid w:val="00B118E2"/>
    <w:rsid w:val="00B1254F"/>
    <w:rsid w:val="00B13E7E"/>
    <w:rsid w:val="00B14994"/>
    <w:rsid w:val="00B14CDF"/>
    <w:rsid w:val="00B154E6"/>
    <w:rsid w:val="00B15665"/>
    <w:rsid w:val="00B159D1"/>
    <w:rsid w:val="00B15DD6"/>
    <w:rsid w:val="00B1728E"/>
    <w:rsid w:val="00B20F12"/>
    <w:rsid w:val="00B2240A"/>
    <w:rsid w:val="00B2273B"/>
    <w:rsid w:val="00B231C3"/>
    <w:rsid w:val="00B24908"/>
    <w:rsid w:val="00B24BB3"/>
    <w:rsid w:val="00B25014"/>
    <w:rsid w:val="00B25235"/>
    <w:rsid w:val="00B25388"/>
    <w:rsid w:val="00B25EF3"/>
    <w:rsid w:val="00B268A0"/>
    <w:rsid w:val="00B272DC"/>
    <w:rsid w:val="00B30BF6"/>
    <w:rsid w:val="00B30CA0"/>
    <w:rsid w:val="00B30F40"/>
    <w:rsid w:val="00B3214B"/>
    <w:rsid w:val="00B35108"/>
    <w:rsid w:val="00B3591D"/>
    <w:rsid w:val="00B35D38"/>
    <w:rsid w:val="00B36496"/>
    <w:rsid w:val="00B40909"/>
    <w:rsid w:val="00B40C1A"/>
    <w:rsid w:val="00B413F5"/>
    <w:rsid w:val="00B4179E"/>
    <w:rsid w:val="00B41ADF"/>
    <w:rsid w:val="00B42780"/>
    <w:rsid w:val="00B42BEB"/>
    <w:rsid w:val="00B434B3"/>
    <w:rsid w:val="00B43FA1"/>
    <w:rsid w:val="00B44376"/>
    <w:rsid w:val="00B456AC"/>
    <w:rsid w:val="00B45B0F"/>
    <w:rsid w:val="00B4728C"/>
    <w:rsid w:val="00B477D4"/>
    <w:rsid w:val="00B47C89"/>
    <w:rsid w:val="00B50B00"/>
    <w:rsid w:val="00B50FA4"/>
    <w:rsid w:val="00B51DE8"/>
    <w:rsid w:val="00B54368"/>
    <w:rsid w:val="00B543E8"/>
    <w:rsid w:val="00B54448"/>
    <w:rsid w:val="00B5559D"/>
    <w:rsid w:val="00B557EC"/>
    <w:rsid w:val="00B559FE"/>
    <w:rsid w:val="00B5696A"/>
    <w:rsid w:val="00B57B81"/>
    <w:rsid w:val="00B60199"/>
    <w:rsid w:val="00B610FC"/>
    <w:rsid w:val="00B61ED9"/>
    <w:rsid w:val="00B6350D"/>
    <w:rsid w:val="00B63C60"/>
    <w:rsid w:val="00B6437A"/>
    <w:rsid w:val="00B64B02"/>
    <w:rsid w:val="00B65A29"/>
    <w:rsid w:val="00B65FF8"/>
    <w:rsid w:val="00B66BB7"/>
    <w:rsid w:val="00B6741B"/>
    <w:rsid w:val="00B677F7"/>
    <w:rsid w:val="00B67E2E"/>
    <w:rsid w:val="00B67EA9"/>
    <w:rsid w:val="00B7004B"/>
    <w:rsid w:val="00B70756"/>
    <w:rsid w:val="00B72A57"/>
    <w:rsid w:val="00B73FE9"/>
    <w:rsid w:val="00B743E5"/>
    <w:rsid w:val="00B75317"/>
    <w:rsid w:val="00B753BA"/>
    <w:rsid w:val="00B7643F"/>
    <w:rsid w:val="00B77493"/>
    <w:rsid w:val="00B77608"/>
    <w:rsid w:val="00B800E1"/>
    <w:rsid w:val="00B81F32"/>
    <w:rsid w:val="00B8354A"/>
    <w:rsid w:val="00B838D1"/>
    <w:rsid w:val="00B839B3"/>
    <w:rsid w:val="00B8413C"/>
    <w:rsid w:val="00B84383"/>
    <w:rsid w:val="00B848F7"/>
    <w:rsid w:val="00B84FF1"/>
    <w:rsid w:val="00B85B45"/>
    <w:rsid w:val="00B85D5A"/>
    <w:rsid w:val="00B914F2"/>
    <w:rsid w:val="00B9237B"/>
    <w:rsid w:val="00B929E7"/>
    <w:rsid w:val="00B943C0"/>
    <w:rsid w:val="00B94722"/>
    <w:rsid w:val="00B94A01"/>
    <w:rsid w:val="00B95FB6"/>
    <w:rsid w:val="00B9624C"/>
    <w:rsid w:val="00B965D2"/>
    <w:rsid w:val="00B96675"/>
    <w:rsid w:val="00B96ACC"/>
    <w:rsid w:val="00B96FF6"/>
    <w:rsid w:val="00B97802"/>
    <w:rsid w:val="00BA0B0A"/>
    <w:rsid w:val="00BA10FD"/>
    <w:rsid w:val="00BA14D4"/>
    <w:rsid w:val="00BA1C99"/>
    <w:rsid w:val="00BA1FFF"/>
    <w:rsid w:val="00BA221B"/>
    <w:rsid w:val="00BA28B1"/>
    <w:rsid w:val="00BA2D7F"/>
    <w:rsid w:val="00BA3574"/>
    <w:rsid w:val="00BA5302"/>
    <w:rsid w:val="00BA53EB"/>
    <w:rsid w:val="00BA5EF3"/>
    <w:rsid w:val="00BA6282"/>
    <w:rsid w:val="00BA7747"/>
    <w:rsid w:val="00BA78A7"/>
    <w:rsid w:val="00BB0B60"/>
    <w:rsid w:val="00BB1AB5"/>
    <w:rsid w:val="00BB37E7"/>
    <w:rsid w:val="00BB39A3"/>
    <w:rsid w:val="00BB44E7"/>
    <w:rsid w:val="00BB54DF"/>
    <w:rsid w:val="00BB5990"/>
    <w:rsid w:val="00BB59ED"/>
    <w:rsid w:val="00BB5A57"/>
    <w:rsid w:val="00BB6D8A"/>
    <w:rsid w:val="00BB70BC"/>
    <w:rsid w:val="00BC0337"/>
    <w:rsid w:val="00BC170B"/>
    <w:rsid w:val="00BC1966"/>
    <w:rsid w:val="00BC1A8F"/>
    <w:rsid w:val="00BC22ED"/>
    <w:rsid w:val="00BC2335"/>
    <w:rsid w:val="00BC23BC"/>
    <w:rsid w:val="00BC2524"/>
    <w:rsid w:val="00BC34F9"/>
    <w:rsid w:val="00BC453C"/>
    <w:rsid w:val="00BC4C51"/>
    <w:rsid w:val="00BC5456"/>
    <w:rsid w:val="00BC7375"/>
    <w:rsid w:val="00BC7B07"/>
    <w:rsid w:val="00BD0109"/>
    <w:rsid w:val="00BD02DE"/>
    <w:rsid w:val="00BD1D47"/>
    <w:rsid w:val="00BD25BA"/>
    <w:rsid w:val="00BD3DFF"/>
    <w:rsid w:val="00BD46A6"/>
    <w:rsid w:val="00BD5E80"/>
    <w:rsid w:val="00BD634B"/>
    <w:rsid w:val="00BD63AE"/>
    <w:rsid w:val="00BD6765"/>
    <w:rsid w:val="00BD7376"/>
    <w:rsid w:val="00BE1B5E"/>
    <w:rsid w:val="00BE21D6"/>
    <w:rsid w:val="00BE5F8B"/>
    <w:rsid w:val="00BF11BD"/>
    <w:rsid w:val="00BF1C27"/>
    <w:rsid w:val="00BF2AF3"/>
    <w:rsid w:val="00BF3048"/>
    <w:rsid w:val="00BF6463"/>
    <w:rsid w:val="00BF6A4E"/>
    <w:rsid w:val="00C00BB3"/>
    <w:rsid w:val="00C00CF9"/>
    <w:rsid w:val="00C019B4"/>
    <w:rsid w:val="00C02209"/>
    <w:rsid w:val="00C03845"/>
    <w:rsid w:val="00C038D6"/>
    <w:rsid w:val="00C05EF5"/>
    <w:rsid w:val="00C06EB8"/>
    <w:rsid w:val="00C076F0"/>
    <w:rsid w:val="00C1004B"/>
    <w:rsid w:val="00C1005F"/>
    <w:rsid w:val="00C10596"/>
    <w:rsid w:val="00C10675"/>
    <w:rsid w:val="00C122E0"/>
    <w:rsid w:val="00C122F9"/>
    <w:rsid w:val="00C13843"/>
    <w:rsid w:val="00C13A6F"/>
    <w:rsid w:val="00C13B9C"/>
    <w:rsid w:val="00C1468E"/>
    <w:rsid w:val="00C1484F"/>
    <w:rsid w:val="00C16892"/>
    <w:rsid w:val="00C16C4C"/>
    <w:rsid w:val="00C173C2"/>
    <w:rsid w:val="00C20EE5"/>
    <w:rsid w:val="00C20F48"/>
    <w:rsid w:val="00C22D65"/>
    <w:rsid w:val="00C22D94"/>
    <w:rsid w:val="00C26248"/>
    <w:rsid w:val="00C300E6"/>
    <w:rsid w:val="00C30DDC"/>
    <w:rsid w:val="00C3123C"/>
    <w:rsid w:val="00C327F1"/>
    <w:rsid w:val="00C32F30"/>
    <w:rsid w:val="00C345AA"/>
    <w:rsid w:val="00C34F16"/>
    <w:rsid w:val="00C35B17"/>
    <w:rsid w:val="00C36BA9"/>
    <w:rsid w:val="00C374EE"/>
    <w:rsid w:val="00C37A74"/>
    <w:rsid w:val="00C37DA9"/>
    <w:rsid w:val="00C40B95"/>
    <w:rsid w:val="00C414A9"/>
    <w:rsid w:val="00C41C82"/>
    <w:rsid w:val="00C42782"/>
    <w:rsid w:val="00C42B10"/>
    <w:rsid w:val="00C45A78"/>
    <w:rsid w:val="00C45C2A"/>
    <w:rsid w:val="00C45E14"/>
    <w:rsid w:val="00C46A11"/>
    <w:rsid w:val="00C46E55"/>
    <w:rsid w:val="00C51ADE"/>
    <w:rsid w:val="00C5320D"/>
    <w:rsid w:val="00C53808"/>
    <w:rsid w:val="00C53A0E"/>
    <w:rsid w:val="00C55321"/>
    <w:rsid w:val="00C56305"/>
    <w:rsid w:val="00C564F0"/>
    <w:rsid w:val="00C568A6"/>
    <w:rsid w:val="00C574DD"/>
    <w:rsid w:val="00C57B01"/>
    <w:rsid w:val="00C60084"/>
    <w:rsid w:val="00C6059E"/>
    <w:rsid w:val="00C61C53"/>
    <w:rsid w:val="00C622C8"/>
    <w:rsid w:val="00C63C29"/>
    <w:rsid w:val="00C63F40"/>
    <w:rsid w:val="00C64A21"/>
    <w:rsid w:val="00C64BB7"/>
    <w:rsid w:val="00C64DF3"/>
    <w:rsid w:val="00C652E4"/>
    <w:rsid w:val="00C664EA"/>
    <w:rsid w:val="00C67343"/>
    <w:rsid w:val="00C70C73"/>
    <w:rsid w:val="00C710C2"/>
    <w:rsid w:val="00C71230"/>
    <w:rsid w:val="00C721CC"/>
    <w:rsid w:val="00C72A71"/>
    <w:rsid w:val="00C72AB9"/>
    <w:rsid w:val="00C72DE1"/>
    <w:rsid w:val="00C734B8"/>
    <w:rsid w:val="00C742FC"/>
    <w:rsid w:val="00C7762D"/>
    <w:rsid w:val="00C80621"/>
    <w:rsid w:val="00C808A0"/>
    <w:rsid w:val="00C81F91"/>
    <w:rsid w:val="00C829A1"/>
    <w:rsid w:val="00C82B97"/>
    <w:rsid w:val="00C82CDC"/>
    <w:rsid w:val="00C8344B"/>
    <w:rsid w:val="00C8412D"/>
    <w:rsid w:val="00C84709"/>
    <w:rsid w:val="00C84B43"/>
    <w:rsid w:val="00C84BBD"/>
    <w:rsid w:val="00C84C8D"/>
    <w:rsid w:val="00C84F8B"/>
    <w:rsid w:val="00C90780"/>
    <w:rsid w:val="00C90B08"/>
    <w:rsid w:val="00C91B9F"/>
    <w:rsid w:val="00C92386"/>
    <w:rsid w:val="00C9316D"/>
    <w:rsid w:val="00C93F0C"/>
    <w:rsid w:val="00C94309"/>
    <w:rsid w:val="00C9443B"/>
    <w:rsid w:val="00C94C8B"/>
    <w:rsid w:val="00C94E1A"/>
    <w:rsid w:val="00C9554D"/>
    <w:rsid w:val="00C95D2E"/>
    <w:rsid w:val="00C97976"/>
    <w:rsid w:val="00C97D25"/>
    <w:rsid w:val="00CA08C8"/>
    <w:rsid w:val="00CA0C5A"/>
    <w:rsid w:val="00CA148A"/>
    <w:rsid w:val="00CA19B8"/>
    <w:rsid w:val="00CA3549"/>
    <w:rsid w:val="00CA43AE"/>
    <w:rsid w:val="00CA4AC4"/>
    <w:rsid w:val="00CA53C1"/>
    <w:rsid w:val="00CA579A"/>
    <w:rsid w:val="00CA582B"/>
    <w:rsid w:val="00CA5C8C"/>
    <w:rsid w:val="00CA6430"/>
    <w:rsid w:val="00CA6AFD"/>
    <w:rsid w:val="00CA7BA5"/>
    <w:rsid w:val="00CB169A"/>
    <w:rsid w:val="00CB1DD6"/>
    <w:rsid w:val="00CB2644"/>
    <w:rsid w:val="00CB380F"/>
    <w:rsid w:val="00CB3E52"/>
    <w:rsid w:val="00CB6541"/>
    <w:rsid w:val="00CB75FD"/>
    <w:rsid w:val="00CC0463"/>
    <w:rsid w:val="00CC0578"/>
    <w:rsid w:val="00CC0839"/>
    <w:rsid w:val="00CC0D2C"/>
    <w:rsid w:val="00CC0FC1"/>
    <w:rsid w:val="00CC27FE"/>
    <w:rsid w:val="00CC29C8"/>
    <w:rsid w:val="00CC3B8F"/>
    <w:rsid w:val="00CC5095"/>
    <w:rsid w:val="00CC5479"/>
    <w:rsid w:val="00CC6887"/>
    <w:rsid w:val="00CC7E5F"/>
    <w:rsid w:val="00CD01A2"/>
    <w:rsid w:val="00CD088A"/>
    <w:rsid w:val="00CD199E"/>
    <w:rsid w:val="00CD1E57"/>
    <w:rsid w:val="00CD33DC"/>
    <w:rsid w:val="00CD43D0"/>
    <w:rsid w:val="00CD4A4D"/>
    <w:rsid w:val="00CD57DB"/>
    <w:rsid w:val="00CD5890"/>
    <w:rsid w:val="00CD6419"/>
    <w:rsid w:val="00CD6731"/>
    <w:rsid w:val="00CD6A27"/>
    <w:rsid w:val="00CD7604"/>
    <w:rsid w:val="00CD7745"/>
    <w:rsid w:val="00CE09B1"/>
    <w:rsid w:val="00CE0EAB"/>
    <w:rsid w:val="00CE129F"/>
    <w:rsid w:val="00CE14B5"/>
    <w:rsid w:val="00CE1AF1"/>
    <w:rsid w:val="00CE1FCD"/>
    <w:rsid w:val="00CE2AF4"/>
    <w:rsid w:val="00CE2D5F"/>
    <w:rsid w:val="00CE3461"/>
    <w:rsid w:val="00CE39AB"/>
    <w:rsid w:val="00CE555B"/>
    <w:rsid w:val="00CE63FC"/>
    <w:rsid w:val="00CE6A27"/>
    <w:rsid w:val="00CE6F2E"/>
    <w:rsid w:val="00CF1079"/>
    <w:rsid w:val="00CF1B05"/>
    <w:rsid w:val="00CF2227"/>
    <w:rsid w:val="00CF416F"/>
    <w:rsid w:val="00CF459D"/>
    <w:rsid w:val="00CF485A"/>
    <w:rsid w:val="00CF4EF5"/>
    <w:rsid w:val="00CF5FCD"/>
    <w:rsid w:val="00D003F2"/>
    <w:rsid w:val="00D0050C"/>
    <w:rsid w:val="00D0133D"/>
    <w:rsid w:val="00D02738"/>
    <w:rsid w:val="00D0282B"/>
    <w:rsid w:val="00D03015"/>
    <w:rsid w:val="00D0309F"/>
    <w:rsid w:val="00D030B3"/>
    <w:rsid w:val="00D03A60"/>
    <w:rsid w:val="00D03A6E"/>
    <w:rsid w:val="00D03D47"/>
    <w:rsid w:val="00D052D6"/>
    <w:rsid w:val="00D0596F"/>
    <w:rsid w:val="00D05C94"/>
    <w:rsid w:val="00D05F3D"/>
    <w:rsid w:val="00D06450"/>
    <w:rsid w:val="00D06D97"/>
    <w:rsid w:val="00D10081"/>
    <w:rsid w:val="00D1072B"/>
    <w:rsid w:val="00D108E2"/>
    <w:rsid w:val="00D12D7F"/>
    <w:rsid w:val="00D136DD"/>
    <w:rsid w:val="00D13D66"/>
    <w:rsid w:val="00D144FA"/>
    <w:rsid w:val="00D149F7"/>
    <w:rsid w:val="00D15991"/>
    <w:rsid w:val="00D15FA2"/>
    <w:rsid w:val="00D20144"/>
    <w:rsid w:val="00D21F21"/>
    <w:rsid w:val="00D23481"/>
    <w:rsid w:val="00D239CE"/>
    <w:rsid w:val="00D24239"/>
    <w:rsid w:val="00D2488E"/>
    <w:rsid w:val="00D2598D"/>
    <w:rsid w:val="00D25F77"/>
    <w:rsid w:val="00D2619E"/>
    <w:rsid w:val="00D26CC9"/>
    <w:rsid w:val="00D309B2"/>
    <w:rsid w:val="00D315F8"/>
    <w:rsid w:val="00D321DF"/>
    <w:rsid w:val="00D3308A"/>
    <w:rsid w:val="00D331B5"/>
    <w:rsid w:val="00D335F5"/>
    <w:rsid w:val="00D338BD"/>
    <w:rsid w:val="00D33C0A"/>
    <w:rsid w:val="00D33ECE"/>
    <w:rsid w:val="00D3508C"/>
    <w:rsid w:val="00D352D5"/>
    <w:rsid w:val="00D36FD9"/>
    <w:rsid w:val="00D37794"/>
    <w:rsid w:val="00D402F2"/>
    <w:rsid w:val="00D42302"/>
    <w:rsid w:val="00D42DA0"/>
    <w:rsid w:val="00D42FD1"/>
    <w:rsid w:val="00D44CF0"/>
    <w:rsid w:val="00D452D4"/>
    <w:rsid w:val="00D45DA2"/>
    <w:rsid w:val="00D46015"/>
    <w:rsid w:val="00D4682D"/>
    <w:rsid w:val="00D507A5"/>
    <w:rsid w:val="00D508DF"/>
    <w:rsid w:val="00D5134B"/>
    <w:rsid w:val="00D52232"/>
    <w:rsid w:val="00D53439"/>
    <w:rsid w:val="00D53623"/>
    <w:rsid w:val="00D541E3"/>
    <w:rsid w:val="00D55040"/>
    <w:rsid w:val="00D55A3E"/>
    <w:rsid w:val="00D55C90"/>
    <w:rsid w:val="00D57A13"/>
    <w:rsid w:val="00D57B2E"/>
    <w:rsid w:val="00D61D87"/>
    <w:rsid w:val="00D61DAB"/>
    <w:rsid w:val="00D6233F"/>
    <w:rsid w:val="00D62855"/>
    <w:rsid w:val="00D630F6"/>
    <w:rsid w:val="00D64EEA"/>
    <w:rsid w:val="00D651DC"/>
    <w:rsid w:val="00D65449"/>
    <w:rsid w:val="00D6551A"/>
    <w:rsid w:val="00D658DF"/>
    <w:rsid w:val="00D65DFE"/>
    <w:rsid w:val="00D675B4"/>
    <w:rsid w:val="00D70019"/>
    <w:rsid w:val="00D70070"/>
    <w:rsid w:val="00D70611"/>
    <w:rsid w:val="00D7093A"/>
    <w:rsid w:val="00D71270"/>
    <w:rsid w:val="00D716FB"/>
    <w:rsid w:val="00D71D56"/>
    <w:rsid w:val="00D728CC"/>
    <w:rsid w:val="00D74AB9"/>
    <w:rsid w:val="00D74D6D"/>
    <w:rsid w:val="00D75329"/>
    <w:rsid w:val="00D753C5"/>
    <w:rsid w:val="00D75A71"/>
    <w:rsid w:val="00D75C6A"/>
    <w:rsid w:val="00D76A24"/>
    <w:rsid w:val="00D7746E"/>
    <w:rsid w:val="00D80C8E"/>
    <w:rsid w:val="00D828C3"/>
    <w:rsid w:val="00D82B1F"/>
    <w:rsid w:val="00D82B93"/>
    <w:rsid w:val="00D83333"/>
    <w:rsid w:val="00D83E09"/>
    <w:rsid w:val="00D83FF0"/>
    <w:rsid w:val="00D854AA"/>
    <w:rsid w:val="00D859BB"/>
    <w:rsid w:val="00D85D70"/>
    <w:rsid w:val="00D86956"/>
    <w:rsid w:val="00D86B1D"/>
    <w:rsid w:val="00D8716E"/>
    <w:rsid w:val="00D902FA"/>
    <w:rsid w:val="00D91199"/>
    <w:rsid w:val="00D915D6"/>
    <w:rsid w:val="00D91871"/>
    <w:rsid w:val="00D92772"/>
    <w:rsid w:val="00D92C5C"/>
    <w:rsid w:val="00D92D73"/>
    <w:rsid w:val="00D93055"/>
    <w:rsid w:val="00D937D6"/>
    <w:rsid w:val="00D949A6"/>
    <w:rsid w:val="00D979DA"/>
    <w:rsid w:val="00D97CA8"/>
    <w:rsid w:val="00D97EDC"/>
    <w:rsid w:val="00DA09E7"/>
    <w:rsid w:val="00DA0C9F"/>
    <w:rsid w:val="00DA0EA6"/>
    <w:rsid w:val="00DA1CD8"/>
    <w:rsid w:val="00DA48DE"/>
    <w:rsid w:val="00DA6033"/>
    <w:rsid w:val="00DA61FA"/>
    <w:rsid w:val="00DA6868"/>
    <w:rsid w:val="00DB081D"/>
    <w:rsid w:val="00DB087F"/>
    <w:rsid w:val="00DB0A28"/>
    <w:rsid w:val="00DB1086"/>
    <w:rsid w:val="00DB249E"/>
    <w:rsid w:val="00DB2AC6"/>
    <w:rsid w:val="00DB3340"/>
    <w:rsid w:val="00DB4368"/>
    <w:rsid w:val="00DB4989"/>
    <w:rsid w:val="00DB4AAA"/>
    <w:rsid w:val="00DB5B44"/>
    <w:rsid w:val="00DB5CE9"/>
    <w:rsid w:val="00DB62EC"/>
    <w:rsid w:val="00DB7061"/>
    <w:rsid w:val="00DB73B5"/>
    <w:rsid w:val="00DB7AA7"/>
    <w:rsid w:val="00DC01E0"/>
    <w:rsid w:val="00DC2F70"/>
    <w:rsid w:val="00DC3F6C"/>
    <w:rsid w:val="00DC47ED"/>
    <w:rsid w:val="00DC513E"/>
    <w:rsid w:val="00DC7389"/>
    <w:rsid w:val="00DC75B5"/>
    <w:rsid w:val="00DC7BF4"/>
    <w:rsid w:val="00DD1B47"/>
    <w:rsid w:val="00DD2815"/>
    <w:rsid w:val="00DD2FB2"/>
    <w:rsid w:val="00DD398D"/>
    <w:rsid w:val="00DD3C4E"/>
    <w:rsid w:val="00DD467B"/>
    <w:rsid w:val="00DD60DE"/>
    <w:rsid w:val="00DD61E7"/>
    <w:rsid w:val="00DD634D"/>
    <w:rsid w:val="00DD6434"/>
    <w:rsid w:val="00DE10C6"/>
    <w:rsid w:val="00DE18C3"/>
    <w:rsid w:val="00DE5243"/>
    <w:rsid w:val="00DE600F"/>
    <w:rsid w:val="00DE602F"/>
    <w:rsid w:val="00DE6449"/>
    <w:rsid w:val="00DF1346"/>
    <w:rsid w:val="00DF2EEA"/>
    <w:rsid w:val="00DF31EB"/>
    <w:rsid w:val="00DF41C2"/>
    <w:rsid w:val="00DF4C15"/>
    <w:rsid w:val="00DF61B1"/>
    <w:rsid w:val="00DF73B0"/>
    <w:rsid w:val="00DF7666"/>
    <w:rsid w:val="00DF7952"/>
    <w:rsid w:val="00E01ABD"/>
    <w:rsid w:val="00E01BD6"/>
    <w:rsid w:val="00E01CB0"/>
    <w:rsid w:val="00E02573"/>
    <w:rsid w:val="00E028ED"/>
    <w:rsid w:val="00E03671"/>
    <w:rsid w:val="00E03B5D"/>
    <w:rsid w:val="00E041B2"/>
    <w:rsid w:val="00E0456C"/>
    <w:rsid w:val="00E05319"/>
    <w:rsid w:val="00E0645F"/>
    <w:rsid w:val="00E10E3B"/>
    <w:rsid w:val="00E10FB7"/>
    <w:rsid w:val="00E113BD"/>
    <w:rsid w:val="00E12A29"/>
    <w:rsid w:val="00E12DFF"/>
    <w:rsid w:val="00E12E42"/>
    <w:rsid w:val="00E14310"/>
    <w:rsid w:val="00E1461D"/>
    <w:rsid w:val="00E14F5B"/>
    <w:rsid w:val="00E1526F"/>
    <w:rsid w:val="00E210DD"/>
    <w:rsid w:val="00E211FE"/>
    <w:rsid w:val="00E230D5"/>
    <w:rsid w:val="00E24379"/>
    <w:rsid w:val="00E24A2E"/>
    <w:rsid w:val="00E24B7E"/>
    <w:rsid w:val="00E253CA"/>
    <w:rsid w:val="00E2582E"/>
    <w:rsid w:val="00E25F4C"/>
    <w:rsid w:val="00E266D2"/>
    <w:rsid w:val="00E27FF6"/>
    <w:rsid w:val="00E30090"/>
    <w:rsid w:val="00E30176"/>
    <w:rsid w:val="00E30725"/>
    <w:rsid w:val="00E30A68"/>
    <w:rsid w:val="00E30AD8"/>
    <w:rsid w:val="00E30D98"/>
    <w:rsid w:val="00E3179A"/>
    <w:rsid w:val="00E31E92"/>
    <w:rsid w:val="00E31FEE"/>
    <w:rsid w:val="00E32AE3"/>
    <w:rsid w:val="00E32FD9"/>
    <w:rsid w:val="00E339A6"/>
    <w:rsid w:val="00E34FBF"/>
    <w:rsid w:val="00E35079"/>
    <w:rsid w:val="00E35725"/>
    <w:rsid w:val="00E36416"/>
    <w:rsid w:val="00E36DB2"/>
    <w:rsid w:val="00E37ACA"/>
    <w:rsid w:val="00E40B9C"/>
    <w:rsid w:val="00E40C10"/>
    <w:rsid w:val="00E41A9D"/>
    <w:rsid w:val="00E4319C"/>
    <w:rsid w:val="00E438B1"/>
    <w:rsid w:val="00E43C53"/>
    <w:rsid w:val="00E44A6C"/>
    <w:rsid w:val="00E452B9"/>
    <w:rsid w:val="00E467AB"/>
    <w:rsid w:val="00E47908"/>
    <w:rsid w:val="00E47A89"/>
    <w:rsid w:val="00E510F1"/>
    <w:rsid w:val="00E51C66"/>
    <w:rsid w:val="00E527DA"/>
    <w:rsid w:val="00E53238"/>
    <w:rsid w:val="00E533F3"/>
    <w:rsid w:val="00E53E25"/>
    <w:rsid w:val="00E541B1"/>
    <w:rsid w:val="00E54F7C"/>
    <w:rsid w:val="00E55E3A"/>
    <w:rsid w:val="00E5658D"/>
    <w:rsid w:val="00E568D8"/>
    <w:rsid w:val="00E57144"/>
    <w:rsid w:val="00E57523"/>
    <w:rsid w:val="00E61CCE"/>
    <w:rsid w:val="00E62915"/>
    <w:rsid w:val="00E62A18"/>
    <w:rsid w:val="00E62E46"/>
    <w:rsid w:val="00E63334"/>
    <w:rsid w:val="00E63F38"/>
    <w:rsid w:val="00E660DE"/>
    <w:rsid w:val="00E67E40"/>
    <w:rsid w:val="00E704B0"/>
    <w:rsid w:val="00E70F4A"/>
    <w:rsid w:val="00E7187F"/>
    <w:rsid w:val="00E71C9A"/>
    <w:rsid w:val="00E7285F"/>
    <w:rsid w:val="00E73AE4"/>
    <w:rsid w:val="00E73C56"/>
    <w:rsid w:val="00E744A9"/>
    <w:rsid w:val="00E74EF8"/>
    <w:rsid w:val="00E7656C"/>
    <w:rsid w:val="00E800CE"/>
    <w:rsid w:val="00E807CE"/>
    <w:rsid w:val="00E8094D"/>
    <w:rsid w:val="00E82C1B"/>
    <w:rsid w:val="00E82D5D"/>
    <w:rsid w:val="00E830DB"/>
    <w:rsid w:val="00E836AD"/>
    <w:rsid w:val="00E844EF"/>
    <w:rsid w:val="00E84AF7"/>
    <w:rsid w:val="00E84C79"/>
    <w:rsid w:val="00E8560A"/>
    <w:rsid w:val="00E85702"/>
    <w:rsid w:val="00E85E14"/>
    <w:rsid w:val="00E86465"/>
    <w:rsid w:val="00E865FF"/>
    <w:rsid w:val="00E86E11"/>
    <w:rsid w:val="00E87F04"/>
    <w:rsid w:val="00E902ED"/>
    <w:rsid w:val="00E903F9"/>
    <w:rsid w:val="00E90859"/>
    <w:rsid w:val="00E91C46"/>
    <w:rsid w:val="00E91F75"/>
    <w:rsid w:val="00E92198"/>
    <w:rsid w:val="00E931D2"/>
    <w:rsid w:val="00E93E1F"/>
    <w:rsid w:val="00E953D6"/>
    <w:rsid w:val="00E9622F"/>
    <w:rsid w:val="00EA0D09"/>
    <w:rsid w:val="00EA0E11"/>
    <w:rsid w:val="00EA0F06"/>
    <w:rsid w:val="00EA20CD"/>
    <w:rsid w:val="00EA21D8"/>
    <w:rsid w:val="00EA2A9E"/>
    <w:rsid w:val="00EA2EC9"/>
    <w:rsid w:val="00EA3BBA"/>
    <w:rsid w:val="00EA604B"/>
    <w:rsid w:val="00EA7248"/>
    <w:rsid w:val="00EB014B"/>
    <w:rsid w:val="00EB06D8"/>
    <w:rsid w:val="00EB1C69"/>
    <w:rsid w:val="00EB1FF2"/>
    <w:rsid w:val="00EB20A6"/>
    <w:rsid w:val="00EB2A90"/>
    <w:rsid w:val="00EB2BED"/>
    <w:rsid w:val="00EB437D"/>
    <w:rsid w:val="00EB4A7B"/>
    <w:rsid w:val="00EB5C13"/>
    <w:rsid w:val="00EB6E22"/>
    <w:rsid w:val="00EB6FB1"/>
    <w:rsid w:val="00EB7BFA"/>
    <w:rsid w:val="00EC0AFD"/>
    <w:rsid w:val="00EC0C3C"/>
    <w:rsid w:val="00EC0D57"/>
    <w:rsid w:val="00EC1729"/>
    <w:rsid w:val="00EC1AFA"/>
    <w:rsid w:val="00EC2097"/>
    <w:rsid w:val="00EC251E"/>
    <w:rsid w:val="00EC3EEF"/>
    <w:rsid w:val="00EC4A2A"/>
    <w:rsid w:val="00EC4BBF"/>
    <w:rsid w:val="00EC69B8"/>
    <w:rsid w:val="00EC7544"/>
    <w:rsid w:val="00ED0053"/>
    <w:rsid w:val="00ED04D8"/>
    <w:rsid w:val="00ED0644"/>
    <w:rsid w:val="00ED1B55"/>
    <w:rsid w:val="00ED236A"/>
    <w:rsid w:val="00ED28BB"/>
    <w:rsid w:val="00ED2D30"/>
    <w:rsid w:val="00ED3779"/>
    <w:rsid w:val="00ED40C3"/>
    <w:rsid w:val="00ED4109"/>
    <w:rsid w:val="00ED4739"/>
    <w:rsid w:val="00ED4F5A"/>
    <w:rsid w:val="00ED5165"/>
    <w:rsid w:val="00EE48BF"/>
    <w:rsid w:val="00EE5609"/>
    <w:rsid w:val="00EF0A23"/>
    <w:rsid w:val="00EF0E56"/>
    <w:rsid w:val="00EF33DD"/>
    <w:rsid w:val="00EF3809"/>
    <w:rsid w:val="00EF3E23"/>
    <w:rsid w:val="00EF4067"/>
    <w:rsid w:val="00EF5391"/>
    <w:rsid w:val="00EF6DF5"/>
    <w:rsid w:val="00EF73DF"/>
    <w:rsid w:val="00F00984"/>
    <w:rsid w:val="00F00B8B"/>
    <w:rsid w:val="00F01036"/>
    <w:rsid w:val="00F0255C"/>
    <w:rsid w:val="00F031CE"/>
    <w:rsid w:val="00F032D5"/>
    <w:rsid w:val="00F03B3B"/>
    <w:rsid w:val="00F03BD8"/>
    <w:rsid w:val="00F03F69"/>
    <w:rsid w:val="00F0482D"/>
    <w:rsid w:val="00F07550"/>
    <w:rsid w:val="00F075F9"/>
    <w:rsid w:val="00F10FAA"/>
    <w:rsid w:val="00F11A4B"/>
    <w:rsid w:val="00F12B91"/>
    <w:rsid w:val="00F1358C"/>
    <w:rsid w:val="00F15CCE"/>
    <w:rsid w:val="00F1620A"/>
    <w:rsid w:val="00F171CB"/>
    <w:rsid w:val="00F17961"/>
    <w:rsid w:val="00F17EFC"/>
    <w:rsid w:val="00F2229C"/>
    <w:rsid w:val="00F226AF"/>
    <w:rsid w:val="00F22C3F"/>
    <w:rsid w:val="00F23745"/>
    <w:rsid w:val="00F244E9"/>
    <w:rsid w:val="00F2452F"/>
    <w:rsid w:val="00F24DEE"/>
    <w:rsid w:val="00F25933"/>
    <w:rsid w:val="00F2708D"/>
    <w:rsid w:val="00F27D8E"/>
    <w:rsid w:val="00F305FB"/>
    <w:rsid w:val="00F310C8"/>
    <w:rsid w:val="00F32233"/>
    <w:rsid w:val="00F32E14"/>
    <w:rsid w:val="00F32EAE"/>
    <w:rsid w:val="00F3330C"/>
    <w:rsid w:val="00F333BD"/>
    <w:rsid w:val="00F335D1"/>
    <w:rsid w:val="00F3588D"/>
    <w:rsid w:val="00F358A7"/>
    <w:rsid w:val="00F35EB2"/>
    <w:rsid w:val="00F36F07"/>
    <w:rsid w:val="00F37A31"/>
    <w:rsid w:val="00F403DB"/>
    <w:rsid w:val="00F40497"/>
    <w:rsid w:val="00F41A7B"/>
    <w:rsid w:val="00F42104"/>
    <w:rsid w:val="00F42441"/>
    <w:rsid w:val="00F42FBA"/>
    <w:rsid w:val="00F43A7B"/>
    <w:rsid w:val="00F43D1B"/>
    <w:rsid w:val="00F4448E"/>
    <w:rsid w:val="00F44A5E"/>
    <w:rsid w:val="00F4526C"/>
    <w:rsid w:val="00F455EB"/>
    <w:rsid w:val="00F45A2B"/>
    <w:rsid w:val="00F47C89"/>
    <w:rsid w:val="00F500AA"/>
    <w:rsid w:val="00F50617"/>
    <w:rsid w:val="00F5130B"/>
    <w:rsid w:val="00F5235C"/>
    <w:rsid w:val="00F53A90"/>
    <w:rsid w:val="00F54901"/>
    <w:rsid w:val="00F561A0"/>
    <w:rsid w:val="00F56362"/>
    <w:rsid w:val="00F5705E"/>
    <w:rsid w:val="00F577DA"/>
    <w:rsid w:val="00F57805"/>
    <w:rsid w:val="00F6148B"/>
    <w:rsid w:val="00F614B0"/>
    <w:rsid w:val="00F617F1"/>
    <w:rsid w:val="00F62252"/>
    <w:rsid w:val="00F62B6F"/>
    <w:rsid w:val="00F63201"/>
    <w:rsid w:val="00F643D9"/>
    <w:rsid w:val="00F6581C"/>
    <w:rsid w:val="00F65FEE"/>
    <w:rsid w:val="00F66362"/>
    <w:rsid w:val="00F714A0"/>
    <w:rsid w:val="00F726E5"/>
    <w:rsid w:val="00F7417E"/>
    <w:rsid w:val="00F7599F"/>
    <w:rsid w:val="00F75C51"/>
    <w:rsid w:val="00F7706F"/>
    <w:rsid w:val="00F77436"/>
    <w:rsid w:val="00F779C6"/>
    <w:rsid w:val="00F80601"/>
    <w:rsid w:val="00F80B03"/>
    <w:rsid w:val="00F81619"/>
    <w:rsid w:val="00F82144"/>
    <w:rsid w:val="00F821D7"/>
    <w:rsid w:val="00F827F4"/>
    <w:rsid w:val="00F828C7"/>
    <w:rsid w:val="00F82904"/>
    <w:rsid w:val="00F82EDC"/>
    <w:rsid w:val="00F8305D"/>
    <w:rsid w:val="00F8463F"/>
    <w:rsid w:val="00F8579E"/>
    <w:rsid w:val="00F86990"/>
    <w:rsid w:val="00F90892"/>
    <w:rsid w:val="00F9194F"/>
    <w:rsid w:val="00F92A9C"/>
    <w:rsid w:val="00F93CBF"/>
    <w:rsid w:val="00F9499D"/>
    <w:rsid w:val="00F949DE"/>
    <w:rsid w:val="00F950B6"/>
    <w:rsid w:val="00F9525F"/>
    <w:rsid w:val="00F95C6D"/>
    <w:rsid w:val="00F96DEC"/>
    <w:rsid w:val="00F97967"/>
    <w:rsid w:val="00F97FC4"/>
    <w:rsid w:val="00FA09A3"/>
    <w:rsid w:val="00FA0D43"/>
    <w:rsid w:val="00FA0DCC"/>
    <w:rsid w:val="00FA1D98"/>
    <w:rsid w:val="00FA1F8C"/>
    <w:rsid w:val="00FA425D"/>
    <w:rsid w:val="00FA49DE"/>
    <w:rsid w:val="00FA58DD"/>
    <w:rsid w:val="00FA6BFA"/>
    <w:rsid w:val="00FB120B"/>
    <w:rsid w:val="00FB2343"/>
    <w:rsid w:val="00FB2FDB"/>
    <w:rsid w:val="00FB304F"/>
    <w:rsid w:val="00FB3354"/>
    <w:rsid w:val="00FB382B"/>
    <w:rsid w:val="00FB473C"/>
    <w:rsid w:val="00FB4B31"/>
    <w:rsid w:val="00FB5170"/>
    <w:rsid w:val="00FB5890"/>
    <w:rsid w:val="00FB63FE"/>
    <w:rsid w:val="00FB728C"/>
    <w:rsid w:val="00FB7B7A"/>
    <w:rsid w:val="00FC1677"/>
    <w:rsid w:val="00FC1820"/>
    <w:rsid w:val="00FC1DF0"/>
    <w:rsid w:val="00FC3806"/>
    <w:rsid w:val="00FC4BF3"/>
    <w:rsid w:val="00FC4E81"/>
    <w:rsid w:val="00FC5E73"/>
    <w:rsid w:val="00FC78B8"/>
    <w:rsid w:val="00FD0C38"/>
    <w:rsid w:val="00FD0F65"/>
    <w:rsid w:val="00FD1B73"/>
    <w:rsid w:val="00FD1D4B"/>
    <w:rsid w:val="00FD2183"/>
    <w:rsid w:val="00FD2CCD"/>
    <w:rsid w:val="00FD3C8F"/>
    <w:rsid w:val="00FD4233"/>
    <w:rsid w:val="00FD4D37"/>
    <w:rsid w:val="00FD50E5"/>
    <w:rsid w:val="00FD566C"/>
    <w:rsid w:val="00FD5933"/>
    <w:rsid w:val="00FD626C"/>
    <w:rsid w:val="00FE04FA"/>
    <w:rsid w:val="00FE0A54"/>
    <w:rsid w:val="00FE2941"/>
    <w:rsid w:val="00FE3C75"/>
    <w:rsid w:val="00FE5B39"/>
    <w:rsid w:val="00FE5C27"/>
    <w:rsid w:val="00FE6DAD"/>
    <w:rsid w:val="00FE7469"/>
    <w:rsid w:val="00FE7690"/>
    <w:rsid w:val="00FE78C1"/>
    <w:rsid w:val="00FE7B1F"/>
    <w:rsid w:val="00FE7F40"/>
    <w:rsid w:val="00FF1094"/>
    <w:rsid w:val="00FF111A"/>
    <w:rsid w:val="00FF13A9"/>
    <w:rsid w:val="00FF2303"/>
    <w:rsid w:val="00FF27E5"/>
    <w:rsid w:val="00FF2CD5"/>
    <w:rsid w:val="00FF3A80"/>
    <w:rsid w:val="00FF3E3A"/>
    <w:rsid w:val="00FF6EC1"/>
    <w:rsid w:val="00FF721E"/>
    <w:rsid w:val="00FF74D2"/>
    <w:rsid w:val="204FF74E"/>
    <w:rsid w:val="4E82953C"/>
    <w:rsid w:val="586358AE"/>
    <w:rsid w:val="71156FCE"/>
    <w:rsid w:val="776463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1B94EBE1"/>
  <w14:defaultImageDpi w14:val="32767"/>
  <w15:docId w15:val="{D0931DC7-57DE-BE4C-B8F5-3E8E7FCC9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045"/>
    <w:pPr>
      <w:spacing w:line="360" w:lineRule="auto"/>
      <w:pPrChange w:id="0" w:author="Common, Jack" w:date="2019-10-24T10:05:00Z">
        <w:pPr/>
      </w:pPrChange>
    </w:pPr>
    <w:rPr>
      <w:rFonts w:ascii="Arial" w:hAnsi="Arial"/>
      <w:lang w:val="en-GB"/>
      <w:rPrChange w:id="0" w:author="Common, Jack" w:date="2019-10-24T10:05:00Z">
        <w:rPr>
          <w:rFonts w:ascii="Arial" w:eastAsiaTheme="minorHAnsi" w:hAnsi="Arial" w:cstheme="minorBidi"/>
          <w:sz w:val="24"/>
          <w:szCs w:val="24"/>
          <w:lang w:val="en-GB" w:eastAsia="en-US" w:bidi="ar-SA"/>
        </w:rPr>
      </w:rPrChange>
    </w:rPr>
  </w:style>
  <w:style w:type="paragraph" w:styleId="Heading1">
    <w:name w:val="heading 1"/>
    <w:basedOn w:val="Normal"/>
    <w:next w:val="Normal"/>
    <w:link w:val="Heading1Char"/>
    <w:uiPriority w:val="9"/>
    <w:qFormat/>
    <w:rsid w:val="003D57CF"/>
    <w:pPr>
      <w:keepNext/>
      <w:keepLines/>
      <w:spacing w:before="240"/>
      <w:outlineLvl w:val="0"/>
      <w:pPrChange w:id="1" w:author="Common, Jack" w:date="2019-10-23T12:00:00Z">
        <w:pPr>
          <w:keepNext/>
          <w:keepLines/>
          <w:spacing w:before="240"/>
          <w:outlineLvl w:val="0"/>
        </w:pPr>
      </w:pPrChange>
    </w:pPr>
    <w:rPr>
      <w:rFonts w:eastAsiaTheme="majorEastAsia" w:cstheme="majorBidi"/>
      <w:b/>
      <w:color w:val="000000" w:themeColor="text1"/>
      <w:szCs w:val="32"/>
      <w:rPrChange w:id="1" w:author="Common, Jack" w:date="2019-10-23T12:00:00Z">
        <w:rPr>
          <w:rFonts w:ascii="Arial" w:eastAsiaTheme="majorEastAsia" w:hAnsi="Arial" w:cstheme="majorBidi"/>
          <w:color w:val="2F5496" w:themeColor="accent1" w:themeShade="BF"/>
          <w:sz w:val="32"/>
          <w:szCs w:val="32"/>
          <w:lang w:val="en-GB" w:eastAsia="en-US" w:bidi="ar-SA"/>
        </w:rPr>
      </w:rPrChange>
    </w:rPr>
  </w:style>
  <w:style w:type="paragraph" w:styleId="Heading2">
    <w:name w:val="heading 2"/>
    <w:basedOn w:val="Normal"/>
    <w:next w:val="Normal"/>
    <w:link w:val="Heading2Char"/>
    <w:uiPriority w:val="9"/>
    <w:unhideWhenUsed/>
    <w:qFormat/>
    <w:rsid w:val="003D57CF"/>
    <w:pPr>
      <w:keepNext/>
      <w:keepLines/>
      <w:spacing w:before="40"/>
      <w:outlineLvl w:val="1"/>
      <w:pPrChange w:id="2" w:author="Common, Jack" w:date="2019-10-23T12:00:00Z">
        <w:pPr>
          <w:keepNext/>
          <w:keepLines/>
          <w:spacing w:before="40"/>
          <w:outlineLvl w:val="1"/>
        </w:pPr>
      </w:pPrChange>
    </w:pPr>
    <w:rPr>
      <w:rFonts w:eastAsiaTheme="majorEastAsia" w:cstheme="majorBidi"/>
      <w:i/>
      <w:color w:val="000000" w:themeColor="text1"/>
      <w:szCs w:val="26"/>
      <w:rPrChange w:id="2" w:author="Common, Jack" w:date="2019-10-23T12:00:00Z">
        <w:rPr>
          <w:rFonts w:ascii="Arial" w:eastAsiaTheme="majorEastAsia" w:hAnsi="Arial" w:cstheme="majorBidi"/>
          <w:color w:val="2F5496" w:themeColor="accent1" w:themeShade="BF"/>
          <w:sz w:val="26"/>
          <w:szCs w:val="26"/>
          <w:lang w:val="en-GB" w:eastAsia="en-US" w:bidi="ar-SA"/>
        </w:rPr>
      </w:rPrChange>
    </w:rPr>
  </w:style>
  <w:style w:type="paragraph" w:styleId="Heading3">
    <w:name w:val="heading 3"/>
    <w:basedOn w:val="Normal"/>
    <w:next w:val="Normal"/>
    <w:link w:val="Heading3Char"/>
    <w:uiPriority w:val="9"/>
    <w:unhideWhenUsed/>
    <w:qFormat/>
    <w:rsid w:val="00F22C3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57CF"/>
    <w:rPr>
      <w:rFonts w:ascii="Arial" w:eastAsiaTheme="majorEastAsia" w:hAnsi="Arial" w:cstheme="majorBidi"/>
      <w:b/>
      <w:color w:val="000000" w:themeColor="text1"/>
      <w:szCs w:val="32"/>
      <w:lang w:val="en-GB"/>
    </w:rPr>
  </w:style>
  <w:style w:type="character" w:customStyle="1" w:styleId="Heading2Char">
    <w:name w:val="Heading 2 Char"/>
    <w:basedOn w:val="DefaultParagraphFont"/>
    <w:link w:val="Heading2"/>
    <w:uiPriority w:val="9"/>
    <w:rsid w:val="003D57CF"/>
    <w:rPr>
      <w:rFonts w:ascii="Arial" w:eastAsiaTheme="majorEastAsia" w:hAnsi="Arial" w:cstheme="majorBidi"/>
      <w:i/>
      <w:color w:val="000000" w:themeColor="text1"/>
      <w:szCs w:val="26"/>
      <w:lang w:val="en-GB"/>
    </w:rPr>
  </w:style>
  <w:style w:type="character" w:customStyle="1" w:styleId="Heading3Char">
    <w:name w:val="Heading 3 Char"/>
    <w:basedOn w:val="DefaultParagraphFont"/>
    <w:link w:val="Heading3"/>
    <w:uiPriority w:val="9"/>
    <w:rsid w:val="00F22C3F"/>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51543D"/>
    <w:rPr>
      <w:sz w:val="18"/>
      <w:szCs w:val="18"/>
    </w:rPr>
  </w:style>
  <w:style w:type="paragraph" w:styleId="CommentText">
    <w:name w:val="annotation text"/>
    <w:basedOn w:val="Normal"/>
    <w:link w:val="CommentTextChar"/>
    <w:uiPriority w:val="99"/>
    <w:unhideWhenUsed/>
    <w:rsid w:val="0051543D"/>
  </w:style>
  <w:style w:type="character" w:customStyle="1" w:styleId="CommentTextChar">
    <w:name w:val="Comment Text Char"/>
    <w:basedOn w:val="DefaultParagraphFont"/>
    <w:link w:val="CommentText"/>
    <w:uiPriority w:val="99"/>
    <w:rsid w:val="0051543D"/>
  </w:style>
  <w:style w:type="paragraph" w:styleId="BalloonText">
    <w:name w:val="Balloon Text"/>
    <w:basedOn w:val="Normal"/>
    <w:link w:val="BalloonTextChar"/>
    <w:uiPriority w:val="99"/>
    <w:semiHidden/>
    <w:unhideWhenUsed/>
    <w:rsid w:val="005154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1543D"/>
    <w:rPr>
      <w:rFonts w:ascii="Times New Roman" w:hAnsi="Times New Roman" w:cs="Times New Roman"/>
      <w:sz w:val="18"/>
      <w:szCs w:val="18"/>
    </w:rPr>
  </w:style>
  <w:style w:type="paragraph" w:customStyle="1" w:styleId="EndNoteBibliographyTitle">
    <w:name w:val="EndNote Bibliography Title"/>
    <w:basedOn w:val="Normal"/>
    <w:rsid w:val="0051543D"/>
    <w:pPr>
      <w:jc w:val="center"/>
    </w:pPr>
    <w:rPr>
      <w:rFonts w:cs="Arial"/>
    </w:rPr>
  </w:style>
  <w:style w:type="paragraph" w:customStyle="1" w:styleId="EndNoteBibliography">
    <w:name w:val="EndNote Bibliography"/>
    <w:basedOn w:val="Normal"/>
    <w:rsid w:val="0051543D"/>
    <w:rPr>
      <w:rFonts w:cs="Arial"/>
    </w:rPr>
  </w:style>
  <w:style w:type="paragraph" w:customStyle="1" w:styleId="03Authoraffiliation">
    <w:name w:val="03 Author affiliation"/>
    <w:autoRedefine/>
    <w:rsid w:val="00E47908"/>
    <w:pPr>
      <w:spacing w:line="276" w:lineRule="auto"/>
      <w:ind w:right="568"/>
      <w:jc w:val="both"/>
    </w:pPr>
    <w:rPr>
      <w:rFonts w:ascii="Times New Roman" w:eastAsia="Times New Roman" w:hAnsi="Times New Roman" w:cs="Times New Roman"/>
      <w:i/>
      <w:noProof/>
      <w:sz w:val="19"/>
      <w:szCs w:val="20"/>
      <w:lang w:val="en-GB" w:eastAsia="en-GB"/>
    </w:rPr>
  </w:style>
  <w:style w:type="paragraph" w:styleId="ListParagraph">
    <w:name w:val="List Paragraph"/>
    <w:basedOn w:val="Normal"/>
    <w:uiPriority w:val="34"/>
    <w:qFormat/>
    <w:rsid w:val="008C3A6B"/>
    <w:pPr>
      <w:ind w:left="720"/>
      <w:contextualSpacing/>
    </w:pPr>
  </w:style>
  <w:style w:type="character" w:styleId="Hyperlink">
    <w:name w:val="Hyperlink"/>
    <w:basedOn w:val="DefaultParagraphFont"/>
    <w:uiPriority w:val="99"/>
    <w:unhideWhenUsed/>
    <w:rsid w:val="00FA1F8C"/>
    <w:rPr>
      <w:color w:val="0563C1" w:themeColor="hyperlink"/>
      <w:u w:val="single"/>
    </w:rPr>
  </w:style>
  <w:style w:type="paragraph" w:styleId="NormalWeb">
    <w:name w:val="Normal (Web)"/>
    <w:basedOn w:val="Normal"/>
    <w:uiPriority w:val="99"/>
    <w:unhideWhenUsed/>
    <w:rsid w:val="00DB7061"/>
    <w:pPr>
      <w:spacing w:before="100" w:beforeAutospacing="1" w:after="100" w:afterAutospacing="1"/>
    </w:pPr>
    <w:rPr>
      <w:rFonts w:ascii="Times New Roman" w:hAnsi="Times New Roman" w:cs="Times New Roman"/>
    </w:rPr>
  </w:style>
  <w:style w:type="character" w:styleId="FollowedHyperlink">
    <w:name w:val="FollowedHyperlink"/>
    <w:basedOn w:val="DefaultParagraphFont"/>
    <w:uiPriority w:val="99"/>
    <w:semiHidden/>
    <w:unhideWhenUsed/>
    <w:rsid w:val="005D7F40"/>
    <w:rPr>
      <w:color w:val="954F72" w:themeColor="followedHyperlink"/>
      <w:u w:val="single"/>
    </w:rPr>
  </w:style>
  <w:style w:type="character" w:styleId="LineNumber">
    <w:name w:val="line number"/>
    <w:basedOn w:val="DefaultParagraphFont"/>
    <w:uiPriority w:val="99"/>
    <w:semiHidden/>
    <w:unhideWhenUsed/>
    <w:rsid w:val="004F0CA6"/>
  </w:style>
  <w:style w:type="paragraph" w:styleId="Footer">
    <w:name w:val="footer"/>
    <w:basedOn w:val="Normal"/>
    <w:link w:val="FooterChar"/>
    <w:uiPriority w:val="99"/>
    <w:unhideWhenUsed/>
    <w:rsid w:val="004458F5"/>
    <w:pPr>
      <w:tabs>
        <w:tab w:val="center" w:pos="4513"/>
        <w:tab w:val="right" w:pos="9026"/>
      </w:tabs>
    </w:pPr>
  </w:style>
  <w:style w:type="character" w:customStyle="1" w:styleId="FooterChar">
    <w:name w:val="Footer Char"/>
    <w:basedOn w:val="DefaultParagraphFont"/>
    <w:link w:val="Footer"/>
    <w:uiPriority w:val="99"/>
    <w:rsid w:val="004458F5"/>
  </w:style>
  <w:style w:type="character" w:styleId="PageNumber">
    <w:name w:val="page number"/>
    <w:basedOn w:val="DefaultParagraphFont"/>
    <w:uiPriority w:val="99"/>
    <w:semiHidden/>
    <w:unhideWhenUsed/>
    <w:rsid w:val="004458F5"/>
  </w:style>
  <w:style w:type="paragraph" w:styleId="CommentSubject">
    <w:name w:val="annotation subject"/>
    <w:basedOn w:val="CommentText"/>
    <w:next w:val="CommentText"/>
    <w:link w:val="CommentSubjectChar"/>
    <w:uiPriority w:val="99"/>
    <w:semiHidden/>
    <w:unhideWhenUsed/>
    <w:rsid w:val="00456689"/>
    <w:rPr>
      <w:b/>
      <w:bCs/>
      <w:sz w:val="20"/>
      <w:szCs w:val="20"/>
    </w:rPr>
  </w:style>
  <w:style w:type="character" w:customStyle="1" w:styleId="CommentSubjectChar">
    <w:name w:val="Comment Subject Char"/>
    <w:basedOn w:val="CommentTextChar"/>
    <w:link w:val="CommentSubject"/>
    <w:uiPriority w:val="99"/>
    <w:semiHidden/>
    <w:rsid w:val="00456689"/>
    <w:rPr>
      <w:b/>
      <w:bCs/>
      <w:sz w:val="20"/>
      <w:szCs w:val="20"/>
    </w:rPr>
  </w:style>
  <w:style w:type="paragraph" w:styleId="Revision">
    <w:name w:val="Revision"/>
    <w:hidden/>
    <w:uiPriority w:val="99"/>
    <w:semiHidden/>
    <w:rsid w:val="00AA31B8"/>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UnresolvedMention1">
    <w:name w:val="Unresolved Mention1"/>
    <w:basedOn w:val="DefaultParagraphFont"/>
    <w:uiPriority w:val="99"/>
    <w:rsid w:val="00CE3461"/>
    <w:rPr>
      <w:color w:val="605E5C"/>
      <w:shd w:val="clear" w:color="auto" w:fill="E1DFDD"/>
    </w:rPr>
  </w:style>
  <w:style w:type="character" w:customStyle="1" w:styleId="UnresolvedMention2">
    <w:name w:val="Unresolved Mention2"/>
    <w:basedOn w:val="DefaultParagraphFont"/>
    <w:uiPriority w:val="99"/>
    <w:rsid w:val="0023741C"/>
    <w:rPr>
      <w:color w:val="605E5C"/>
      <w:shd w:val="clear" w:color="auto" w:fill="E1DFDD"/>
    </w:rPr>
  </w:style>
  <w:style w:type="character" w:customStyle="1" w:styleId="UnresolvedMention3">
    <w:name w:val="Unresolved Mention3"/>
    <w:basedOn w:val="DefaultParagraphFont"/>
    <w:uiPriority w:val="99"/>
    <w:rsid w:val="00D57A13"/>
    <w:rPr>
      <w:color w:val="605E5C"/>
      <w:shd w:val="clear" w:color="auto" w:fill="E1DFDD"/>
    </w:rPr>
  </w:style>
  <w:style w:type="character" w:customStyle="1" w:styleId="UnresolvedMention4">
    <w:name w:val="Unresolved Mention4"/>
    <w:basedOn w:val="DefaultParagraphFont"/>
    <w:uiPriority w:val="99"/>
    <w:rsid w:val="0073406F"/>
    <w:rPr>
      <w:color w:val="605E5C"/>
      <w:shd w:val="clear" w:color="auto" w:fill="E1DFDD"/>
    </w:rPr>
  </w:style>
  <w:style w:type="character" w:styleId="Strong">
    <w:name w:val="Strong"/>
    <w:basedOn w:val="DefaultParagraphFont"/>
    <w:uiPriority w:val="22"/>
    <w:qFormat/>
    <w:rsid w:val="00075179"/>
    <w:rPr>
      <w:b/>
      <w:bCs/>
    </w:rPr>
  </w:style>
  <w:style w:type="character" w:customStyle="1" w:styleId="UnresolvedMention5">
    <w:name w:val="Unresolved Mention5"/>
    <w:basedOn w:val="DefaultParagraphFont"/>
    <w:uiPriority w:val="99"/>
    <w:rsid w:val="00CA43AE"/>
    <w:rPr>
      <w:color w:val="605E5C"/>
      <w:shd w:val="clear" w:color="auto" w:fill="E1DFDD"/>
    </w:rPr>
  </w:style>
  <w:style w:type="character" w:styleId="UnresolvedMention">
    <w:name w:val="Unresolved Mention"/>
    <w:basedOn w:val="DefaultParagraphFont"/>
    <w:uiPriority w:val="99"/>
    <w:semiHidden/>
    <w:unhideWhenUsed/>
    <w:rsid w:val="00E43C53"/>
    <w:rPr>
      <w:color w:val="605E5C"/>
      <w:shd w:val="clear" w:color="auto" w:fill="E1DFDD"/>
    </w:rPr>
  </w:style>
  <w:style w:type="paragraph" w:styleId="NoSpacing">
    <w:name w:val="No Spacing"/>
    <w:uiPriority w:val="1"/>
    <w:qFormat/>
    <w:rsid w:val="003D57CF"/>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742191">
      <w:bodyDiv w:val="1"/>
      <w:marLeft w:val="0"/>
      <w:marRight w:val="0"/>
      <w:marTop w:val="0"/>
      <w:marBottom w:val="0"/>
      <w:divBdr>
        <w:top w:val="none" w:sz="0" w:space="0" w:color="auto"/>
        <w:left w:val="none" w:sz="0" w:space="0" w:color="auto"/>
        <w:bottom w:val="none" w:sz="0" w:space="0" w:color="auto"/>
        <w:right w:val="none" w:sz="0" w:space="0" w:color="auto"/>
      </w:divBdr>
    </w:div>
    <w:div w:id="129638961">
      <w:bodyDiv w:val="1"/>
      <w:marLeft w:val="0"/>
      <w:marRight w:val="0"/>
      <w:marTop w:val="0"/>
      <w:marBottom w:val="0"/>
      <w:divBdr>
        <w:top w:val="none" w:sz="0" w:space="0" w:color="auto"/>
        <w:left w:val="none" w:sz="0" w:space="0" w:color="auto"/>
        <w:bottom w:val="none" w:sz="0" w:space="0" w:color="auto"/>
        <w:right w:val="none" w:sz="0" w:space="0" w:color="auto"/>
      </w:divBdr>
    </w:div>
    <w:div w:id="147788169">
      <w:bodyDiv w:val="1"/>
      <w:marLeft w:val="0"/>
      <w:marRight w:val="0"/>
      <w:marTop w:val="0"/>
      <w:marBottom w:val="0"/>
      <w:divBdr>
        <w:top w:val="none" w:sz="0" w:space="0" w:color="auto"/>
        <w:left w:val="none" w:sz="0" w:space="0" w:color="auto"/>
        <w:bottom w:val="none" w:sz="0" w:space="0" w:color="auto"/>
        <w:right w:val="none" w:sz="0" w:space="0" w:color="auto"/>
      </w:divBdr>
    </w:div>
    <w:div w:id="240602490">
      <w:bodyDiv w:val="1"/>
      <w:marLeft w:val="0"/>
      <w:marRight w:val="0"/>
      <w:marTop w:val="0"/>
      <w:marBottom w:val="0"/>
      <w:divBdr>
        <w:top w:val="none" w:sz="0" w:space="0" w:color="auto"/>
        <w:left w:val="none" w:sz="0" w:space="0" w:color="auto"/>
        <w:bottom w:val="none" w:sz="0" w:space="0" w:color="auto"/>
        <w:right w:val="none" w:sz="0" w:space="0" w:color="auto"/>
      </w:divBdr>
    </w:div>
    <w:div w:id="318964759">
      <w:bodyDiv w:val="1"/>
      <w:marLeft w:val="0"/>
      <w:marRight w:val="0"/>
      <w:marTop w:val="0"/>
      <w:marBottom w:val="0"/>
      <w:divBdr>
        <w:top w:val="none" w:sz="0" w:space="0" w:color="auto"/>
        <w:left w:val="none" w:sz="0" w:space="0" w:color="auto"/>
        <w:bottom w:val="none" w:sz="0" w:space="0" w:color="auto"/>
        <w:right w:val="none" w:sz="0" w:space="0" w:color="auto"/>
      </w:divBdr>
    </w:div>
    <w:div w:id="339822457">
      <w:bodyDiv w:val="1"/>
      <w:marLeft w:val="0"/>
      <w:marRight w:val="0"/>
      <w:marTop w:val="0"/>
      <w:marBottom w:val="0"/>
      <w:divBdr>
        <w:top w:val="none" w:sz="0" w:space="0" w:color="auto"/>
        <w:left w:val="none" w:sz="0" w:space="0" w:color="auto"/>
        <w:bottom w:val="none" w:sz="0" w:space="0" w:color="auto"/>
        <w:right w:val="none" w:sz="0" w:space="0" w:color="auto"/>
      </w:divBdr>
    </w:div>
    <w:div w:id="370769092">
      <w:bodyDiv w:val="1"/>
      <w:marLeft w:val="0"/>
      <w:marRight w:val="0"/>
      <w:marTop w:val="0"/>
      <w:marBottom w:val="0"/>
      <w:divBdr>
        <w:top w:val="none" w:sz="0" w:space="0" w:color="auto"/>
        <w:left w:val="none" w:sz="0" w:space="0" w:color="auto"/>
        <w:bottom w:val="none" w:sz="0" w:space="0" w:color="auto"/>
        <w:right w:val="none" w:sz="0" w:space="0" w:color="auto"/>
      </w:divBdr>
    </w:div>
    <w:div w:id="434248493">
      <w:bodyDiv w:val="1"/>
      <w:marLeft w:val="0"/>
      <w:marRight w:val="0"/>
      <w:marTop w:val="0"/>
      <w:marBottom w:val="0"/>
      <w:divBdr>
        <w:top w:val="none" w:sz="0" w:space="0" w:color="auto"/>
        <w:left w:val="none" w:sz="0" w:space="0" w:color="auto"/>
        <w:bottom w:val="none" w:sz="0" w:space="0" w:color="auto"/>
        <w:right w:val="none" w:sz="0" w:space="0" w:color="auto"/>
      </w:divBdr>
      <w:divsChild>
        <w:div w:id="622924502">
          <w:marLeft w:val="0"/>
          <w:marRight w:val="0"/>
          <w:marTop w:val="0"/>
          <w:marBottom w:val="0"/>
          <w:divBdr>
            <w:top w:val="none" w:sz="0" w:space="0" w:color="auto"/>
            <w:left w:val="none" w:sz="0" w:space="0" w:color="auto"/>
            <w:bottom w:val="none" w:sz="0" w:space="0" w:color="auto"/>
            <w:right w:val="none" w:sz="0" w:space="0" w:color="auto"/>
          </w:divBdr>
          <w:divsChild>
            <w:div w:id="1870534295">
              <w:marLeft w:val="0"/>
              <w:marRight w:val="0"/>
              <w:marTop w:val="0"/>
              <w:marBottom w:val="0"/>
              <w:divBdr>
                <w:top w:val="none" w:sz="0" w:space="0" w:color="auto"/>
                <w:left w:val="none" w:sz="0" w:space="0" w:color="auto"/>
                <w:bottom w:val="none" w:sz="0" w:space="0" w:color="auto"/>
                <w:right w:val="none" w:sz="0" w:space="0" w:color="auto"/>
              </w:divBdr>
              <w:divsChild>
                <w:div w:id="1983923725">
                  <w:marLeft w:val="0"/>
                  <w:marRight w:val="0"/>
                  <w:marTop w:val="0"/>
                  <w:marBottom w:val="0"/>
                  <w:divBdr>
                    <w:top w:val="none" w:sz="0" w:space="0" w:color="auto"/>
                    <w:left w:val="none" w:sz="0" w:space="0" w:color="auto"/>
                    <w:bottom w:val="none" w:sz="0" w:space="0" w:color="auto"/>
                    <w:right w:val="none" w:sz="0" w:space="0" w:color="auto"/>
                  </w:divBdr>
                  <w:divsChild>
                    <w:div w:id="15108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179387">
      <w:bodyDiv w:val="1"/>
      <w:marLeft w:val="0"/>
      <w:marRight w:val="0"/>
      <w:marTop w:val="0"/>
      <w:marBottom w:val="0"/>
      <w:divBdr>
        <w:top w:val="none" w:sz="0" w:space="0" w:color="auto"/>
        <w:left w:val="none" w:sz="0" w:space="0" w:color="auto"/>
        <w:bottom w:val="none" w:sz="0" w:space="0" w:color="auto"/>
        <w:right w:val="none" w:sz="0" w:space="0" w:color="auto"/>
      </w:divBdr>
    </w:div>
    <w:div w:id="447622227">
      <w:bodyDiv w:val="1"/>
      <w:marLeft w:val="0"/>
      <w:marRight w:val="0"/>
      <w:marTop w:val="0"/>
      <w:marBottom w:val="0"/>
      <w:divBdr>
        <w:top w:val="none" w:sz="0" w:space="0" w:color="auto"/>
        <w:left w:val="none" w:sz="0" w:space="0" w:color="auto"/>
        <w:bottom w:val="none" w:sz="0" w:space="0" w:color="auto"/>
        <w:right w:val="none" w:sz="0" w:space="0" w:color="auto"/>
      </w:divBdr>
    </w:div>
    <w:div w:id="486828357">
      <w:bodyDiv w:val="1"/>
      <w:marLeft w:val="0"/>
      <w:marRight w:val="0"/>
      <w:marTop w:val="0"/>
      <w:marBottom w:val="0"/>
      <w:divBdr>
        <w:top w:val="none" w:sz="0" w:space="0" w:color="auto"/>
        <w:left w:val="none" w:sz="0" w:space="0" w:color="auto"/>
        <w:bottom w:val="none" w:sz="0" w:space="0" w:color="auto"/>
        <w:right w:val="none" w:sz="0" w:space="0" w:color="auto"/>
      </w:divBdr>
    </w:div>
    <w:div w:id="534998338">
      <w:bodyDiv w:val="1"/>
      <w:marLeft w:val="0"/>
      <w:marRight w:val="0"/>
      <w:marTop w:val="0"/>
      <w:marBottom w:val="0"/>
      <w:divBdr>
        <w:top w:val="none" w:sz="0" w:space="0" w:color="auto"/>
        <w:left w:val="none" w:sz="0" w:space="0" w:color="auto"/>
        <w:bottom w:val="none" w:sz="0" w:space="0" w:color="auto"/>
        <w:right w:val="none" w:sz="0" w:space="0" w:color="auto"/>
      </w:divBdr>
    </w:div>
    <w:div w:id="653142376">
      <w:bodyDiv w:val="1"/>
      <w:marLeft w:val="0"/>
      <w:marRight w:val="0"/>
      <w:marTop w:val="0"/>
      <w:marBottom w:val="0"/>
      <w:divBdr>
        <w:top w:val="none" w:sz="0" w:space="0" w:color="auto"/>
        <w:left w:val="none" w:sz="0" w:space="0" w:color="auto"/>
        <w:bottom w:val="none" w:sz="0" w:space="0" w:color="auto"/>
        <w:right w:val="none" w:sz="0" w:space="0" w:color="auto"/>
      </w:divBdr>
    </w:div>
    <w:div w:id="794371072">
      <w:bodyDiv w:val="1"/>
      <w:marLeft w:val="0"/>
      <w:marRight w:val="0"/>
      <w:marTop w:val="0"/>
      <w:marBottom w:val="0"/>
      <w:divBdr>
        <w:top w:val="none" w:sz="0" w:space="0" w:color="auto"/>
        <w:left w:val="none" w:sz="0" w:space="0" w:color="auto"/>
        <w:bottom w:val="none" w:sz="0" w:space="0" w:color="auto"/>
        <w:right w:val="none" w:sz="0" w:space="0" w:color="auto"/>
      </w:divBdr>
    </w:div>
    <w:div w:id="830754872">
      <w:bodyDiv w:val="1"/>
      <w:marLeft w:val="0"/>
      <w:marRight w:val="0"/>
      <w:marTop w:val="0"/>
      <w:marBottom w:val="0"/>
      <w:divBdr>
        <w:top w:val="none" w:sz="0" w:space="0" w:color="auto"/>
        <w:left w:val="none" w:sz="0" w:space="0" w:color="auto"/>
        <w:bottom w:val="none" w:sz="0" w:space="0" w:color="auto"/>
        <w:right w:val="none" w:sz="0" w:space="0" w:color="auto"/>
      </w:divBdr>
    </w:div>
    <w:div w:id="902178642">
      <w:bodyDiv w:val="1"/>
      <w:marLeft w:val="0"/>
      <w:marRight w:val="0"/>
      <w:marTop w:val="0"/>
      <w:marBottom w:val="0"/>
      <w:divBdr>
        <w:top w:val="none" w:sz="0" w:space="0" w:color="auto"/>
        <w:left w:val="none" w:sz="0" w:space="0" w:color="auto"/>
        <w:bottom w:val="none" w:sz="0" w:space="0" w:color="auto"/>
        <w:right w:val="none" w:sz="0" w:space="0" w:color="auto"/>
      </w:divBdr>
    </w:div>
    <w:div w:id="913589229">
      <w:bodyDiv w:val="1"/>
      <w:marLeft w:val="0"/>
      <w:marRight w:val="0"/>
      <w:marTop w:val="0"/>
      <w:marBottom w:val="0"/>
      <w:divBdr>
        <w:top w:val="none" w:sz="0" w:space="0" w:color="auto"/>
        <w:left w:val="none" w:sz="0" w:space="0" w:color="auto"/>
        <w:bottom w:val="none" w:sz="0" w:space="0" w:color="auto"/>
        <w:right w:val="none" w:sz="0" w:space="0" w:color="auto"/>
      </w:divBdr>
    </w:div>
    <w:div w:id="965542731">
      <w:bodyDiv w:val="1"/>
      <w:marLeft w:val="0"/>
      <w:marRight w:val="0"/>
      <w:marTop w:val="0"/>
      <w:marBottom w:val="0"/>
      <w:divBdr>
        <w:top w:val="none" w:sz="0" w:space="0" w:color="auto"/>
        <w:left w:val="none" w:sz="0" w:space="0" w:color="auto"/>
        <w:bottom w:val="none" w:sz="0" w:space="0" w:color="auto"/>
        <w:right w:val="none" w:sz="0" w:space="0" w:color="auto"/>
      </w:divBdr>
    </w:div>
    <w:div w:id="1089429593">
      <w:bodyDiv w:val="1"/>
      <w:marLeft w:val="0"/>
      <w:marRight w:val="0"/>
      <w:marTop w:val="0"/>
      <w:marBottom w:val="0"/>
      <w:divBdr>
        <w:top w:val="none" w:sz="0" w:space="0" w:color="auto"/>
        <w:left w:val="none" w:sz="0" w:space="0" w:color="auto"/>
        <w:bottom w:val="none" w:sz="0" w:space="0" w:color="auto"/>
        <w:right w:val="none" w:sz="0" w:space="0" w:color="auto"/>
      </w:divBdr>
    </w:div>
    <w:div w:id="1285234390">
      <w:bodyDiv w:val="1"/>
      <w:marLeft w:val="0"/>
      <w:marRight w:val="0"/>
      <w:marTop w:val="0"/>
      <w:marBottom w:val="0"/>
      <w:divBdr>
        <w:top w:val="none" w:sz="0" w:space="0" w:color="auto"/>
        <w:left w:val="none" w:sz="0" w:space="0" w:color="auto"/>
        <w:bottom w:val="none" w:sz="0" w:space="0" w:color="auto"/>
        <w:right w:val="none" w:sz="0" w:space="0" w:color="auto"/>
      </w:divBdr>
    </w:div>
    <w:div w:id="1288731489">
      <w:bodyDiv w:val="1"/>
      <w:marLeft w:val="0"/>
      <w:marRight w:val="0"/>
      <w:marTop w:val="0"/>
      <w:marBottom w:val="0"/>
      <w:divBdr>
        <w:top w:val="none" w:sz="0" w:space="0" w:color="auto"/>
        <w:left w:val="none" w:sz="0" w:space="0" w:color="auto"/>
        <w:bottom w:val="none" w:sz="0" w:space="0" w:color="auto"/>
        <w:right w:val="none" w:sz="0" w:space="0" w:color="auto"/>
      </w:divBdr>
    </w:div>
    <w:div w:id="1307205609">
      <w:bodyDiv w:val="1"/>
      <w:marLeft w:val="0"/>
      <w:marRight w:val="0"/>
      <w:marTop w:val="0"/>
      <w:marBottom w:val="0"/>
      <w:divBdr>
        <w:top w:val="none" w:sz="0" w:space="0" w:color="auto"/>
        <w:left w:val="none" w:sz="0" w:space="0" w:color="auto"/>
        <w:bottom w:val="none" w:sz="0" w:space="0" w:color="auto"/>
        <w:right w:val="none" w:sz="0" w:space="0" w:color="auto"/>
      </w:divBdr>
    </w:div>
    <w:div w:id="1354572397">
      <w:bodyDiv w:val="1"/>
      <w:marLeft w:val="0"/>
      <w:marRight w:val="0"/>
      <w:marTop w:val="0"/>
      <w:marBottom w:val="0"/>
      <w:divBdr>
        <w:top w:val="none" w:sz="0" w:space="0" w:color="auto"/>
        <w:left w:val="none" w:sz="0" w:space="0" w:color="auto"/>
        <w:bottom w:val="none" w:sz="0" w:space="0" w:color="auto"/>
        <w:right w:val="none" w:sz="0" w:space="0" w:color="auto"/>
      </w:divBdr>
    </w:div>
    <w:div w:id="1486509016">
      <w:bodyDiv w:val="1"/>
      <w:marLeft w:val="0"/>
      <w:marRight w:val="0"/>
      <w:marTop w:val="0"/>
      <w:marBottom w:val="0"/>
      <w:divBdr>
        <w:top w:val="none" w:sz="0" w:space="0" w:color="auto"/>
        <w:left w:val="none" w:sz="0" w:space="0" w:color="auto"/>
        <w:bottom w:val="none" w:sz="0" w:space="0" w:color="auto"/>
        <w:right w:val="none" w:sz="0" w:space="0" w:color="auto"/>
      </w:divBdr>
    </w:div>
    <w:div w:id="1534927020">
      <w:bodyDiv w:val="1"/>
      <w:marLeft w:val="0"/>
      <w:marRight w:val="0"/>
      <w:marTop w:val="0"/>
      <w:marBottom w:val="0"/>
      <w:divBdr>
        <w:top w:val="none" w:sz="0" w:space="0" w:color="auto"/>
        <w:left w:val="none" w:sz="0" w:space="0" w:color="auto"/>
        <w:bottom w:val="none" w:sz="0" w:space="0" w:color="auto"/>
        <w:right w:val="none" w:sz="0" w:space="0" w:color="auto"/>
      </w:divBdr>
    </w:div>
    <w:div w:id="1558932742">
      <w:bodyDiv w:val="1"/>
      <w:marLeft w:val="0"/>
      <w:marRight w:val="0"/>
      <w:marTop w:val="0"/>
      <w:marBottom w:val="0"/>
      <w:divBdr>
        <w:top w:val="none" w:sz="0" w:space="0" w:color="auto"/>
        <w:left w:val="none" w:sz="0" w:space="0" w:color="auto"/>
        <w:bottom w:val="none" w:sz="0" w:space="0" w:color="auto"/>
        <w:right w:val="none" w:sz="0" w:space="0" w:color="auto"/>
      </w:divBdr>
    </w:div>
    <w:div w:id="1614433919">
      <w:bodyDiv w:val="1"/>
      <w:marLeft w:val="0"/>
      <w:marRight w:val="0"/>
      <w:marTop w:val="0"/>
      <w:marBottom w:val="0"/>
      <w:divBdr>
        <w:top w:val="none" w:sz="0" w:space="0" w:color="auto"/>
        <w:left w:val="none" w:sz="0" w:space="0" w:color="auto"/>
        <w:bottom w:val="none" w:sz="0" w:space="0" w:color="auto"/>
        <w:right w:val="none" w:sz="0" w:space="0" w:color="auto"/>
      </w:divBdr>
    </w:div>
    <w:div w:id="1616862201">
      <w:bodyDiv w:val="1"/>
      <w:marLeft w:val="0"/>
      <w:marRight w:val="0"/>
      <w:marTop w:val="0"/>
      <w:marBottom w:val="0"/>
      <w:divBdr>
        <w:top w:val="none" w:sz="0" w:space="0" w:color="auto"/>
        <w:left w:val="none" w:sz="0" w:space="0" w:color="auto"/>
        <w:bottom w:val="none" w:sz="0" w:space="0" w:color="auto"/>
        <w:right w:val="none" w:sz="0" w:space="0" w:color="auto"/>
      </w:divBdr>
    </w:div>
    <w:div w:id="1664772714">
      <w:bodyDiv w:val="1"/>
      <w:marLeft w:val="0"/>
      <w:marRight w:val="0"/>
      <w:marTop w:val="0"/>
      <w:marBottom w:val="0"/>
      <w:divBdr>
        <w:top w:val="none" w:sz="0" w:space="0" w:color="auto"/>
        <w:left w:val="none" w:sz="0" w:space="0" w:color="auto"/>
        <w:bottom w:val="none" w:sz="0" w:space="0" w:color="auto"/>
        <w:right w:val="none" w:sz="0" w:space="0" w:color="auto"/>
      </w:divBdr>
    </w:div>
    <w:div w:id="1672216809">
      <w:bodyDiv w:val="1"/>
      <w:marLeft w:val="0"/>
      <w:marRight w:val="0"/>
      <w:marTop w:val="0"/>
      <w:marBottom w:val="0"/>
      <w:divBdr>
        <w:top w:val="none" w:sz="0" w:space="0" w:color="auto"/>
        <w:left w:val="none" w:sz="0" w:space="0" w:color="auto"/>
        <w:bottom w:val="none" w:sz="0" w:space="0" w:color="auto"/>
        <w:right w:val="none" w:sz="0" w:space="0" w:color="auto"/>
      </w:divBdr>
    </w:div>
    <w:div w:id="1888301280">
      <w:bodyDiv w:val="1"/>
      <w:marLeft w:val="0"/>
      <w:marRight w:val="0"/>
      <w:marTop w:val="0"/>
      <w:marBottom w:val="0"/>
      <w:divBdr>
        <w:top w:val="none" w:sz="0" w:space="0" w:color="auto"/>
        <w:left w:val="none" w:sz="0" w:space="0" w:color="auto"/>
        <w:bottom w:val="none" w:sz="0" w:space="0" w:color="auto"/>
        <w:right w:val="none" w:sz="0" w:space="0" w:color="auto"/>
      </w:divBdr>
    </w:div>
    <w:div w:id="1966505022">
      <w:bodyDiv w:val="1"/>
      <w:marLeft w:val="0"/>
      <w:marRight w:val="0"/>
      <w:marTop w:val="0"/>
      <w:marBottom w:val="0"/>
      <w:divBdr>
        <w:top w:val="none" w:sz="0" w:space="0" w:color="auto"/>
        <w:left w:val="none" w:sz="0" w:space="0" w:color="auto"/>
        <w:bottom w:val="none" w:sz="0" w:space="0" w:color="auto"/>
        <w:right w:val="none" w:sz="0" w:space="0" w:color="auto"/>
      </w:divBdr>
    </w:div>
    <w:div w:id="1979415727">
      <w:bodyDiv w:val="1"/>
      <w:marLeft w:val="0"/>
      <w:marRight w:val="0"/>
      <w:marTop w:val="0"/>
      <w:marBottom w:val="0"/>
      <w:divBdr>
        <w:top w:val="none" w:sz="0" w:space="0" w:color="auto"/>
        <w:left w:val="none" w:sz="0" w:space="0" w:color="auto"/>
        <w:bottom w:val="none" w:sz="0" w:space="0" w:color="auto"/>
        <w:right w:val="none" w:sz="0" w:space="0" w:color="auto"/>
      </w:divBdr>
    </w:div>
    <w:div w:id="2007436494">
      <w:bodyDiv w:val="1"/>
      <w:marLeft w:val="0"/>
      <w:marRight w:val="0"/>
      <w:marTop w:val="0"/>
      <w:marBottom w:val="0"/>
      <w:divBdr>
        <w:top w:val="none" w:sz="0" w:space="0" w:color="auto"/>
        <w:left w:val="none" w:sz="0" w:space="0" w:color="auto"/>
        <w:bottom w:val="none" w:sz="0" w:space="0" w:color="auto"/>
        <w:right w:val="none" w:sz="0" w:space="0" w:color="auto"/>
      </w:divBdr>
    </w:div>
    <w:div w:id="2067684475">
      <w:bodyDiv w:val="1"/>
      <w:marLeft w:val="0"/>
      <w:marRight w:val="0"/>
      <w:marTop w:val="0"/>
      <w:marBottom w:val="0"/>
      <w:divBdr>
        <w:top w:val="none" w:sz="0" w:space="0" w:color="auto"/>
        <w:left w:val="none" w:sz="0" w:space="0" w:color="auto"/>
        <w:bottom w:val="none" w:sz="0" w:space="0" w:color="auto"/>
        <w:right w:val="none" w:sz="0" w:space="0" w:color="auto"/>
      </w:divBdr>
      <w:divsChild>
        <w:div w:id="1654867202">
          <w:marLeft w:val="0"/>
          <w:marRight w:val="0"/>
          <w:marTop w:val="0"/>
          <w:marBottom w:val="0"/>
          <w:divBdr>
            <w:top w:val="none" w:sz="0" w:space="0" w:color="auto"/>
            <w:left w:val="none" w:sz="0" w:space="0" w:color="auto"/>
            <w:bottom w:val="none" w:sz="0" w:space="0" w:color="auto"/>
            <w:right w:val="none" w:sz="0" w:space="0" w:color="auto"/>
          </w:divBdr>
          <w:divsChild>
            <w:div w:id="364448581">
              <w:marLeft w:val="0"/>
              <w:marRight w:val="0"/>
              <w:marTop w:val="0"/>
              <w:marBottom w:val="0"/>
              <w:divBdr>
                <w:top w:val="none" w:sz="0" w:space="0" w:color="auto"/>
                <w:left w:val="none" w:sz="0" w:space="0" w:color="auto"/>
                <w:bottom w:val="none" w:sz="0" w:space="0" w:color="auto"/>
                <w:right w:val="none" w:sz="0" w:space="0" w:color="auto"/>
              </w:divBdr>
              <w:divsChild>
                <w:div w:id="1407999243">
                  <w:marLeft w:val="0"/>
                  <w:marRight w:val="0"/>
                  <w:marTop w:val="0"/>
                  <w:marBottom w:val="0"/>
                  <w:divBdr>
                    <w:top w:val="none" w:sz="0" w:space="0" w:color="auto"/>
                    <w:left w:val="none" w:sz="0" w:space="0" w:color="auto"/>
                    <w:bottom w:val="none" w:sz="0" w:space="0" w:color="auto"/>
                    <w:right w:val="none" w:sz="0" w:space="0" w:color="auto"/>
                  </w:divBdr>
                  <w:divsChild>
                    <w:div w:id="108442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033256">
      <w:bodyDiv w:val="1"/>
      <w:marLeft w:val="0"/>
      <w:marRight w:val="0"/>
      <w:marTop w:val="0"/>
      <w:marBottom w:val="0"/>
      <w:divBdr>
        <w:top w:val="none" w:sz="0" w:space="0" w:color="auto"/>
        <w:left w:val="none" w:sz="0" w:space="0" w:color="auto"/>
        <w:bottom w:val="none" w:sz="0" w:space="0" w:color="auto"/>
        <w:right w:val="none" w:sz="0" w:space="0" w:color="auto"/>
      </w:divBdr>
    </w:div>
    <w:div w:id="21088838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footer" Target="footer2.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E82F8E7-6EBF-054F-BADD-57BE752E2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30</Pages>
  <Words>22220</Words>
  <Characters>126656</Characters>
  <Application>Microsoft Office Word</Application>
  <DocSecurity>0</DocSecurity>
  <Lines>1055</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Common, Jack</dc:creator>
  <cp:keywords/>
  <dc:description/>
  <cp:lastModifiedBy>Common, Jack</cp:lastModifiedBy>
  <cp:revision>433</cp:revision>
  <cp:lastPrinted>2019-09-16T11:20:00Z</cp:lastPrinted>
  <dcterms:created xsi:type="dcterms:W3CDTF">2019-10-23T09:56:00Z</dcterms:created>
  <dcterms:modified xsi:type="dcterms:W3CDTF">2019-10-24T19:22:00Z</dcterms:modified>
</cp:coreProperties>
</file>